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74A9995" w14:textId="77777777" w:rsidR="00661979" w:rsidRDefault="00FD65FC" w:rsidP="00B06F9A">
      <w:pPr>
        <w:pStyle w:val="Normal1"/>
        <w:spacing w:before="100" w:beforeAutospacing="1" w:after="100" w:afterAutospacing="1" w:line="480" w:lineRule="auto"/>
        <w:rPr>
          <w:color w:val="000000" w:themeColor="text1"/>
        </w:rPr>
      </w:pPr>
      <w:r w:rsidRPr="00B06F9A">
        <w:rPr>
          <w:b/>
          <w:bCs/>
          <w:color w:val="000000" w:themeColor="text1"/>
        </w:rPr>
        <w:t>Target Journal:</w:t>
      </w:r>
      <w:r w:rsidR="4B48C89F" w:rsidRPr="00FB2CED">
        <w:rPr>
          <w:b/>
          <w:bCs/>
          <w:color w:val="000000" w:themeColor="text1"/>
        </w:rPr>
        <w:t xml:space="preserve"> </w:t>
      </w:r>
      <w:r w:rsidR="4B48C89F" w:rsidRPr="00FB2CED">
        <w:rPr>
          <w:color w:val="000000" w:themeColor="text1"/>
        </w:rPr>
        <w:t xml:space="preserve">Ecology Letters </w:t>
      </w:r>
      <w:r w:rsidR="00D35362">
        <w:rPr>
          <w:color w:val="000000" w:themeColor="text1"/>
        </w:rPr>
        <w:t>(</w:t>
      </w:r>
      <w:r w:rsidR="4B48C89F" w:rsidRPr="00FB2CED">
        <w:rPr>
          <w:color w:val="000000" w:themeColor="text1"/>
        </w:rPr>
        <w:t>Revie</w:t>
      </w:r>
      <w:r w:rsidR="00045E1A" w:rsidRPr="00FB2CED">
        <w:rPr>
          <w:color w:val="000000" w:themeColor="text1"/>
        </w:rPr>
        <w:t>w &amp; Synthesis</w:t>
      </w:r>
      <w:r w:rsidR="00B968A7">
        <w:rPr>
          <w:color w:val="000000" w:themeColor="text1"/>
        </w:rPr>
        <w:t>)</w:t>
      </w:r>
      <w:r w:rsidR="00045E1A" w:rsidRPr="00FB2CED">
        <w:rPr>
          <w:color w:val="000000" w:themeColor="text1"/>
        </w:rPr>
        <w:t xml:space="preserve"> </w:t>
      </w:r>
    </w:p>
    <w:p w14:paraId="03F2E331" w14:textId="77777777" w:rsidR="00661979" w:rsidRDefault="00FD65FC" w:rsidP="00B06F9A">
      <w:pPr>
        <w:pStyle w:val="Normal1"/>
        <w:spacing w:before="100" w:beforeAutospacing="1" w:after="100" w:afterAutospacing="1" w:line="480" w:lineRule="auto"/>
        <w:rPr>
          <w:color w:val="000000" w:themeColor="text1"/>
        </w:rPr>
      </w:pPr>
      <w:r w:rsidRPr="00B06F9A">
        <w:rPr>
          <w:b/>
          <w:bCs/>
          <w:color w:val="000000" w:themeColor="text1"/>
        </w:rPr>
        <w:t>Title:</w:t>
      </w:r>
      <w:r w:rsidR="05A4165C" w:rsidRPr="00FB2CED">
        <w:rPr>
          <w:b/>
          <w:bCs/>
          <w:color w:val="000000" w:themeColor="text1"/>
        </w:rPr>
        <w:t xml:space="preserve"> </w:t>
      </w:r>
      <w:commentRangeStart w:id="0"/>
      <w:r w:rsidR="15BC7026" w:rsidRPr="00FB2CED">
        <w:rPr>
          <w:color w:val="000000" w:themeColor="text1"/>
        </w:rPr>
        <w:t>The mechanisms of phenology: why the processes that underlie observed patterns in ph</w:t>
      </w:r>
      <w:r w:rsidR="6B0F0BE3" w:rsidRPr="00FB2CED">
        <w:rPr>
          <w:color w:val="000000" w:themeColor="text1"/>
        </w:rPr>
        <w:t>e</w:t>
      </w:r>
      <w:r w:rsidR="15BC7026" w:rsidRPr="00FB2CED">
        <w:rPr>
          <w:color w:val="000000" w:themeColor="text1"/>
        </w:rPr>
        <w:t>nological change matter</w:t>
      </w:r>
      <w:commentRangeEnd w:id="0"/>
      <w:r w:rsidR="00F85A5A">
        <w:rPr>
          <w:rStyle w:val="CommentReference"/>
        </w:rPr>
        <w:commentReference w:id="0"/>
      </w:r>
    </w:p>
    <w:p w14:paraId="18027E3C" w14:textId="77777777" w:rsidR="00661979" w:rsidRDefault="00FD65FC" w:rsidP="00B06F9A">
      <w:pPr>
        <w:pStyle w:val="Normal1"/>
        <w:spacing w:before="100" w:beforeAutospacing="1" w:after="100" w:afterAutospacing="1" w:line="480" w:lineRule="auto"/>
        <w:rPr>
          <w:color w:val="000000" w:themeColor="text1"/>
          <w:vertAlign w:val="superscript"/>
        </w:rPr>
      </w:pPr>
      <w:r w:rsidRPr="00B06F9A">
        <w:rPr>
          <w:b/>
          <w:bCs/>
          <w:color w:val="000000" w:themeColor="text1"/>
        </w:rPr>
        <w:t>Authors</w:t>
      </w:r>
      <w:r w:rsidR="05A4165C" w:rsidRPr="00FB2CED">
        <w:rPr>
          <w:b/>
          <w:bCs/>
          <w:color w:val="000000" w:themeColor="text1"/>
          <w:u w:val="single"/>
        </w:rPr>
        <w:t>:</w:t>
      </w:r>
      <w:r w:rsidR="004F0E31" w:rsidRPr="00FB2CED">
        <w:rPr>
          <w:color w:val="000000" w:themeColor="text1"/>
        </w:rPr>
        <w:t xml:space="preserve"> Helen</w:t>
      </w:r>
      <w:r w:rsidR="00063E8C">
        <w:rPr>
          <w:color w:val="000000" w:themeColor="text1"/>
        </w:rPr>
        <w:t xml:space="preserve"> Chmura</w:t>
      </w:r>
      <w:r w:rsidR="00975C92">
        <w:rPr>
          <w:color w:val="000000" w:themeColor="text1"/>
          <w:vertAlign w:val="superscript"/>
        </w:rPr>
        <w:t>a</w:t>
      </w:r>
      <w:r w:rsidR="008F17EE">
        <w:rPr>
          <w:color w:val="000000" w:themeColor="text1"/>
          <w:vertAlign w:val="superscript"/>
        </w:rPr>
        <w:t>,b,*</w:t>
      </w:r>
      <w:r w:rsidR="004F0E31" w:rsidRPr="00FB2CED">
        <w:rPr>
          <w:color w:val="000000" w:themeColor="text1"/>
        </w:rPr>
        <w:t>, Jamie Ashander</w:t>
      </w:r>
      <w:r w:rsidR="008F17EE">
        <w:rPr>
          <w:color w:val="000000" w:themeColor="text1"/>
          <w:vertAlign w:val="superscript"/>
        </w:rPr>
        <w:t>c</w:t>
      </w:r>
      <w:r w:rsidR="004F0E31" w:rsidRPr="00FB2CED">
        <w:rPr>
          <w:color w:val="000000" w:themeColor="text1"/>
        </w:rPr>
        <w:t xml:space="preserve">, Sean </w:t>
      </w:r>
      <w:r w:rsidR="008F17EE" w:rsidRPr="00FB2CED">
        <w:rPr>
          <w:color w:val="000000" w:themeColor="text1"/>
        </w:rPr>
        <w:t>Ehlman</w:t>
      </w:r>
      <w:r w:rsidR="008F17EE">
        <w:rPr>
          <w:color w:val="000000" w:themeColor="text1"/>
          <w:vertAlign w:val="superscript"/>
        </w:rPr>
        <w:t>b,c</w:t>
      </w:r>
      <w:r w:rsidR="004F0E31" w:rsidRPr="00FB2CED">
        <w:rPr>
          <w:color w:val="000000" w:themeColor="text1"/>
        </w:rPr>
        <w:t xml:space="preserve">, Heather </w:t>
      </w:r>
      <w:r w:rsidR="004F0E31" w:rsidRPr="008813FD">
        <w:rPr>
          <w:color w:val="000000" w:themeColor="text1"/>
        </w:rPr>
        <w:t>Kharoub</w:t>
      </w:r>
      <w:r w:rsidR="008813FD" w:rsidRPr="008813FD">
        <w:rPr>
          <w:color w:val="000000" w:themeColor="text1"/>
        </w:rPr>
        <w:t>a</w:t>
      </w:r>
      <w:r w:rsidR="008813FD">
        <w:rPr>
          <w:color w:val="000000" w:themeColor="text1"/>
          <w:vertAlign w:val="superscript"/>
        </w:rPr>
        <w:t>d</w:t>
      </w:r>
      <w:r w:rsidR="008813FD" w:rsidRPr="008813FD">
        <w:rPr>
          <w:color w:val="000000" w:themeColor="text1"/>
          <w:vertAlign w:val="superscript"/>
        </w:rPr>
        <w:t>e</w:t>
      </w:r>
      <w:r w:rsidR="004F0E31" w:rsidRPr="00FB2CED">
        <w:rPr>
          <w:color w:val="000000" w:themeColor="text1"/>
        </w:rPr>
        <w:t>, Emily Rivest</w:t>
      </w:r>
      <w:r w:rsidR="008813FD">
        <w:rPr>
          <w:color w:val="000000" w:themeColor="text1"/>
          <w:vertAlign w:val="superscript"/>
        </w:rPr>
        <w:t>f</w:t>
      </w:r>
      <w:r w:rsidR="004F0E31" w:rsidRPr="00FB2CED">
        <w:rPr>
          <w:color w:val="000000" w:themeColor="text1"/>
        </w:rPr>
        <w:t xml:space="preserve">, and Louie </w:t>
      </w:r>
      <w:r w:rsidR="00015B5A">
        <w:rPr>
          <w:color w:val="000000" w:themeColor="text1"/>
        </w:rPr>
        <w:t xml:space="preserve">H. </w:t>
      </w:r>
      <w:r w:rsidR="004F0E31" w:rsidRPr="00FB2CED">
        <w:rPr>
          <w:color w:val="000000" w:themeColor="text1"/>
        </w:rPr>
        <w:t>Yang</w:t>
      </w:r>
      <w:r w:rsidR="008813FD">
        <w:rPr>
          <w:color w:val="000000" w:themeColor="text1"/>
          <w:vertAlign w:val="superscript"/>
        </w:rPr>
        <w:t>e</w:t>
      </w:r>
    </w:p>
    <w:p w14:paraId="32B17673" w14:textId="77777777" w:rsidR="00975C92" w:rsidRPr="00975C92" w:rsidRDefault="00975C92" w:rsidP="00B06F9A">
      <w:pPr>
        <w:pStyle w:val="Normal1"/>
        <w:spacing w:before="100" w:beforeAutospacing="1" w:after="100" w:afterAutospacing="1" w:line="480" w:lineRule="auto"/>
        <w:rPr>
          <w:b/>
          <w:color w:val="000000" w:themeColor="text1"/>
        </w:rPr>
      </w:pPr>
      <w:commentRangeStart w:id="1"/>
      <w:r w:rsidRPr="00975C92">
        <w:rPr>
          <w:b/>
          <w:color w:val="000000" w:themeColor="text1"/>
        </w:rPr>
        <w:t>Affiliations:</w:t>
      </w:r>
      <w:commentRangeEnd w:id="1"/>
      <w:r>
        <w:rPr>
          <w:rStyle w:val="CommentReference"/>
        </w:rPr>
        <w:commentReference w:id="1"/>
      </w:r>
    </w:p>
    <w:p w14:paraId="5D19EB86" w14:textId="77777777" w:rsidR="00975C92" w:rsidRDefault="00975C92" w:rsidP="00B06F9A">
      <w:pPr>
        <w:spacing w:before="100" w:after="100" w:line="480" w:lineRule="auto"/>
        <w:rPr>
          <w:color w:val="000000" w:themeColor="text1"/>
        </w:rPr>
      </w:pPr>
      <w:r>
        <w:rPr>
          <w:color w:val="000000" w:themeColor="text1"/>
          <w:vertAlign w:val="superscript"/>
        </w:rPr>
        <w:t>a</w:t>
      </w:r>
      <w:r w:rsidR="00F76474">
        <w:rPr>
          <w:color w:val="000000" w:themeColor="text1"/>
          <w:vertAlign w:val="superscript"/>
        </w:rPr>
        <w:t xml:space="preserve"> </w:t>
      </w:r>
      <w:r>
        <w:rPr>
          <w:color w:val="000000" w:themeColor="text1"/>
        </w:rPr>
        <w:t>Department of Neurobiology, Physiology and Behavior, University of California, Davis, CA 95616 USA</w:t>
      </w:r>
    </w:p>
    <w:p w14:paraId="466D540A" w14:textId="77777777" w:rsidR="00975C92" w:rsidRDefault="008F17EE" w:rsidP="00B06F9A">
      <w:pPr>
        <w:spacing w:before="100" w:after="100" w:line="480" w:lineRule="auto"/>
        <w:rPr>
          <w:color w:val="000000" w:themeColor="text1"/>
        </w:rPr>
      </w:pPr>
      <w:r>
        <w:rPr>
          <w:color w:val="000000" w:themeColor="text1"/>
          <w:vertAlign w:val="superscript"/>
        </w:rPr>
        <w:t>b</w:t>
      </w:r>
      <w:r w:rsidR="00F76474">
        <w:rPr>
          <w:color w:val="000000" w:themeColor="text1"/>
          <w:vertAlign w:val="superscript"/>
        </w:rPr>
        <w:t xml:space="preserve"> </w:t>
      </w:r>
      <w:r>
        <w:rPr>
          <w:color w:val="000000" w:themeColor="text1"/>
        </w:rPr>
        <w:t>Animal Behavior Graduate Group, University of California, Davis, CA 95616 USA</w:t>
      </w:r>
    </w:p>
    <w:p w14:paraId="6B3DCDBC" w14:textId="77777777" w:rsidR="008F17EE" w:rsidRDefault="008F17EE" w:rsidP="00B06F9A">
      <w:pPr>
        <w:spacing w:before="100" w:after="100" w:line="480" w:lineRule="auto"/>
        <w:rPr>
          <w:color w:val="000000" w:themeColor="text1"/>
        </w:rPr>
      </w:pPr>
      <w:r>
        <w:rPr>
          <w:color w:val="000000" w:themeColor="text1"/>
          <w:vertAlign w:val="superscript"/>
        </w:rPr>
        <w:t>c</w:t>
      </w:r>
      <w:r w:rsidR="00F76474">
        <w:rPr>
          <w:color w:val="000000" w:themeColor="text1"/>
          <w:vertAlign w:val="superscript"/>
        </w:rPr>
        <w:t xml:space="preserve"> </w:t>
      </w:r>
      <w:r>
        <w:rPr>
          <w:color w:val="000000" w:themeColor="text1"/>
        </w:rPr>
        <w:t>Department of Environmental Science and Policy; Center for Population Biology, University of California, Davis, CA 95616 USA</w:t>
      </w:r>
    </w:p>
    <w:p w14:paraId="3D0A97CA" w14:textId="77777777" w:rsidR="00975C92" w:rsidRDefault="00975C92" w:rsidP="00B06F9A">
      <w:pPr>
        <w:spacing w:before="100" w:after="100" w:line="480" w:lineRule="auto"/>
        <w:rPr>
          <w:color w:val="000000" w:themeColor="text1"/>
        </w:rPr>
      </w:pPr>
      <w:r>
        <w:rPr>
          <w:color w:val="000000" w:themeColor="text1"/>
          <w:vertAlign w:val="superscript"/>
        </w:rPr>
        <w:t>d</w:t>
      </w:r>
      <w:r>
        <w:rPr>
          <w:color w:val="000000" w:themeColor="text1"/>
        </w:rPr>
        <w:t xml:space="preserve"> </w:t>
      </w:r>
      <w:r w:rsidR="006535B3">
        <w:rPr>
          <w:color w:val="000000" w:themeColor="text1"/>
        </w:rPr>
        <w:t xml:space="preserve">Department of Biology, University of Ottawa, </w:t>
      </w:r>
      <w:r w:rsidR="00B04DD2">
        <w:rPr>
          <w:color w:val="000000" w:themeColor="text1"/>
        </w:rPr>
        <w:t>ON, Canada K1N 9B4</w:t>
      </w:r>
    </w:p>
    <w:p w14:paraId="5A6DE8D6" w14:textId="77777777" w:rsidR="008813FD" w:rsidRPr="00975C92" w:rsidRDefault="008813FD" w:rsidP="00B06F9A">
      <w:pPr>
        <w:spacing w:before="100" w:after="100" w:line="480" w:lineRule="auto"/>
        <w:rPr>
          <w:color w:val="000000" w:themeColor="text1"/>
        </w:rPr>
      </w:pPr>
      <w:r>
        <w:rPr>
          <w:color w:val="000000" w:themeColor="text1"/>
          <w:vertAlign w:val="superscript"/>
        </w:rPr>
        <w:t xml:space="preserve">e </w:t>
      </w:r>
      <w:r>
        <w:rPr>
          <w:color w:val="000000" w:themeColor="text1"/>
        </w:rPr>
        <w:t>Department of Entomology and Nematology, University of California, Davis, CA 95616 USA</w:t>
      </w:r>
    </w:p>
    <w:p w14:paraId="458A4C62" w14:textId="77777777" w:rsidR="00CE49E6" w:rsidRDefault="008813FD" w:rsidP="00B06F9A">
      <w:pPr>
        <w:spacing w:before="100" w:after="100" w:line="480" w:lineRule="auto"/>
        <w:rPr>
          <w:color w:val="000000" w:themeColor="text1"/>
        </w:rPr>
      </w:pPr>
      <w:r>
        <w:rPr>
          <w:color w:val="000000" w:themeColor="text1"/>
          <w:vertAlign w:val="superscript"/>
        </w:rPr>
        <w:t>f</w:t>
      </w:r>
      <w:r w:rsidR="00F76474">
        <w:rPr>
          <w:color w:val="000000" w:themeColor="text1"/>
          <w:vertAlign w:val="superscript"/>
        </w:rPr>
        <w:t xml:space="preserve"> </w:t>
      </w:r>
      <w:r w:rsidR="1B13D099" w:rsidRPr="00FB2CED">
        <w:rPr>
          <w:color w:val="000000" w:themeColor="text1"/>
        </w:rPr>
        <w:t>Bodega Marine Laboratory, University of California, Davis, Bodega Bay, CA 94923 USA</w:t>
      </w:r>
      <w:r w:rsidR="00C61F51">
        <w:rPr>
          <w:color w:val="000000" w:themeColor="text1"/>
        </w:rPr>
        <w:t>; Present address: Department of Biological Sciences, Virginia Institute of Marine Science, Gloucester Point, VA 23062</w:t>
      </w:r>
    </w:p>
    <w:p w14:paraId="65A121FE" w14:textId="77777777" w:rsidR="00975C92" w:rsidRPr="00975C92" w:rsidRDefault="00975C92" w:rsidP="00B06F9A">
      <w:pPr>
        <w:spacing w:before="100" w:after="100" w:line="480" w:lineRule="auto"/>
        <w:rPr>
          <w:color w:val="000000" w:themeColor="text1"/>
        </w:rPr>
      </w:pPr>
      <w:r w:rsidRPr="00975C92">
        <w:rPr>
          <w:b/>
          <w:color w:val="000000" w:themeColor="text1"/>
        </w:rPr>
        <w:t>Email:</w:t>
      </w:r>
      <w:r w:rsidRPr="00975C92">
        <w:rPr>
          <w:color w:val="000000" w:themeColor="text1"/>
        </w:rPr>
        <w:t xml:space="preserve"> </w:t>
      </w:r>
      <w:r w:rsidR="00B62BD7" w:rsidRPr="00557395">
        <w:t>hechmura@ucdavis.edu</w:t>
      </w:r>
      <w:r w:rsidRPr="00975C92">
        <w:rPr>
          <w:color w:val="000000" w:themeColor="text1"/>
        </w:rPr>
        <w:t xml:space="preserve">, </w:t>
      </w:r>
      <w:r w:rsidR="00B62BD7" w:rsidRPr="00557395">
        <w:t>jashander@ucdavis.edu</w:t>
      </w:r>
      <w:r w:rsidRPr="00975C92">
        <w:rPr>
          <w:color w:val="000000" w:themeColor="text1"/>
        </w:rPr>
        <w:t xml:space="preserve">, </w:t>
      </w:r>
      <w:r w:rsidR="00B62BD7" w:rsidRPr="00557395">
        <w:t>smehlman@ucdavis.edu</w:t>
      </w:r>
      <w:r w:rsidRPr="00975C92">
        <w:rPr>
          <w:color w:val="000000" w:themeColor="text1"/>
        </w:rPr>
        <w:t xml:space="preserve">, </w:t>
      </w:r>
      <w:r w:rsidR="00B04DD2">
        <w:rPr>
          <w:color w:val="000000" w:themeColor="text1"/>
        </w:rPr>
        <w:t>heather.kharouba@uottawa.ca</w:t>
      </w:r>
      <w:r w:rsidRPr="00975C92">
        <w:rPr>
          <w:color w:val="000000" w:themeColor="text1"/>
        </w:rPr>
        <w:t xml:space="preserve">, </w:t>
      </w:r>
      <w:r w:rsidR="00B62BD7" w:rsidRPr="00557395">
        <w:t>ebrivest@ucdavis.edu</w:t>
      </w:r>
      <w:r w:rsidRPr="00975C92">
        <w:rPr>
          <w:color w:val="000000" w:themeColor="text1"/>
        </w:rPr>
        <w:t>, lhyang@ucdavis.edu</w:t>
      </w:r>
    </w:p>
    <w:p w14:paraId="71A1F7AB" w14:textId="77777777" w:rsidR="00975C92" w:rsidRPr="00975C92" w:rsidRDefault="008F17EE" w:rsidP="00975C92">
      <w:pPr>
        <w:pStyle w:val="Normal1"/>
        <w:spacing w:before="100" w:beforeAutospacing="1" w:after="100" w:afterAutospacing="1" w:line="240" w:lineRule="auto"/>
        <w:rPr>
          <w:b/>
          <w:shd w:val="clear" w:color="auto" w:fill="FFFFFF"/>
        </w:rPr>
      </w:pPr>
      <w:r>
        <w:rPr>
          <w:b/>
          <w:shd w:val="clear" w:color="auto" w:fill="FFFFFF"/>
        </w:rPr>
        <w:t>*</w:t>
      </w:r>
      <w:r w:rsidR="00975C92" w:rsidRPr="00975C92">
        <w:rPr>
          <w:b/>
          <w:shd w:val="clear" w:color="auto" w:fill="FFFFFF"/>
        </w:rPr>
        <w:t>Corresponding Author</w:t>
      </w:r>
    </w:p>
    <w:p w14:paraId="6DA758A0" w14:textId="77777777" w:rsidR="008F17EE" w:rsidRDefault="008F17EE" w:rsidP="00975C92">
      <w:pPr>
        <w:pStyle w:val="Normal1"/>
        <w:spacing w:before="100" w:beforeAutospacing="1" w:after="100" w:afterAutospacing="1" w:line="480" w:lineRule="auto"/>
        <w:rPr>
          <w:shd w:val="clear" w:color="auto" w:fill="FFFFFF"/>
        </w:rPr>
      </w:pPr>
    </w:p>
    <w:p w14:paraId="47FFD58E" w14:textId="77777777" w:rsidR="00975C92" w:rsidRPr="00975C92" w:rsidRDefault="00975C92" w:rsidP="00975C92">
      <w:pPr>
        <w:pStyle w:val="Normal1"/>
        <w:spacing w:before="100" w:beforeAutospacing="1" w:after="100" w:afterAutospacing="1" w:line="480" w:lineRule="auto"/>
        <w:rPr>
          <w:b/>
          <w:iCs/>
          <w:bdr w:val="none" w:sz="0" w:space="0" w:color="auto" w:frame="1"/>
          <w:shd w:val="clear" w:color="auto" w:fill="FFFFFF"/>
        </w:rPr>
      </w:pPr>
      <w:r w:rsidRPr="00975C92">
        <w:rPr>
          <w:b/>
          <w:iCs/>
          <w:bdr w:val="none" w:sz="0" w:space="0" w:color="auto" w:frame="1"/>
          <w:shd w:val="clear" w:color="auto" w:fill="FFFFFF"/>
        </w:rPr>
        <w:t>Statement of authorship:</w:t>
      </w:r>
      <w:r w:rsidRPr="00975C92">
        <w:rPr>
          <w:iCs/>
          <w:bdr w:val="none" w:sz="0" w:space="0" w:color="auto" w:frame="1"/>
          <w:shd w:val="clear" w:color="auto" w:fill="FFFFFF"/>
        </w:rPr>
        <w:t xml:space="preserve"> </w:t>
      </w:r>
      <w:commentRangeStart w:id="2"/>
      <w:r w:rsidRPr="00975C92">
        <w:rPr>
          <w:iCs/>
          <w:bdr w:val="none" w:sz="0" w:space="0" w:color="auto" w:frame="1"/>
          <w:shd w:val="clear" w:color="auto" w:fill="FFFFFF"/>
        </w:rPr>
        <w:t xml:space="preserve">All authors </w:t>
      </w:r>
      <w:r>
        <w:rPr>
          <w:iCs/>
          <w:bdr w:val="none" w:sz="0" w:space="0" w:color="auto" w:frame="1"/>
          <w:shd w:val="clear" w:color="auto" w:fill="FFFFFF"/>
        </w:rPr>
        <w:t>contributed to the intellectual development, writing</w:t>
      </w:r>
      <w:r w:rsidR="00C61F51">
        <w:rPr>
          <w:iCs/>
          <w:bdr w:val="none" w:sz="0" w:space="0" w:color="auto" w:frame="1"/>
          <w:shd w:val="clear" w:color="auto" w:fill="FFFFFF"/>
        </w:rPr>
        <w:t>,</w:t>
      </w:r>
      <w:r>
        <w:rPr>
          <w:iCs/>
          <w:bdr w:val="none" w:sz="0" w:space="0" w:color="auto" w:frame="1"/>
          <w:shd w:val="clear" w:color="auto" w:fill="FFFFFF"/>
        </w:rPr>
        <w:t xml:space="preserve"> and revision of this manuscript</w:t>
      </w:r>
      <w:r w:rsidRPr="00975C92">
        <w:rPr>
          <w:iCs/>
          <w:bdr w:val="none" w:sz="0" w:space="0" w:color="auto" w:frame="1"/>
          <w:shd w:val="clear" w:color="auto" w:fill="FFFFFF"/>
        </w:rPr>
        <w:t>.</w:t>
      </w:r>
      <w:commentRangeEnd w:id="2"/>
      <w:r w:rsidR="00F85A5A">
        <w:rPr>
          <w:rStyle w:val="CommentReference"/>
        </w:rPr>
        <w:commentReference w:id="2"/>
      </w:r>
    </w:p>
    <w:p w14:paraId="3CB083ED" w14:textId="77777777" w:rsidR="0009177B" w:rsidRPr="00975C92" w:rsidRDefault="00975C92" w:rsidP="00975C92">
      <w:pPr>
        <w:pStyle w:val="Normal1"/>
        <w:spacing w:before="100" w:beforeAutospacing="1" w:after="100" w:afterAutospacing="1" w:line="480" w:lineRule="auto"/>
        <w:rPr>
          <w:b/>
          <w:iCs/>
          <w:bdr w:val="none" w:sz="0" w:space="0" w:color="auto" w:frame="1"/>
          <w:shd w:val="clear" w:color="auto" w:fill="FFFFFF"/>
        </w:rPr>
      </w:pPr>
      <w:r w:rsidRPr="00975C92">
        <w:rPr>
          <w:b/>
          <w:iCs/>
          <w:bdr w:val="none" w:sz="0" w:space="0" w:color="auto" w:frame="1"/>
          <w:shd w:val="clear" w:color="auto" w:fill="FFFFFF"/>
        </w:rPr>
        <w:t>Running Title</w:t>
      </w:r>
      <w:commentRangeStart w:id="3"/>
      <w:commentRangeStart w:id="4"/>
      <w:r w:rsidRPr="00975C92">
        <w:rPr>
          <w:b/>
          <w:iCs/>
          <w:bdr w:val="none" w:sz="0" w:space="0" w:color="auto" w:frame="1"/>
          <w:shd w:val="clear" w:color="auto" w:fill="FFFFFF"/>
        </w:rPr>
        <w:t>:</w:t>
      </w:r>
      <w:r w:rsidR="000F0180">
        <w:rPr>
          <w:b/>
          <w:iCs/>
          <w:bdr w:val="none" w:sz="0" w:space="0" w:color="auto" w:frame="1"/>
          <w:shd w:val="clear" w:color="auto" w:fill="FFFFFF"/>
        </w:rPr>
        <w:t xml:space="preserve"> </w:t>
      </w:r>
      <w:r w:rsidRPr="00975C92">
        <w:rPr>
          <w:iCs/>
          <w:bdr w:val="none" w:sz="0" w:space="0" w:color="auto" w:frame="1"/>
          <w:shd w:val="clear" w:color="auto" w:fill="FFFFFF"/>
        </w:rPr>
        <w:t>Phenological Patterns and Processes</w:t>
      </w:r>
      <w:commentRangeEnd w:id="3"/>
      <w:r>
        <w:rPr>
          <w:rStyle w:val="CommentReference"/>
        </w:rPr>
        <w:commentReference w:id="3"/>
      </w:r>
      <w:commentRangeEnd w:id="4"/>
      <w:r w:rsidR="00F85A5A">
        <w:rPr>
          <w:rStyle w:val="CommentReference"/>
        </w:rPr>
        <w:commentReference w:id="4"/>
      </w:r>
    </w:p>
    <w:p w14:paraId="5AC1DEAF" w14:textId="77777777" w:rsidR="00661979" w:rsidRDefault="00FD65FC" w:rsidP="00B06F9A">
      <w:pPr>
        <w:pStyle w:val="Normal1"/>
        <w:spacing w:before="100" w:beforeAutospacing="1" w:after="100" w:afterAutospacing="1" w:line="480" w:lineRule="auto"/>
        <w:rPr>
          <w:color w:val="000000" w:themeColor="text1"/>
        </w:rPr>
      </w:pPr>
      <w:commentRangeStart w:id="5"/>
      <w:commentRangeStart w:id="6"/>
      <w:commentRangeStart w:id="7"/>
      <w:r w:rsidRPr="00B06F9A">
        <w:rPr>
          <w:b/>
          <w:bCs/>
          <w:color w:val="000000" w:themeColor="text1"/>
        </w:rPr>
        <w:t>Abstract</w:t>
      </w:r>
      <w:commentRangeEnd w:id="5"/>
      <w:r w:rsidR="00975C92">
        <w:rPr>
          <w:rStyle w:val="CommentReference"/>
        </w:rPr>
        <w:commentReference w:id="5"/>
      </w:r>
      <w:commentRangeEnd w:id="6"/>
      <w:r w:rsidR="000940A6">
        <w:rPr>
          <w:rStyle w:val="CommentReference"/>
        </w:rPr>
        <w:commentReference w:id="6"/>
      </w:r>
      <w:commentRangeEnd w:id="7"/>
      <w:r w:rsidR="00C62441">
        <w:rPr>
          <w:rStyle w:val="CommentReference"/>
        </w:rPr>
        <w:commentReference w:id="7"/>
      </w:r>
    </w:p>
    <w:p w14:paraId="5A88B345" w14:textId="6FA0882E" w:rsidR="00661979" w:rsidRDefault="00776427" w:rsidP="00C87969">
      <w:pPr>
        <w:pStyle w:val="BodyText"/>
        <w:spacing w:before="100" w:after="100" w:line="480" w:lineRule="auto"/>
        <w:rPr>
          <w:color w:val="000000" w:themeColor="text1"/>
        </w:rPr>
      </w:pPr>
      <w:del w:id="8" w:author="Louie Yang" w:date="2016-11-11T15:30:00Z">
        <w:r w:rsidDel="000940A6">
          <w:rPr>
            <w:color w:val="000000" w:themeColor="text1"/>
          </w:rPr>
          <w:delText>With climate change, o</w:delText>
        </w:r>
        <w:r w:rsidR="001F4577" w:rsidRPr="00FB2CED" w:rsidDel="000940A6">
          <w:rPr>
            <w:color w:val="000000" w:themeColor="text1"/>
          </w:rPr>
          <w:delText>rganisms</w:delText>
        </w:r>
      </w:del>
      <w:ins w:id="9" w:author="Louie Yang" w:date="2016-11-11T15:30:00Z">
        <w:r w:rsidR="000940A6">
          <w:rPr>
            <w:color w:val="000000" w:themeColor="text1"/>
          </w:rPr>
          <w:t>Organisms</w:t>
        </w:r>
      </w:ins>
      <w:r w:rsidR="001F4577" w:rsidRPr="00FB2CED">
        <w:rPr>
          <w:color w:val="000000" w:themeColor="text1"/>
        </w:rPr>
        <w:t xml:space="preserve"> across a wide-range of taxa and</w:t>
      </w:r>
      <w:r w:rsidR="00F21D79">
        <w:rPr>
          <w:color w:val="000000" w:themeColor="text1"/>
        </w:rPr>
        <w:t xml:space="preserve"> habitats </w:t>
      </w:r>
      <w:del w:id="10" w:author="Louie Yang" w:date="2016-11-11T15:31:00Z">
        <w:r w:rsidR="00F21D79" w:rsidDel="000940A6">
          <w:rPr>
            <w:color w:val="000000" w:themeColor="text1"/>
          </w:rPr>
          <w:delText>are altering</w:delText>
        </w:r>
        <w:r w:rsidR="006E2C73" w:rsidDel="000940A6">
          <w:rPr>
            <w:color w:val="000000" w:themeColor="text1"/>
          </w:rPr>
          <w:delText xml:space="preserve"> </w:delText>
        </w:r>
        <w:r w:rsidR="00865BE9" w:rsidDel="000940A6">
          <w:rPr>
            <w:color w:val="000000" w:themeColor="text1"/>
          </w:rPr>
          <w:delText>phenology</w:delText>
        </w:r>
      </w:del>
      <w:ins w:id="11" w:author="Louie Yang" w:date="2016-11-11T15:31:00Z">
        <w:r w:rsidR="000940A6">
          <w:rPr>
            <w:color w:val="000000" w:themeColor="text1"/>
          </w:rPr>
          <w:t>are showing phenological shifts in response to climate change</w:t>
        </w:r>
      </w:ins>
      <w:r>
        <w:rPr>
          <w:color w:val="000000" w:themeColor="text1"/>
        </w:rPr>
        <w:t>. Wh</w:t>
      </w:r>
      <w:r w:rsidR="006E2C73">
        <w:rPr>
          <w:color w:val="000000" w:themeColor="text1"/>
        </w:rPr>
        <w:t>ile phenological advances are common</w:t>
      </w:r>
      <w:r>
        <w:rPr>
          <w:color w:val="000000" w:themeColor="text1"/>
        </w:rPr>
        <w:t>,</w:t>
      </w:r>
      <w:r w:rsidR="003E7215" w:rsidRPr="00FB2CED">
        <w:rPr>
          <w:color w:val="000000" w:themeColor="text1"/>
        </w:rPr>
        <w:t xml:space="preserve"> there is </w:t>
      </w:r>
      <w:ins w:id="12" w:author="Louie Yang" w:date="2016-11-11T15:32:00Z">
        <w:r w:rsidR="000940A6">
          <w:rPr>
            <w:color w:val="000000" w:themeColor="text1"/>
          </w:rPr>
          <w:t xml:space="preserve">also </w:t>
        </w:r>
      </w:ins>
      <w:r w:rsidR="003E7215" w:rsidRPr="00FB2CED">
        <w:rPr>
          <w:color w:val="000000" w:themeColor="text1"/>
        </w:rPr>
        <w:t>significant variation in the magnitude</w:t>
      </w:r>
      <w:ins w:id="13" w:author="Louie Yang" w:date="2016-11-16T14:34:00Z">
        <w:r w:rsidR="000C4185">
          <w:rPr>
            <w:color w:val="000000" w:themeColor="text1"/>
          </w:rPr>
          <w:t xml:space="preserve"> and direction</w:t>
        </w:r>
      </w:ins>
      <w:r w:rsidR="003E7215" w:rsidRPr="00FB2CED">
        <w:rPr>
          <w:color w:val="000000" w:themeColor="text1"/>
        </w:rPr>
        <w:t xml:space="preserve"> of </w:t>
      </w:r>
      <w:del w:id="14" w:author="Louie Yang" w:date="2016-11-16T14:34:00Z">
        <w:r w:rsidR="009E2925" w:rsidDel="000C4185">
          <w:rPr>
            <w:color w:val="000000" w:themeColor="text1"/>
          </w:rPr>
          <w:delText xml:space="preserve">change </w:delText>
        </w:r>
      </w:del>
      <w:ins w:id="15" w:author="Louie Yang" w:date="2016-11-16T14:34:00Z">
        <w:r w:rsidR="000C4185">
          <w:rPr>
            <w:color w:val="000000" w:themeColor="text1"/>
          </w:rPr>
          <w:t xml:space="preserve">shifts </w:t>
        </w:r>
      </w:ins>
      <w:r w:rsidR="00E05CCD">
        <w:rPr>
          <w:color w:val="000000" w:themeColor="text1"/>
        </w:rPr>
        <w:t xml:space="preserve">within and </w:t>
      </w:r>
      <w:r w:rsidR="003E7215" w:rsidRPr="00FB2CED">
        <w:rPr>
          <w:color w:val="000000" w:themeColor="text1"/>
        </w:rPr>
        <w:t xml:space="preserve">among species. </w:t>
      </w:r>
      <w:r w:rsidR="00865BE9">
        <w:rPr>
          <w:color w:val="000000" w:themeColor="text1"/>
        </w:rPr>
        <w:t>Many</w:t>
      </w:r>
      <w:r w:rsidR="00495F7E">
        <w:rPr>
          <w:color w:val="000000" w:themeColor="text1"/>
        </w:rPr>
        <w:t xml:space="preserve"> </w:t>
      </w:r>
      <w:r w:rsidR="00E05CCD">
        <w:rPr>
          <w:color w:val="000000" w:themeColor="text1"/>
        </w:rPr>
        <w:t>environment</w:t>
      </w:r>
      <w:ins w:id="16" w:author="Louie Yang" w:date="2016-11-11T15:33:00Z">
        <w:r w:rsidR="00FF0DD5">
          <w:rPr>
            <w:color w:val="000000" w:themeColor="text1"/>
          </w:rPr>
          <w:t>al</w:t>
        </w:r>
      </w:ins>
      <w:ins w:id="17" w:author="Louie Yang" w:date="2016-11-11T15:32:00Z">
        <w:r w:rsidR="000940A6">
          <w:rPr>
            <w:color w:val="000000" w:themeColor="text1"/>
          </w:rPr>
          <w:t xml:space="preserve"> factors and organism traits have been </w:t>
        </w:r>
      </w:ins>
      <w:del w:id="18" w:author="Louie Yang" w:date="2016-11-11T15:33:00Z">
        <w:r w:rsidR="00495F7E" w:rsidDel="000940A6">
          <w:rPr>
            <w:color w:val="000000" w:themeColor="text1"/>
          </w:rPr>
          <w:delText>al</w:delText>
        </w:r>
        <w:r w:rsidR="009E2925" w:rsidDel="000940A6">
          <w:rPr>
            <w:color w:val="000000" w:themeColor="text1"/>
          </w:rPr>
          <w:delText xml:space="preserve"> </w:delText>
        </w:r>
        <w:r w:rsidR="00865BE9" w:rsidDel="000940A6">
          <w:rPr>
            <w:color w:val="000000" w:themeColor="text1"/>
          </w:rPr>
          <w:delText xml:space="preserve">and </w:delText>
        </w:r>
        <w:r w:rsidR="00E05CCD" w:rsidDel="000940A6">
          <w:rPr>
            <w:color w:val="000000" w:themeColor="text1"/>
          </w:rPr>
          <w:delText>trait-based</w:delText>
        </w:r>
        <w:r w:rsidR="009E2925" w:rsidDel="000940A6">
          <w:rPr>
            <w:color w:val="000000" w:themeColor="text1"/>
          </w:rPr>
          <w:delText xml:space="preserve"> factors </w:delText>
        </w:r>
      </w:del>
      <w:del w:id="19" w:author="Louie Yang" w:date="2016-11-11T15:32:00Z">
        <w:r w:rsidR="00F21D79" w:rsidDel="000940A6">
          <w:rPr>
            <w:color w:val="000000" w:themeColor="text1"/>
          </w:rPr>
          <w:delText xml:space="preserve">are </w:delText>
        </w:r>
      </w:del>
      <w:r w:rsidR="00F21D79">
        <w:rPr>
          <w:color w:val="000000" w:themeColor="text1"/>
        </w:rPr>
        <w:t>proposed</w:t>
      </w:r>
      <w:r w:rsidR="009E2925">
        <w:rPr>
          <w:color w:val="000000" w:themeColor="text1"/>
        </w:rPr>
        <w:t xml:space="preserve"> </w:t>
      </w:r>
      <w:del w:id="20" w:author="Louie Yang" w:date="2016-11-11T15:33:00Z">
        <w:r w:rsidR="009E2925" w:rsidDel="00FF0DD5">
          <w:rPr>
            <w:color w:val="000000" w:themeColor="text1"/>
          </w:rPr>
          <w:delText>to</w:delText>
        </w:r>
        <w:r w:rsidDel="00FF0DD5">
          <w:rPr>
            <w:color w:val="000000" w:themeColor="text1"/>
          </w:rPr>
          <w:delText xml:space="preserve"> correlate</w:delText>
        </w:r>
      </w:del>
      <w:ins w:id="21" w:author="Louie Yang" w:date="2016-11-11T15:33:00Z">
        <w:r w:rsidR="00FF0DD5">
          <w:rPr>
            <w:color w:val="000000" w:themeColor="text1"/>
          </w:rPr>
          <w:t xml:space="preserve">to </w:t>
        </w:r>
        <w:commentRangeStart w:id="22"/>
        <w:r w:rsidR="00FF0DD5">
          <w:rPr>
            <w:color w:val="000000" w:themeColor="text1"/>
          </w:rPr>
          <w:t>explain</w:t>
        </w:r>
      </w:ins>
      <w:r>
        <w:rPr>
          <w:color w:val="000000" w:themeColor="text1"/>
        </w:rPr>
        <w:t xml:space="preserve"> </w:t>
      </w:r>
      <w:commentRangeEnd w:id="22"/>
      <w:r w:rsidR="00FF0DD5">
        <w:rPr>
          <w:rStyle w:val="CommentReference"/>
        </w:rPr>
        <w:commentReference w:id="22"/>
      </w:r>
      <w:del w:id="23" w:author="Louie Yang" w:date="2016-11-11T15:33:00Z">
        <w:r w:rsidDel="00FF0DD5">
          <w:rPr>
            <w:color w:val="000000" w:themeColor="text1"/>
          </w:rPr>
          <w:delText>with</w:delText>
        </w:r>
        <w:r w:rsidR="00A6243C" w:rsidRPr="00FB2CED" w:rsidDel="00FF0DD5">
          <w:rPr>
            <w:color w:val="000000" w:themeColor="text1"/>
          </w:rPr>
          <w:delText xml:space="preserve"> </w:delText>
        </w:r>
      </w:del>
      <w:ins w:id="24" w:author="Louie Yang" w:date="2016-11-11T15:33:00Z">
        <w:r w:rsidR="00FF0DD5">
          <w:rPr>
            <w:color w:val="000000" w:themeColor="text1"/>
          </w:rPr>
          <w:t>this</w:t>
        </w:r>
        <w:r w:rsidR="00FF0DD5" w:rsidRPr="00FB2CED">
          <w:rPr>
            <w:color w:val="000000" w:themeColor="text1"/>
          </w:rPr>
          <w:t xml:space="preserve"> </w:t>
        </w:r>
      </w:ins>
      <w:r w:rsidR="00865BE9">
        <w:rPr>
          <w:color w:val="000000" w:themeColor="text1"/>
        </w:rPr>
        <w:t>variation in phenological shifts</w:t>
      </w:r>
      <w:r w:rsidR="00C87969">
        <w:rPr>
          <w:color w:val="000000" w:themeColor="text1"/>
        </w:rPr>
        <w:t xml:space="preserve">, </w:t>
      </w:r>
      <w:ins w:id="25" w:author="Louie Yang" w:date="2016-11-11T15:34:00Z">
        <w:r w:rsidR="00FF0DD5">
          <w:rPr>
            <w:color w:val="000000" w:themeColor="text1"/>
          </w:rPr>
          <w:t xml:space="preserve">but the generality and mechanistic </w:t>
        </w:r>
      </w:ins>
      <w:ins w:id="26" w:author="Louie Yang" w:date="2016-11-11T15:35:00Z">
        <w:r w:rsidR="00FF0DD5">
          <w:rPr>
            <w:color w:val="000000" w:themeColor="text1"/>
          </w:rPr>
          <w:t>bases</w:t>
        </w:r>
      </w:ins>
      <w:ins w:id="27" w:author="Louie Yang" w:date="2016-11-11T15:34:00Z">
        <w:r w:rsidR="00FF0DD5">
          <w:rPr>
            <w:color w:val="000000" w:themeColor="text1"/>
          </w:rPr>
          <w:t xml:space="preserve"> for these proposed pattern</w:t>
        </w:r>
      </w:ins>
      <w:ins w:id="28" w:author="Louie Yang" w:date="2016-11-11T15:37:00Z">
        <w:r w:rsidR="00FF0DD5">
          <w:rPr>
            <w:color w:val="000000" w:themeColor="text1"/>
          </w:rPr>
          <w:t>s</w:t>
        </w:r>
      </w:ins>
      <w:ins w:id="29" w:author="Louie Yang" w:date="2016-11-11T15:34:00Z">
        <w:r w:rsidR="00FF0DD5">
          <w:rPr>
            <w:color w:val="000000" w:themeColor="text1"/>
          </w:rPr>
          <w:t xml:space="preserve"> remain uncertain. </w:t>
        </w:r>
      </w:ins>
      <w:del w:id="30" w:author="Louie Yang" w:date="2016-11-11T15:38:00Z">
        <w:r w:rsidR="00C87969" w:rsidDel="00FF0DD5">
          <w:rPr>
            <w:color w:val="000000" w:themeColor="text1"/>
          </w:rPr>
          <w:delText>yet</w:delText>
        </w:r>
        <w:r w:rsidR="00F21D79" w:rsidDel="00FF0DD5">
          <w:rPr>
            <w:color w:val="000000" w:themeColor="text1"/>
          </w:rPr>
          <w:delText xml:space="preserve"> </w:delText>
        </w:r>
        <w:r w:rsidR="006E2C73" w:rsidDel="00FF0DD5">
          <w:rPr>
            <w:color w:val="000000" w:themeColor="text1"/>
          </w:rPr>
          <w:delText xml:space="preserve">it is unclear how widely applicable these patterns of change are across species and taxa. Additionally, these </w:delText>
        </w:r>
        <w:r w:rsidR="00F21D79" w:rsidDel="00FF0DD5">
          <w:rPr>
            <w:color w:val="000000" w:themeColor="text1"/>
          </w:rPr>
          <w:delText xml:space="preserve">correlative </w:delText>
        </w:r>
        <w:r w:rsidR="006E2C73" w:rsidDel="00FF0DD5">
          <w:rPr>
            <w:color w:val="000000" w:themeColor="text1"/>
          </w:rPr>
          <w:delText xml:space="preserve">environmental and trait-based </w:delText>
        </w:r>
        <w:r w:rsidR="00F21D79" w:rsidDel="00FF0DD5">
          <w:rPr>
            <w:color w:val="000000" w:themeColor="text1"/>
          </w:rPr>
          <w:delText>factors are linked to c</w:delText>
        </w:r>
        <w:r w:rsidR="009E2925" w:rsidDel="00FF0DD5">
          <w:rPr>
            <w:color w:val="000000" w:themeColor="text1"/>
          </w:rPr>
          <w:delText>ausative mechanisms</w:delText>
        </w:r>
        <w:r w:rsidR="00F21D79" w:rsidDel="00FF0DD5">
          <w:rPr>
            <w:color w:val="000000" w:themeColor="text1"/>
          </w:rPr>
          <w:delText xml:space="preserve"> in only a subset of studies. </w:delText>
        </w:r>
      </w:del>
      <w:r w:rsidR="4B48C89F" w:rsidRPr="00FB2CED">
        <w:rPr>
          <w:color w:val="000000" w:themeColor="text1"/>
        </w:rPr>
        <w:t>Here,</w:t>
      </w:r>
      <w:r w:rsidR="00890A87" w:rsidRPr="00FB2CED">
        <w:rPr>
          <w:color w:val="000000" w:themeColor="text1"/>
        </w:rPr>
        <w:t xml:space="preserve"> we</w:t>
      </w:r>
      <w:r w:rsidR="4B48C89F" w:rsidRPr="00FB2CED">
        <w:rPr>
          <w:color w:val="000000" w:themeColor="text1"/>
        </w:rPr>
        <w:t xml:space="preserve"> review</w:t>
      </w:r>
      <w:r w:rsidR="00FD3FF1">
        <w:rPr>
          <w:color w:val="000000" w:themeColor="text1"/>
        </w:rPr>
        <w:t xml:space="preserve"> </w:t>
      </w:r>
      <w:r w:rsidR="009E2925">
        <w:rPr>
          <w:color w:val="000000" w:themeColor="text1"/>
        </w:rPr>
        <w:t>the ev</w:t>
      </w:r>
      <w:r w:rsidR="005D59A8">
        <w:rPr>
          <w:color w:val="000000" w:themeColor="text1"/>
        </w:rPr>
        <w:t>idence f</w:t>
      </w:r>
      <w:r w:rsidR="00C75FF7">
        <w:rPr>
          <w:color w:val="000000" w:themeColor="text1"/>
        </w:rPr>
        <w:t xml:space="preserve">or </w:t>
      </w:r>
      <w:del w:id="31" w:author="Louie Yang" w:date="2016-11-11T15:38:00Z">
        <w:r w:rsidR="00C75FF7" w:rsidDel="00FF0DD5">
          <w:rPr>
            <w:color w:val="000000" w:themeColor="text1"/>
          </w:rPr>
          <w:delText xml:space="preserve">9 </w:delText>
        </w:r>
      </w:del>
      <w:ins w:id="32" w:author="Louie Yang" w:date="2016-11-11T15:38:00Z">
        <w:r w:rsidR="00FF0DD5">
          <w:rPr>
            <w:color w:val="000000" w:themeColor="text1"/>
          </w:rPr>
          <w:t xml:space="preserve">nine </w:t>
        </w:r>
      </w:ins>
      <w:r w:rsidR="00C75FF7">
        <w:rPr>
          <w:color w:val="000000" w:themeColor="text1"/>
        </w:rPr>
        <w:t xml:space="preserve">key factors proposed to </w:t>
      </w:r>
      <w:r w:rsidR="006E2C73">
        <w:rPr>
          <w:color w:val="000000" w:themeColor="text1"/>
        </w:rPr>
        <w:t>correlate with</w:t>
      </w:r>
      <w:r w:rsidR="00C75FF7">
        <w:rPr>
          <w:color w:val="000000" w:themeColor="text1"/>
        </w:rPr>
        <w:t xml:space="preserve"> </w:t>
      </w:r>
      <w:r w:rsidR="005D59A8">
        <w:rPr>
          <w:color w:val="000000" w:themeColor="text1"/>
        </w:rPr>
        <w:t xml:space="preserve">variation in phenological change: latitude, altitude, habitat type, trophic level, migratory </w:t>
      </w:r>
      <w:commentRangeStart w:id="33"/>
      <w:del w:id="34" w:author="Louie Yang" w:date="2016-11-11T15:38:00Z">
        <w:r w:rsidR="005D59A8" w:rsidDel="00FF0DD5">
          <w:rPr>
            <w:color w:val="000000" w:themeColor="text1"/>
          </w:rPr>
          <w:delText>propensity</w:delText>
        </w:r>
      </w:del>
      <w:ins w:id="35" w:author="Louie Yang" w:date="2016-11-11T15:38:00Z">
        <w:r w:rsidR="00FF0DD5">
          <w:rPr>
            <w:color w:val="000000" w:themeColor="text1"/>
          </w:rPr>
          <w:t>life history traits</w:t>
        </w:r>
      </w:ins>
      <w:commentRangeEnd w:id="33"/>
      <w:ins w:id="36" w:author="Louie Yang" w:date="2016-11-11T15:39:00Z">
        <w:r w:rsidR="00FF0DD5">
          <w:rPr>
            <w:rStyle w:val="CommentReference"/>
          </w:rPr>
          <w:commentReference w:id="33"/>
        </w:r>
      </w:ins>
      <w:r w:rsidR="005D59A8">
        <w:rPr>
          <w:color w:val="000000" w:themeColor="text1"/>
        </w:rPr>
        <w:t>, ecological specialization, seasonality (early species versus late spe</w:t>
      </w:r>
      <w:r>
        <w:rPr>
          <w:color w:val="000000" w:themeColor="text1"/>
        </w:rPr>
        <w:t>ci</w:t>
      </w:r>
      <w:r w:rsidR="005D59A8">
        <w:rPr>
          <w:color w:val="000000" w:themeColor="text1"/>
        </w:rPr>
        <w:t xml:space="preserve">es), thermoregulatory mode, and generation time. </w:t>
      </w:r>
      <w:del w:id="37" w:author="Louie Yang" w:date="2016-11-16T14:34:00Z">
        <w:r w:rsidR="005D59A8" w:rsidDel="000C4185">
          <w:rPr>
            <w:color w:val="000000" w:themeColor="text1"/>
          </w:rPr>
          <w:delText>Additionally we</w:delText>
        </w:r>
      </w:del>
      <w:del w:id="38" w:author="Louie Yang" w:date="2016-11-16T14:37:00Z">
        <w:r w:rsidR="005D59A8" w:rsidDel="000C4185">
          <w:rPr>
            <w:color w:val="000000" w:themeColor="text1"/>
          </w:rPr>
          <w:delText xml:space="preserve"> pro</w:delText>
        </w:r>
        <w:r w:rsidR="00C75FF7" w:rsidDel="000C4185">
          <w:rPr>
            <w:color w:val="000000" w:themeColor="text1"/>
          </w:rPr>
          <w:delText xml:space="preserve">pose a </w:delText>
        </w:r>
      </w:del>
      <w:del w:id="39" w:author="Louie Yang" w:date="2016-11-11T15:45:00Z">
        <w:r w:rsidR="00C75FF7" w:rsidDel="00487D49">
          <w:rPr>
            <w:color w:val="000000" w:themeColor="text1"/>
          </w:rPr>
          <w:delText>classification system to characterize</w:delText>
        </w:r>
      </w:del>
      <w:del w:id="40" w:author="Louie Yang" w:date="2016-11-16T14:36:00Z">
        <w:r w:rsidR="005D59A8" w:rsidDel="000C4185">
          <w:rPr>
            <w:color w:val="000000" w:themeColor="text1"/>
          </w:rPr>
          <w:delText xml:space="preserve"> </w:delText>
        </w:r>
      </w:del>
      <w:del w:id="41" w:author="Louie Yang" w:date="2016-11-11T16:51:00Z">
        <w:r w:rsidR="005D59A8" w:rsidDel="006C091F">
          <w:rPr>
            <w:color w:val="000000" w:themeColor="text1"/>
          </w:rPr>
          <w:delText xml:space="preserve">the </w:delText>
        </w:r>
      </w:del>
      <w:del w:id="42" w:author="Louie Yang" w:date="2016-11-11T15:43:00Z">
        <w:r w:rsidR="006632E1" w:rsidDel="00487D49">
          <w:rPr>
            <w:color w:val="000000" w:themeColor="text1"/>
          </w:rPr>
          <w:delText xml:space="preserve">causative </w:delText>
        </w:r>
      </w:del>
      <w:del w:id="43" w:author="Louie Yang" w:date="2016-11-16T14:36:00Z">
        <w:r w:rsidR="00C75FF7" w:rsidDel="000C4185">
          <w:rPr>
            <w:color w:val="000000" w:themeColor="text1"/>
          </w:rPr>
          <w:delText>mechanism</w:delText>
        </w:r>
        <w:r w:rsidR="006632E1" w:rsidDel="000C4185">
          <w:rPr>
            <w:color w:val="000000" w:themeColor="text1"/>
          </w:rPr>
          <w:delText xml:space="preserve">s </w:delText>
        </w:r>
      </w:del>
      <w:del w:id="44" w:author="Louie Yang" w:date="2016-11-11T16:52:00Z">
        <w:r w:rsidR="006632E1" w:rsidDel="006C091F">
          <w:rPr>
            <w:color w:val="000000" w:themeColor="text1"/>
          </w:rPr>
          <w:delText xml:space="preserve">implicated in phenological change and assess whether shared mechanisms </w:delText>
        </w:r>
        <w:r w:rsidR="00BF2753" w:rsidDel="006C091F">
          <w:rPr>
            <w:color w:val="000000" w:themeColor="text1"/>
          </w:rPr>
          <w:delText>underpin patterns of phenological shift</w:delText>
        </w:r>
        <w:r w:rsidR="006632E1" w:rsidDel="006C091F">
          <w:rPr>
            <w:color w:val="000000" w:themeColor="text1"/>
          </w:rPr>
          <w:delText xml:space="preserve">. </w:delText>
        </w:r>
      </w:del>
      <w:r w:rsidR="009E2925">
        <w:rPr>
          <w:color w:val="000000" w:themeColor="text1"/>
        </w:rPr>
        <w:t xml:space="preserve">We find that </w:t>
      </w:r>
      <w:ins w:id="45" w:author="Louie Yang" w:date="2016-11-11T16:58:00Z">
        <w:r w:rsidR="006C091F">
          <w:rPr>
            <w:color w:val="000000" w:themeColor="text1"/>
          </w:rPr>
          <w:t xml:space="preserve">1) </w:t>
        </w:r>
      </w:ins>
      <w:ins w:id="46" w:author="Louie Yang" w:date="2016-11-11T16:57:00Z">
        <w:r w:rsidR="006C091F">
          <w:rPr>
            <w:color w:val="000000" w:themeColor="text1"/>
          </w:rPr>
          <w:t>ma</w:t>
        </w:r>
      </w:ins>
      <w:ins w:id="47" w:author="Louie Yang" w:date="2016-11-11T16:58:00Z">
        <w:r w:rsidR="006C091F">
          <w:rPr>
            <w:color w:val="000000" w:themeColor="text1"/>
          </w:rPr>
          <w:t>n</w:t>
        </w:r>
      </w:ins>
      <w:ins w:id="48" w:author="Louie Yang" w:date="2016-11-11T16:57:00Z">
        <w:r w:rsidR="006C091F">
          <w:rPr>
            <w:color w:val="000000" w:themeColor="text1"/>
          </w:rPr>
          <w:t xml:space="preserve">y proposed patterns lack clear mechanistic hypotheses, </w:t>
        </w:r>
      </w:ins>
      <w:ins w:id="49" w:author="Louie Yang" w:date="2016-11-11T16:58:00Z">
        <w:r w:rsidR="006C091F">
          <w:rPr>
            <w:color w:val="000000" w:themeColor="text1"/>
          </w:rPr>
          <w:t xml:space="preserve">2) </w:t>
        </w:r>
      </w:ins>
      <w:r w:rsidR="005D59A8">
        <w:rPr>
          <w:color w:val="000000" w:themeColor="text1"/>
        </w:rPr>
        <w:t xml:space="preserve">evidence for most </w:t>
      </w:r>
      <w:ins w:id="50" w:author="Louie Yang" w:date="2016-11-11T16:52:00Z">
        <w:r w:rsidR="006C091F">
          <w:rPr>
            <w:color w:val="000000" w:themeColor="text1"/>
          </w:rPr>
          <w:t xml:space="preserve">suggested </w:t>
        </w:r>
      </w:ins>
      <w:r w:rsidR="005D59A8">
        <w:rPr>
          <w:color w:val="000000" w:themeColor="text1"/>
        </w:rPr>
        <w:t xml:space="preserve">patterns of phenological shift is </w:t>
      </w:r>
      <w:del w:id="51" w:author="Louie Yang" w:date="2016-11-11T16:53:00Z">
        <w:r w:rsidR="005D59A8" w:rsidDel="006C091F">
          <w:rPr>
            <w:color w:val="000000" w:themeColor="text1"/>
          </w:rPr>
          <w:delText xml:space="preserve">weak- in some cases </w:delText>
        </w:r>
        <w:r w:rsidR="00BF2753" w:rsidDel="006C091F">
          <w:rPr>
            <w:color w:val="000000" w:themeColor="text1"/>
          </w:rPr>
          <w:delText>in</w:delText>
        </w:r>
        <w:r w:rsidR="005D59A8" w:rsidDel="006C091F">
          <w:rPr>
            <w:color w:val="000000" w:themeColor="text1"/>
          </w:rPr>
          <w:delText xml:space="preserve">sufficient evidence for rigorous evaluation </w:delText>
        </w:r>
        <w:r w:rsidR="006632E1" w:rsidDel="006C091F">
          <w:rPr>
            <w:color w:val="000000" w:themeColor="text1"/>
          </w:rPr>
          <w:delText xml:space="preserve">of a pattern </w:delText>
        </w:r>
        <w:r w:rsidR="00BF2753" w:rsidDel="006C091F">
          <w:rPr>
            <w:color w:val="000000" w:themeColor="text1"/>
          </w:rPr>
          <w:delText>exists</w:delText>
        </w:r>
      </w:del>
      <w:ins w:id="52" w:author="Louie Yang" w:date="2016-11-11T16:53:00Z">
        <w:r w:rsidR="006C091F">
          <w:rPr>
            <w:color w:val="000000" w:themeColor="text1"/>
          </w:rPr>
          <w:t>weak or inconsistent</w:t>
        </w:r>
      </w:ins>
      <w:ins w:id="53" w:author="Louie Yang" w:date="2016-11-11T16:56:00Z">
        <w:r w:rsidR="006C091F">
          <w:rPr>
            <w:color w:val="000000" w:themeColor="text1"/>
          </w:rPr>
          <w:t xml:space="preserve">, </w:t>
        </w:r>
      </w:ins>
      <w:ins w:id="54" w:author="Louie Yang" w:date="2016-11-11T16:58:00Z">
        <w:r w:rsidR="006C091F">
          <w:rPr>
            <w:color w:val="000000" w:themeColor="text1"/>
          </w:rPr>
          <w:t xml:space="preserve">and 3) </w:t>
        </w:r>
      </w:ins>
      <w:del w:id="55" w:author="Louie Yang" w:date="2016-11-11T16:53:00Z">
        <w:r w:rsidR="00D60755" w:rsidDel="006C091F">
          <w:rPr>
            <w:color w:val="000000" w:themeColor="text1"/>
          </w:rPr>
          <w:delText>. I</w:delText>
        </w:r>
        <w:r w:rsidR="005D59A8" w:rsidDel="006C091F">
          <w:rPr>
            <w:color w:val="000000" w:themeColor="text1"/>
          </w:rPr>
          <w:delText>n ot</w:delText>
        </w:r>
        <w:r w:rsidR="00D60755" w:rsidDel="006C091F">
          <w:rPr>
            <w:color w:val="000000" w:themeColor="text1"/>
          </w:rPr>
          <w:delText>her cases,</w:delText>
        </w:r>
        <w:r w:rsidR="005D59A8" w:rsidDel="006C091F">
          <w:rPr>
            <w:color w:val="000000" w:themeColor="text1"/>
          </w:rPr>
          <w:delText xml:space="preserve"> </w:delText>
        </w:r>
      </w:del>
      <w:del w:id="56" w:author="Louie Yang" w:date="2016-11-11T16:54:00Z">
        <w:r w:rsidR="005D59A8" w:rsidDel="006C091F">
          <w:rPr>
            <w:color w:val="000000" w:themeColor="text1"/>
          </w:rPr>
          <w:delText>strong globally applicable patterns do not seem supported by the data</w:delText>
        </w:r>
      </w:del>
      <w:del w:id="57" w:author="Louie Yang" w:date="2016-11-11T16:58:00Z">
        <w:r w:rsidR="00D60755" w:rsidDel="006C091F">
          <w:rPr>
            <w:color w:val="000000" w:themeColor="text1"/>
          </w:rPr>
          <w:delText>.</w:delText>
        </w:r>
        <w:r w:rsidR="00BF2753" w:rsidDel="006C091F">
          <w:rPr>
            <w:color w:val="000000" w:themeColor="text1"/>
          </w:rPr>
          <w:delText xml:space="preserve"> At best, </w:delText>
        </w:r>
      </w:del>
      <w:r w:rsidR="00BF2753">
        <w:rPr>
          <w:color w:val="000000" w:themeColor="text1"/>
        </w:rPr>
        <w:t>the</w:t>
      </w:r>
      <w:r w:rsidR="00D60755">
        <w:rPr>
          <w:color w:val="000000" w:themeColor="text1"/>
        </w:rPr>
        <w:t xml:space="preserve"> strongest</w:t>
      </w:r>
      <w:r w:rsidR="005D59A8">
        <w:rPr>
          <w:color w:val="000000" w:themeColor="text1"/>
        </w:rPr>
        <w:t xml:space="preserve"> patterns</w:t>
      </w:r>
      <w:r w:rsidR="00BF2753">
        <w:rPr>
          <w:color w:val="000000" w:themeColor="text1"/>
        </w:rPr>
        <w:t xml:space="preserve"> of phenological change</w:t>
      </w:r>
      <w:r w:rsidR="005D59A8">
        <w:rPr>
          <w:color w:val="000000" w:themeColor="text1"/>
        </w:rPr>
        <w:t xml:space="preserve"> </w:t>
      </w:r>
      <w:del w:id="58" w:author="Louie Yang" w:date="2016-11-11T16:54:00Z">
        <w:r w:rsidR="005D59A8" w:rsidDel="006C091F">
          <w:rPr>
            <w:color w:val="000000" w:themeColor="text1"/>
          </w:rPr>
          <w:delText xml:space="preserve">seem </w:delText>
        </w:r>
        <w:r w:rsidR="00BF2753" w:rsidDel="006C091F">
          <w:rPr>
            <w:color w:val="000000" w:themeColor="text1"/>
          </w:rPr>
          <w:delText>robust</w:delText>
        </w:r>
        <w:r w:rsidR="00C75FF7" w:rsidDel="006C091F">
          <w:rPr>
            <w:color w:val="000000" w:themeColor="text1"/>
          </w:rPr>
          <w:delText xml:space="preserve"> only in</w:delText>
        </w:r>
      </w:del>
      <w:ins w:id="59" w:author="Louie Yang" w:date="2016-11-11T16:54:00Z">
        <w:r w:rsidR="006C091F">
          <w:rPr>
            <w:color w:val="000000" w:themeColor="text1"/>
          </w:rPr>
          <w:t>seem to be limited to</w:t>
        </w:r>
      </w:ins>
      <w:r w:rsidR="00C75FF7">
        <w:rPr>
          <w:color w:val="000000" w:themeColor="text1"/>
        </w:rPr>
        <w:t xml:space="preserve"> specific taxa or </w:t>
      </w:r>
      <w:del w:id="60" w:author="Louie Yang" w:date="2016-11-11T16:55:00Z">
        <w:r w:rsidR="00C75FF7" w:rsidDel="006C091F">
          <w:rPr>
            <w:color w:val="000000" w:themeColor="text1"/>
          </w:rPr>
          <w:delText xml:space="preserve">in specific </w:delText>
        </w:r>
      </w:del>
      <w:r w:rsidR="00C75FF7">
        <w:rPr>
          <w:color w:val="000000" w:themeColor="text1"/>
        </w:rPr>
        <w:t>habitats.</w:t>
      </w:r>
      <w:r w:rsidR="00D60755">
        <w:rPr>
          <w:color w:val="000000" w:themeColor="text1"/>
        </w:rPr>
        <w:t xml:space="preserve"> </w:t>
      </w:r>
      <w:del w:id="61" w:author="Louie Yang" w:date="2016-11-11T16:59:00Z">
        <w:r w:rsidR="00D60755" w:rsidDel="006C091F">
          <w:rPr>
            <w:color w:val="000000" w:themeColor="text1"/>
          </w:rPr>
          <w:delText>Additionally</w:delText>
        </w:r>
      </w:del>
      <w:ins w:id="62" w:author="Louie Yang" w:date="2016-11-11T16:59:00Z">
        <w:r w:rsidR="006C091F">
          <w:rPr>
            <w:color w:val="000000" w:themeColor="text1"/>
          </w:rPr>
          <w:t>In most cases</w:t>
        </w:r>
      </w:ins>
      <w:r w:rsidR="00D60755">
        <w:rPr>
          <w:color w:val="000000" w:themeColor="text1"/>
        </w:rPr>
        <w:t xml:space="preserve">, </w:t>
      </w:r>
      <w:del w:id="63" w:author="Louie Yang" w:date="2016-11-11T16:59:00Z">
        <w:r w:rsidR="00D60755" w:rsidDel="006C091F">
          <w:rPr>
            <w:color w:val="000000" w:themeColor="text1"/>
          </w:rPr>
          <w:delText>we find that the causative</w:delText>
        </w:r>
      </w:del>
      <w:ins w:id="64" w:author="Louie Yang" w:date="2016-11-11T16:59:00Z">
        <w:r w:rsidR="006C091F">
          <w:rPr>
            <w:color w:val="000000" w:themeColor="text1"/>
          </w:rPr>
          <w:t>the</w:t>
        </w:r>
      </w:ins>
      <w:r w:rsidR="00D60755">
        <w:rPr>
          <w:color w:val="000000" w:themeColor="text1"/>
        </w:rPr>
        <w:t xml:space="preserve"> mechanisms underlying </w:t>
      </w:r>
      <w:del w:id="65" w:author="Louie Yang" w:date="2016-11-11T16:59:00Z">
        <w:r w:rsidR="00D60755" w:rsidDel="006C091F">
          <w:rPr>
            <w:color w:val="000000" w:themeColor="text1"/>
          </w:rPr>
          <w:delText xml:space="preserve">most </w:delText>
        </w:r>
      </w:del>
      <w:r w:rsidR="00D60755">
        <w:rPr>
          <w:color w:val="000000" w:themeColor="text1"/>
        </w:rPr>
        <w:t xml:space="preserve">patterns of phenological shift are </w:t>
      </w:r>
      <w:del w:id="66" w:author="Louie Yang" w:date="2016-11-11T16:59:00Z">
        <w:r w:rsidR="00D60755" w:rsidDel="006C091F">
          <w:rPr>
            <w:color w:val="000000" w:themeColor="text1"/>
          </w:rPr>
          <w:delText xml:space="preserve">not </w:delText>
        </w:r>
        <w:r w:rsidR="00BF2753" w:rsidDel="006C091F">
          <w:rPr>
            <w:color w:val="000000" w:themeColor="text1"/>
          </w:rPr>
          <w:delText>known-</w:delText>
        </w:r>
      </w:del>
      <w:ins w:id="67" w:author="Louie Yang" w:date="2016-11-11T16:59:00Z">
        <w:r w:rsidR="006C091F">
          <w:rPr>
            <w:color w:val="000000" w:themeColor="text1"/>
          </w:rPr>
          <w:t>not well-known,</w:t>
        </w:r>
      </w:ins>
      <w:r w:rsidR="00BF2753">
        <w:rPr>
          <w:color w:val="000000" w:themeColor="text1"/>
        </w:rPr>
        <w:t xml:space="preserve"> </w:t>
      </w:r>
      <w:ins w:id="68" w:author="Louie Yang" w:date="2016-11-11T17:00:00Z">
        <w:r w:rsidR="006C091F">
          <w:rPr>
            <w:color w:val="000000" w:themeColor="text1"/>
          </w:rPr>
          <w:t xml:space="preserve">and </w:t>
        </w:r>
      </w:ins>
      <w:r w:rsidR="00BF2753">
        <w:rPr>
          <w:color w:val="000000" w:themeColor="text1"/>
        </w:rPr>
        <w:t xml:space="preserve">there is </w:t>
      </w:r>
      <w:del w:id="69" w:author="Louie Yang" w:date="2016-11-11T17:00:00Z">
        <w:r w:rsidR="00BF2753" w:rsidDel="006C091F">
          <w:rPr>
            <w:color w:val="000000" w:themeColor="text1"/>
          </w:rPr>
          <w:delText>not</w:delText>
        </w:r>
        <w:r w:rsidR="00C87969" w:rsidDel="006C091F">
          <w:rPr>
            <w:color w:val="000000" w:themeColor="text1"/>
          </w:rPr>
          <w:delText xml:space="preserve"> </w:delText>
        </w:r>
      </w:del>
      <w:ins w:id="70" w:author="Louie Yang" w:date="2016-11-11T17:00:00Z">
        <w:r w:rsidR="006C091F">
          <w:rPr>
            <w:color w:val="000000" w:themeColor="text1"/>
          </w:rPr>
          <w:t>in</w:t>
        </w:r>
      </w:ins>
      <w:r w:rsidR="00C87969">
        <w:rPr>
          <w:color w:val="000000" w:themeColor="text1"/>
        </w:rPr>
        <w:t xml:space="preserve">sufficient </w:t>
      </w:r>
      <w:r w:rsidR="00BF2753">
        <w:rPr>
          <w:color w:val="000000" w:themeColor="text1"/>
        </w:rPr>
        <w:t xml:space="preserve">evidence </w:t>
      </w:r>
      <w:del w:id="71" w:author="Louie Yang" w:date="2016-11-11T17:00:00Z">
        <w:r w:rsidR="00BF2753" w:rsidDel="006C091F">
          <w:rPr>
            <w:color w:val="000000" w:themeColor="text1"/>
          </w:rPr>
          <w:delText xml:space="preserve">to claim that </w:delText>
        </w:r>
        <w:r w:rsidR="00C87969" w:rsidDel="006C091F">
          <w:rPr>
            <w:color w:val="000000" w:themeColor="text1"/>
          </w:rPr>
          <w:delText>general pattern</w:delText>
        </w:r>
        <w:r w:rsidR="00BF2753" w:rsidDel="006C091F">
          <w:rPr>
            <w:color w:val="000000" w:themeColor="text1"/>
          </w:rPr>
          <w:delText>s</w:delText>
        </w:r>
        <w:r w:rsidR="00C87969" w:rsidDel="006C091F">
          <w:rPr>
            <w:color w:val="000000" w:themeColor="text1"/>
          </w:rPr>
          <w:delText xml:space="preserve"> of phenologi</w:delText>
        </w:r>
        <w:r w:rsidR="00BF2753" w:rsidDel="006C091F">
          <w:rPr>
            <w:color w:val="000000" w:themeColor="text1"/>
          </w:rPr>
          <w:delText>cal shift are</w:delText>
        </w:r>
        <w:r w:rsidR="00C87969" w:rsidDel="006C091F">
          <w:rPr>
            <w:color w:val="000000" w:themeColor="text1"/>
          </w:rPr>
          <w:delText xml:space="preserve"> driven by a common</w:delText>
        </w:r>
      </w:del>
      <w:ins w:id="72" w:author="Louie Yang" w:date="2016-11-11T17:00:00Z">
        <w:r w:rsidR="006C091F">
          <w:rPr>
            <w:color w:val="000000" w:themeColor="text1"/>
          </w:rPr>
          <w:t>to assess the generality of key</w:t>
        </w:r>
      </w:ins>
      <w:r w:rsidR="00C87969">
        <w:rPr>
          <w:color w:val="000000" w:themeColor="text1"/>
        </w:rPr>
        <w:t xml:space="preserve"> mechanism</w:t>
      </w:r>
      <w:ins w:id="73" w:author="Louie Yang" w:date="2016-11-11T17:00:00Z">
        <w:r w:rsidR="006C091F">
          <w:rPr>
            <w:color w:val="000000" w:themeColor="text1"/>
          </w:rPr>
          <w:t>s</w:t>
        </w:r>
      </w:ins>
      <w:r w:rsidR="00C87969">
        <w:rPr>
          <w:color w:val="000000" w:themeColor="text1"/>
        </w:rPr>
        <w:t xml:space="preserve">. </w:t>
      </w:r>
      <w:ins w:id="74" w:author="Louie Yang" w:date="2016-11-16T14:37:00Z">
        <w:r w:rsidR="000C4185">
          <w:rPr>
            <w:color w:val="000000" w:themeColor="text1"/>
          </w:rPr>
          <w:t>We propose a framework that distinguishes between the environment-driven, organism response-driven and evolution-driven components of phenological cuing mechanisms</w:t>
        </w:r>
      </w:ins>
      <w:ins w:id="75" w:author="Louie Yang" w:date="2016-11-16T14:38:00Z">
        <w:r w:rsidR="000C4185">
          <w:rPr>
            <w:color w:val="000000" w:themeColor="text1"/>
          </w:rPr>
          <w:t>, and</w:t>
        </w:r>
      </w:ins>
      <w:del w:id="76" w:author="Louie Yang" w:date="2016-11-16T14:37:00Z">
        <w:r w:rsidR="00BF2753" w:rsidDel="000C4185">
          <w:rPr>
            <w:color w:val="000000" w:themeColor="text1"/>
          </w:rPr>
          <w:delText xml:space="preserve">We encourage scientists to see these findings as impetus for future research in the field. </w:delText>
        </w:r>
      </w:del>
      <w:del w:id="77" w:author="Louie Yang" w:date="2016-11-16T14:38:00Z">
        <w:r w:rsidR="00BF2753" w:rsidDel="000C4185">
          <w:rPr>
            <w:color w:val="000000" w:themeColor="text1"/>
          </w:rPr>
          <w:delText>We</w:delText>
        </w:r>
      </w:del>
      <w:r w:rsidR="00BF2753">
        <w:rPr>
          <w:color w:val="000000" w:themeColor="text1"/>
        </w:rPr>
        <w:t xml:space="preserve"> argue that </w:t>
      </w:r>
      <w:del w:id="78" w:author="Louie Yang" w:date="2016-11-11T17:01:00Z">
        <w:r w:rsidR="00BF2753" w:rsidDel="006C091F">
          <w:rPr>
            <w:color w:val="000000" w:themeColor="text1"/>
          </w:rPr>
          <w:delText>contextually specific patterns of phenological shift may be fruitful avenue for future inquiry and</w:delText>
        </w:r>
        <w:r w:rsidR="00C87969" w:rsidDel="006C091F">
          <w:rPr>
            <w:color w:val="000000" w:themeColor="text1"/>
          </w:rPr>
          <w:delText xml:space="preserve"> that</w:delText>
        </w:r>
        <w:r w:rsidR="00BF2753" w:rsidDel="00C62441">
          <w:rPr>
            <w:color w:val="000000" w:themeColor="text1"/>
          </w:rPr>
          <w:delText xml:space="preserve"> rigorous </w:delText>
        </w:r>
      </w:del>
      <w:del w:id="79" w:author="Louie Yang" w:date="2016-11-11T17:02:00Z">
        <w:r w:rsidR="00BF2753" w:rsidDel="00C62441">
          <w:rPr>
            <w:color w:val="000000" w:themeColor="text1"/>
          </w:rPr>
          <w:delText>investigat</w:delText>
        </w:r>
      </w:del>
      <w:del w:id="80" w:author="Louie Yang" w:date="2016-11-11T17:01:00Z">
        <w:r w:rsidR="00BF2753" w:rsidDel="00C62441">
          <w:rPr>
            <w:color w:val="000000" w:themeColor="text1"/>
          </w:rPr>
          <w:delText>ion</w:delText>
        </w:r>
      </w:del>
      <w:ins w:id="81" w:author="Louie Yang" w:date="2016-11-11T17:02:00Z">
        <w:r w:rsidR="00C62441">
          <w:rPr>
            <w:color w:val="000000" w:themeColor="text1"/>
          </w:rPr>
          <w:t>understanding</w:t>
        </w:r>
      </w:ins>
      <w:r w:rsidR="00BF2753">
        <w:rPr>
          <w:color w:val="000000" w:themeColor="text1"/>
        </w:rPr>
        <w:t xml:space="preserve"> </w:t>
      </w:r>
      <w:del w:id="82" w:author="Louie Yang" w:date="2016-11-11T17:01:00Z">
        <w:r w:rsidR="00C87969" w:rsidDel="00C62441">
          <w:rPr>
            <w:color w:val="000000" w:themeColor="text1"/>
          </w:rPr>
          <w:delText xml:space="preserve">of </w:delText>
        </w:r>
      </w:del>
      <w:r w:rsidR="00C87969">
        <w:rPr>
          <w:color w:val="000000" w:themeColor="text1"/>
        </w:rPr>
        <w:t xml:space="preserve">the </w:t>
      </w:r>
      <w:del w:id="83" w:author="Louie Yang" w:date="2016-11-11T17:01:00Z">
        <w:r w:rsidR="00C87969" w:rsidDel="00C62441">
          <w:rPr>
            <w:color w:val="000000" w:themeColor="text1"/>
          </w:rPr>
          <w:delText xml:space="preserve">causative </w:delText>
        </w:r>
      </w:del>
      <w:r w:rsidR="00C87969">
        <w:rPr>
          <w:color w:val="000000" w:themeColor="text1"/>
        </w:rPr>
        <w:t>mechanisms that underpin phenological shift</w:t>
      </w:r>
      <w:r w:rsidR="00BF2753">
        <w:rPr>
          <w:color w:val="000000" w:themeColor="text1"/>
        </w:rPr>
        <w:t>s</w:t>
      </w:r>
      <w:r w:rsidR="00C87969">
        <w:rPr>
          <w:color w:val="000000" w:themeColor="text1"/>
        </w:rPr>
        <w:t xml:space="preserve"> </w:t>
      </w:r>
      <w:del w:id="84" w:author="Louie Yang" w:date="2016-11-11T17:02:00Z">
        <w:r w:rsidR="00C87969" w:rsidDel="00C62441">
          <w:rPr>
            <w:color w:val="000000" w:themeColor="text1"/>
          </w:rPr>
          <w:delText>is an important step forward for the field</w:delText>
        </w:r>
        <w:r w:rsidR="00BF2753" w:rsidDel="00C62441">
          <w:rPr>
            <w:color w:val="000000" w:themeColor="text1"/>
          </w:rPr>
          <w:delText xml:space="preserve">. An understanding of causative mechanism </w:delText>
        </w:r>
      </w:del>
      <w:r w:rsidR="00BF2753">
        <w:rPr>
          <w:color w:val="000000" w:themeColor="text1"/>
        </w:rPr>
        <w:t xml:space="preserve">may </w:t>
      </w:r>
      <w:r w:rsidR="00C87969">
        <w:rPr>
          <w:color w:val="000000" w:themeColor="text1"/>
        </w:rPr>
        <w:t>help predict species’ responses to novel environments</w:t>
      </w:r>
      <w:r w:rsidR="00BF2753">
        <w:rPr>
          <w:color w:val="000000" w:themeColor="text1"/>
        </w:rPr>
        <w:t xml:space="preserve">, identify species or populations that may differ from “typical” patterns of </w:t>
      </w:r>
      <w:r w:rsidR="00BF2753">
        <w:rPr>
          <w:color w:val="000000" w:themeColor="text1"/>
        </w:rPr>
        <w:lastRenderedPageBreak/>
        <w:t>phenological shift</w:t>
      </w:r>
      <w:r w:rsidR="00C87969">
        <w:rPr>
          <w:color w:val="000000" w:themeColor="text1"/>
        </w:rPr>
        <w:t>, and predict when phenological shifts</w:t>
      </w:r>
      <w:r w:rsidR="00BF2753">
        <w:rPr>
          <w:color w:val="000000" w:themeColor="text1"/>
        </w:rPr>
        <w:t xml:space="preserve"> may have negative consequences for survival.</w:t>
      </w:r>
    </w:p>
    <w:p w14:paraId="495233C9" w14:textId="77777777" w:rsidR="00661979" w:rsidRDefault="00321ED6" w:rsidP="00B06F9A">
      <w:pPr>
        <w:pStyle w:val="Normal1"/>
        <w:spacing w:before="100" w:beforeAutospacing="1" w:after="100" w:afterAutospacing="1" w:line="480" w:lineRule="auto"/>
        <w:rPr>
          <w:b/>
          <w:color w:val="000000" w:themeColor="text1"/>
        </w:rPr>
      </w:pPr>
      <w:r w:rsidRPr="00FB2CED">
        <w:rPr>
          <w:b/>
          <w:color w:val="000000" w:themeColor="text1"/>
        </w:rPr>
        <w:t>Intro</w:t>
      </w:r>
      <w:r w:rsidR="00063E8C">
        <w:rPr>
          <w:b/>
          <w:color w:val="000000" w:themeColor="text1"/>
        </w:rPr>
        <w:t>duction</w:t>
      </w:r>
    </w:p>
    <w:p w14:paraId="71997810" w14:textId="77777777" w:rsidR="00661979" w:rsidRDefault="001677B7" w:rsidP="00B06F9A">
      <w:pPr>
        <w:pStyle w:val="BodyText"/>
        <w:spacing w:before="100" w:after="100" w:line="480" w:lineRule="auto"/>
        <w:rPr>
          <w:color w:val="000000" w:themeColor="text1"/>
        </w:rPr>
      </w:pPr>
      <w:r>
        <w:rPr>
          <w:color w:val="000000" w:themeColor="text1"/>
        </w:rPr>
        <w:t>For many organisms, l</w:t>
      </w:r>
      <w:r w:rsidR="00533C04" w:rsidRPr="00FB2CED">
        <w:rPr>
          <w:color w:val="000000" w:themeColor="text1"/>
        </w:rPr>
        <w:t xml:space="preserve">ife history </w:t>
      </w:r>
      <w:r w:rsidR="00533C04" w:rsidRPr="00B748B3">
        <w:rPr>
          <w:color w:val="000000" w:themeColor="text1"/>
        </w:rPr>
        <w:t xml:space="preserve">events </w:t>
      </w:r>
      <w:r w:rsidR="00533C04" w:rsidRPr="00FB2CED">
        <w:rPr>
          <w:color w:val="000000" w:themeColor="text1"/>
        </w:rPr>
        <w:t>occur at specific times of year or under specific environmental conditions</w:t>
      </w:r>
      <w:r w:rsidR="00DD49C5">
        <w:rPr>
          <w:color w:val="000000" w:themeColor="text1"/>
        </w:rPr>
        <w:t xml:space="preserve"> (i.e. phenology)</w:t>
      </w:r>
      <w:r>
        <w:rPr>
          <w:color w:val="000000" w:themeColor="text1"/>
        </w:rPr>
        <w:t xml:space="preserve">, and </w:t>
      </w:r>
      <w:r w:rsidR="0084176E">
        <w:rPr>
          <w:color w:val="000000" w:themeColor="text1"/>
        </w:rPr>
        <w:t xml:space="preserve">temporal </w:t>
      </w:r>
      <w:r>
        <w:rPr>
          <w:color w:val="000000" w:themeColor="text1"/>
        </w:rPr>
        <w:t xml:space="preserve">shifts in </w:t>
      </w:r>
      <w:r w:rsidR="0084176E">
        <w:rPr>
          <w:color w:val="000000" w:themeColor="text1"/>
        </w:rPr>
        <w:t xml:space="preserve">these </w:t>
      </w:r>
      <w:r>
        <w:rPr>
          <w:color w:val="000000" w:themeColor="text1"/>
        </w:rPr>
        <w:t xml:space="preserve">seasonal </w:t>
      </w:r>
      <w:r w:rsidR="00594F7D">
        <w:rPr>
          <w:color w:val="000000" w:themeColor="text1"/>
        </w:rPr>
        <w:t xml:space="preserve">phenomena </w:t>
      </w:r>
      <w:r>
        <w:rPr>
          <w:color w:val="000000" w:themeColor="text1"/>
        </w:rPr>
        <w:t>are widespread and well-</w:t>
      </w:r>
      <w:r w:rsidR="00533C04" w:rsidRPr="00FB2CED">
        <w:rPr>
          <w:color w:val="000000" w:themeColor="text1"/>
        </w:rPr>
        <w:t>documented response</w:t>
      </w:r>
      <w:r w:rsidR="00C61F51">
        <w:rPr>
          <w:color w:val="000000" w:themeColor="text1"/>
        </w:rPr>
        <w:t>s</w:t>
      </w:r>
      <w:r w:rsidR="00533C04" w:rsidRPr="00FB2CED">
        <w:rPr>
          <w:color w:val="000000" w:themeColor="text1"/>
        </w:rPr>
        <w:t xml:space="preserve"> to climate change</w:t>
      </w:r>
      <w:r w:rsidR="00C11133">
        <w:rPr>
          <w:color w:val="000000" w:themeColor="text1"/>
        </w:rPr>
        <w:t xml:space="preserve"> </w:t>
      </w:r>
      <w:commentRangeStart w:id="85"/>
      <w:r w:rsidR="0047750B">
        <w:rPr>
          <w:color w:val="000000" w:themeColor="text1"/>
        </w:rPr>
        <w:fldChar w:fldCharType="begin">
          <w:fldData xml:space="preserve">PEVuZE5vdGU+PENpdGU+PEF1dGhvcj5QYXJtZXNhbjwvQXV0aG9yPjxZZWFyPjIwMDM8L1llYXI+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</w:fldData>
        </w:fldChar>
      </w:r>
      <w:r w:rsidR="00763F7D">
        <w:rPr>
          <w:color w:val="000000" w:themeColor="text1"/>
        </w:rPr>
        <w:instrText xml:space="preserve"> ADDIN EN.CITE </w:instrText>
      </w:r>
      <w:r w:rsidR="0047750B">
        <w:rPr>
          <w:color w:val="000000" w:themeColor="text1"/>
        </w:rPr>
        <w:fldChar w:fldCharType="begin">
          <w:fldData xml:space="preserve">PEVuZE5vdGU+PENpdGU+PEF1dGhvcj5QYXJtZXNhbjwvQXV0aG9yPjxZZWFyPjIwMDM8L1llYXI+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</w:fldData>
        </w:fldChar>
      </w:r>
      <w:r w:rsidR="00763F7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763F7D">
        <w:rPr>
          <w:noProof/>
          <w:color w:val="000000" w:themeColor="text1"/>
        </w:rPr>
        <w:t>(Parmesan &amp; Yohe 2003; Diez</w:t>
      </w:r>
      <w:r w:rsidR="00763F7D" w:rsidRPr="00763F7D">
        <w:rPr>
          <w:i/>
          <w:noProof/>
          <w:color w:val="000000" w:themeColor="text1"/>
        </w:rPr>
        <w:t xml:space="preserve"> et al.</w:t>
      </w:r>
      <w:r w:rsidR="00763F7D">
        <w:rPr>
          <w:noProof/>
          <w:color w:val="000000" w:themeColor="text1"/>
        </w:rPr>
        <w:t xml:space="preserve"> 2012; Thackeray</w:t>
      </w:r>
      <w:r w:rsidR="00763F7D" w:rsidRPr="00763F7D">
        <w:rPr>
          <w:i/>
          <w:noProof/>
          <w:color w:val="000000" w:themeColor="text1"/>
        </w:rPr>
        <w:t xml:space="preserve"> et al.</w:t>
      </w:r>
      <w:r w:rsidR="00763F7D">
        <w:rPr>
          <w:noProof/>
          <w:color w:val="000000" w:themeColor="text1"/>
        </w:rPr>
        <w:t xml:space="preserve"> 2016)</w:t>
      </w:r>
      <w:r w:rsidR="0047750B">
        <w:rPr>
          <w:color w:val="000000" w:themeColor="text1"/>
        </w:rPr>
        <w:fldChar w:fldCharType="end"/>
      </w:r>
      <w:commentRangeEnd w:id="85"/>
      <w:r w:rsidR="004F18AF">
        <w:rPr>
          <w:rStyle w:val="CommentReference"/>
        </w:rPr>
        <w:commentReference w:id="85"/>
      </w:r>
      <w:r w:rsidR="00533C04" w:rsidRPr="00FB2CED">
        <w:rPr>
          <w:color w:val="000000" w:themeColor="text1"/>
        </w:rPr>
        <w:t xml:space="preserve">. </w:t>
      </w:r>
      <w:r w:rsidR="00497B7F">
        <w:rPr>
          <w:color w:val="000000" w:themeColor="text1"/>
        </w:rPr>
        <w:t>O</w:t>
      </w:r>
      <w:r w:rsidR="0084176E">
        <w:rPr>
          <w:color w:val="000000" w:themeColor="text1"/>
        </w:rPr>
        <w:t xml:space="preserve">rganisms </w:t>
      </w:r>
      <w:r w:rsidR="00533C04" w:rsidRPr="00FB2CED">
        <w:rPr>
          <w:color w:val="000000" w:themeColor="text1"/>
        </w:rPr>
        <w:t xml:space="preserve">across a </w:t>
      </w:r>
      <w:r w:rsidR="00DD49C5">
        <w:rPr>
          <w:color w:val="000000" w:themeColor="text1"/>
        </w:rPr>
        <w:t xml:space="preserve">wide </w:t>
      </w:r>
      <w:r w:rsidR="00533C04" w:rsidRPr="00FB2CED">
        <w:rPr>
          <w:color w:val="000000" w:themeColor="text1"/>
        </w:rPr>
        <w:t>range of taxa and habitats</w:t>
      </w:r>
      <w:r w:rsidR="006B44CE">
        <w:rPr>
          <w:color w:val="000000" w:themeColor="text1"/>
        </w:rPr>
        <w:t xml:space="preserve"> </w:t>
      </w:r>
      <w:r w:rsidR="0084176E">
        <w:rPr>
          <w:color w:val="000000" w:themeColor="text1"/>
        </w:rPr>
        <w:t xml:space="preserve">are </w:t>
      </w:r>
      <w:r w:rsidR="006B44CE">
        <w:rPr>
          <w:color w:val="000000" w:themeColor="text1"/>
        </w:rPr>
        <w:t xml:space="preserve">advancing </w:t>
      </w:r>
      <w:r w:rsidR="003D1E79">
        <w:rPr>
          <w:color w:val="000000" w:themeColor="text1"/>
        </w:rPr>
        <w:t xml:space="preserve">their </w:t>
      </w:r>
      <w:r w:rsidR="0084176E">
        <w:rPr>
          <w:color w:val="000000" w:themeColor="text1"/>
        </w:rPr>
        <w:t>phenolog</w:t>
      </w:r>
      <w:r w:rsidR="00EE447D">
        <w:rPr>
          <w:color w:val="000000" w:themeColor="text1"/>
        </w:rPr>
        <w:t>y</w:t>
      </w:r>
      <w:r w:rsidR="0084176E">
        <w:rPr>
          <w:color w:val="000000" w:themeColor="text1"/>
        </w:rPr>
        <w:t xml:space="preserve"> </w:t>
      </w:r>
      <w:r w:rsidR="006B44CE">
        <w:rPr>
          <w:color w:val="000000" w:themeColor="text1"/>
        </w:rPr>
        <w:t>relative to calendar</w:t>
      </w:r>
      <w:r w:rsidR="00A93DDC">
        <w:rPr>
          <w:color w:val="000000" w:themeColor="text1"/>
        </w:rPr>
        <w:t xml:space="preserve"> date</w:t>
      </w:r>
      <w:r w:rsidR="0084176E">
        <w:rPr>
          <w:color w:val="000000" w:themeColor="text1"/>
        </w:rPr>
        <w:t>s,</w:t>
      </w:r>
      <w:r w:rsidR="00497B7F">
        <w:rPr>
          <w:color w:val="000000" w:themeColor="text1"/>
        </w:rPr>
        <w:t xml:space="preserve"> but</w:t>
      </w:r>
      <w:r w:rsidR="0084176E">
        <w:rPr>
          <w:color w:val="000000" w:themeColor="text1"/>
        </w:rPr>
        <w:t xml:space="preserve"> there is also considerable </w:t>
      </w:r>
      <w:r w:rsidR="00D52659">
        <w:rPr>
          <w:color w:val="000000" w:themeColor="text1"/>
        </w:rPr>
        <w:t xml:space="preserve">species- </w:t>
      </w:r>
      <w:r w:rsidR="0084176E">
        <w:rPr>
          <w:color w:val="000000" w:themeColor="text1"/>
        </w:rPr>
        <w:t>and population</w:t>
      </w:r>
      <w:r w:rsidR="00D52659">
        <w:rPr>
          <w:color w:val="000000" w:themeColor="text1"/>
        </w:rPr>
        <w:t>-level</w:t>
      </w:r>
      <w:r w:rsidR="0084176E">
        <w:rPr>
          <w:color w:val="000000" w:themeColor="text1"/>
        </w:rPr>
        <w:t xml:space="preserve"> variation in the direction and magnitude of these phenological shifts (see Box 1).</w:t>
      </w:r>
      <w:r w:rsidR="00A93DDC">
        <w:rPr>
          <w:color w:val="000000" w:themeColor="text1"/>
        </w:rPr>
        <w:t xml:space="preserve"> </w:t>
      </w:r>
      <w:r w:rsidR="0084176E">
        <w:rPr>
          <w:color w:val="000000" w:themeColor="text1"/>
        </w:rPr>
        <w:t xml:space="preserve">This variation </w:t>
      </w:r>
      <w:r w:rsidR="00A93DDC">
        <w:rPr>
          <w:color w:val="000000" w:themeColor="text1"/>
        </w:rPr>
        <w:t>can have dramatic consequences</w:t>
      </w:r>
      <w:r w:rsidR="0084176E">
        <w:rPr>
          <w:color w:val="000000" w:themeColor="text1"/>
        </w:rPr>
        <w:t xml:space="preserve"> for species interactions</w:t>
      </w:r>
      <w:r w:rsidR="00A93DDC">
        <w:rPr>
          <w:color w:val="000000" w:themeColor="text1"/>
        </w:rPr>
        <w:t>, especially when the relative timing of events</w:t>
      </w:r>
      <w:r w:rsidR="003D1E79">
        <w:rPr>
          <w:color w:val="000000" w:themeColor="text1"/>
        </w:rPr>
        <w:t xml:space="preserve"> between species</w:t>
      </w:r>
      <w:r w:rsidR="00A93DDC">
        <w:rPr>
          <w:color w:val="000000" w:themeColor="text1"/>
        </w:rPr>
        <w:t xml:space="preserve"> is disrupted.</w:t>
      </w:r>
      <w:r w:rsidR="00395512">
        <w:rPr>
          <w:color w:val="000000" w:themeColor="text1"/>
        </w:rPr>
        <w:t xml:space="preserve"> </w:t>
      </w:r>
      <w:r w:rsidR="00A93DDC">
        <w:rPr>
          <w:color w:val="000000" w:themeColor="text1"/>
        </w:rPr>
        <w:t>For example</w:t>
      </w:r>
      <w:r w:rsidR="004D113B">
        <w:rPr>
          <w:color w:val="000000" w:themeColor="text1"/>
        </w:rPr>
        <w:t>,</w:t>
      </w:r>
      <w:r w:rsidR="00A93DDC">
        <w:rPr>
          <w:color w:val="000000" w:themeColor="text1"/>
        </w:rPr>
        <w:t xml:space="preserve"> when</w:t>
      </w:r>
      <w:r w:rsidR="0084176E">
        <w:rPr>
          <w:color w:val="000000" w:themeColor="text1"/>
        </w:rPr>
        <w:t xml:space="preserve"> the phenological shifts of</w:t>
      </w:r>
      <w:r w:rsidR="00A93DDC">
        <w:rPr>
          <w:color w:val="000000" w:themeColor="text1"/>
        </w:rPr>
        <w:t xml:space="preserve"> interacting species </w:t>
      </w:r>
      <w:r w:rsidR="0084176E">
        <w:rPr>
          <w:color w:val="000000" w:themeColor="text1"/>
        </w:rPr>
        <w:t xml:space="preserve">differ in direction or magnitude, the resulting </w:t>
      </w:r>
      <w:r w:rsidR="00DC4CA0">
        <w:rPr>
          <w:color w:val="000000" w:themeColor="text1"/>
        </w:rPr>
        <w:t xml:space="preserve">offset </w:t>
      </w:r>
      <w:r w:rsidR="00DD49C5">
        <w:rPr>
          <w:color w:val="000000" w:themeColor="text1"/>
        </w:rPr>
        <w:t xml:space="preserve">in relative timing </w:t>
      </w:r>
      <w:r w:rsidR="00A93DDC">
        <w:rPr>
          <w:color w:val="000000" w:themeColor="text1"/>
        </w:rPr>
        <w:t>(</w:t>
      </w:r>
      <w:commentRangeStart w:id="86"/>
      <w:r w:rsidR="00A93DDC">
        <w:rPr>
          <w:color w:val="000000" w:themeColor="text1"/>
        </w:rPr>
        <w:t xml:space="preserve">see </w:t>
      </w:r>
      <w:r w:rsidR="0084176E">
        <w:rPr>
          <w:color w:val="000000" w:themeColor="text1"/>
        </w:rPr>
        <w:t>Box 1</w:t>
      </w:r>
      <w:commentRangeEnd w:id="86"/>
      <w:r w:rsidR="000C4185">
        <w:rPr>
          <w:rStyle w:val="CommentReference"/>
        </w:rPr>
        <w:commentReference w:id="86"/>
      </w:r>
      <w:r w:rsidR="00A93DDC">
        <w:rPr>
          <w:color w:val="000000" w:themeColor="text1"/>
        </w:rPr>
        <w:t xml:space="preserve">) </w:t>
      </w:r>
      <w:r w:rsidR="0084176E">
        <w:rPr>
          <w:color w:val="000000" w:themeColor="text1"/>
        </w:rPr>
        <w:t xml:space="preserve">can alter the outcomes of species interactions </w:t>
      </w:r>
      <w:r w:rsidR="00F32F56">
        <w:rPr>
          <w:color w:val="000000" w:themeColor="text1"/>
        </w:rPr>
        <w:t>with consequences for</w:t>
      </w:r>
      <w:r w:rsidR="00872FB4" w:rsidRPr="00FB2CED">
        <w:rPr>
          <w:color w:val="000000" w:themeColor="text1"/>
        </w:rPr>
        <w:t xml:space="preserve"> population persistence and ecosystem function (e.g. </w:t>
      </w:r>
      <w:r w:rsidR="0047750B">
        <w:rPr>
          <w:color w:val="000000" w:themeColor="text1"/>
        </w:rPr>
        <w:fldChar w:fldCharType="begin">
          <w:fldData xml:space="preserve">PEVuZE5vdGU+PENpdGU+PEF1dGhvcj5Cb3RoPC9BdXRob3I+PFllYXI+MjAwNjwvWWVhcj48UmVj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</w:fldData>
        </w:fldChar>
      </w:r>
      <w:r w:rsidR="00975C92">
        <w:rPr>
          <w:color w:val="000000" w:themeColor="text1"/>
        </w:rPr>
        <w:instrText xml:space="preserve"> ADDIN EN.CITE </w:instrText>
      </w:r>
      <w:r w:rsidR="0047750B">
        <w:rPr>
          <w:color w:val="000000" w:themeColor="text1"/>
        </w:rPr>
        <w:fldChar w:fldCharType="begin">
          <w:fldData xml:space="preserve">PEVuZE5vdGU+PENpdGU+PEF1dGhvcj5Cb3RoPC9BdXRob3I+PFllYXI+MjAwNjwvWWVhcj48UmVj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</w:fldData>
        </w:fldChar>
      </w:r>
      <w:r w:rsidR="00975C9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975C92">
        <w:rPr>
          <w:noProof/>
          <w:color w:val="000000" w:themeColor="text1"/>
        </w:rPr>
        <w:t>(Both</w:t>
      </w:r>
      <w:r w:rsidR="00975C92" w:rsidRPr="00975C92">
        <w:rPr>
          <w:i/>
          <w:noProof/>
          <w:color w:val="000000" w:themeColor="text1"/>
        </w:rPr>
        <w:t xml:space="preserve"> et al.</w:t>
      </w:r>
      <w:r w:rsidR="00975C92">
        <w:rPr>
          <w:noProof/>
          <w:color w:val="000000" w:themeColor="text1"/>
        </w:rPr>
        <w:t xml:space="preserve"> 2006; Mooney</w:t>
      </w:r>
      <w:r w:rsidR="00975C92" w:rsidRPr="00975C92">
        <w:rPr>
          <w:i/>
          <w:noProof/>
          <w:color w:val="000000" w:themeColor="text1"/>
        </w:rPr>
        <w:t xml:space="preserve"> et al.</w:t>
      </w:r>
      <w:r w:rsidR="00975C92">
        <w:rPr>
          <w:noProof/>
          <w:color w:val="000000" w:themeColor="text1"/>
        </w:rPr>
        <w:t xml:space="preserve"> 2009; Miller-Rushing</w:t>
      </w:r>
      <w:r w:rsidR="00975C92" w:rsidRPr="00975C92">
        <w:rPr>
          <w:i/>
          <w:noProof/>
          <w:color w:val="000000" w:themeColor="text1"/>
        </w:rPr>
        <w:t xml:space="preserve"> et al.</w:t>
      </w:r>
      <w:r w:rsidR="00975C92">
        <w:rPr>
          <w:noProof/>
          <w:color w:val="000000" w:themeColor="text1"/>
        </w:rPr>
        <w:t xml:space="preserve"> 2010; Yang &amp; Rudolf 2010; Rasmussen</w:t>
      </w:r>
      <w:r w:rsidR="00975C92" w:rsidRPr="00975C92">
        <w:rPr>
          <w:i/>
          <w:noProof/>
          <w:color w:val="000000" w:themeColor="text1"/>
        </w:rPr>
        <w:t xml:space="preserve"> et al.</w:t>
      </w:r>
      <w:r w:rsidR="00975C92">
        <w:rPr>
          <w:noProof/>
          <w:color w:val="000000" w:themeColor="text1"/>
        </w:rPr>
        <w:t xml:space="preserve"> 2014)</w:t>
      </w:r>
      <w:r w:rsidR="0047750B">
        <w:rPr>
          <w:color w:val="000000" w:themeColor="text1"/>
        </w:rPr>
        <w:fldChar w:fldCharType="end"/>
      </w:r>
      <w:r w:rsidR="003D1E79">
        <w:rPr>
          <w:color w:val="000000" w:themeColor="text1"/>
        </w:rPr>
        <w:t xml:space="preserve"> </w:t>
      </w:r>
      <w:commentRangeStart w:id="87"/>
      <w:r w:rsidR="003D1E79">
        <w:rPr>
          <w:color w:val="000000" w:themeColor="text1"/>
        </w:rPr>
        <w:t>but see (</w:t>
      </w:r>
      <w:commentRangeStart w:id="88"/>
      <w:r w:rsidR="00D13D78" w:rsidRPr="00832088">
        <w:rPr>
          <w:color w:val="000000" w:themeColor="text1"/>
        </w:rPr>
        <w:t>x, y z references for counter examples where no consequences</w:t>
      </w:r>
      <w:commentRangeEnd w:id="88"/>
      <w:r w:rsidR="00832088">
        <w:rPr>
          <w:rStyle w:val="CommentReference"/>
        </w:rPr>
        <w:commentReference w:id="88"/>
      </w:r>
      <w:r w:rsidR="003D1E79">
        <w:rPr>
          <w:color w:val="000000" w:themeColor="text1"/>
        </w:rPr>
        <w:t>)</w:t>
      </w:r>
      <w:r w:rsidR="007D44DF">
        <w:rPr>
          <w:color w:val="000000" w:themeColor="text1"/>
        </w:rPr>
        <w:t>.</w:t>
      </w:r>
      <w:r w:rsidR="0074419F" w:rsidRPr="00FB2CED">
        <w:rPr>
          <w:color w:val="000000" w:themeColor="text1"/>
        </w:rPr>
        <w:t xml:space="preserve"> </w:t>
      </w:r>
      <w:commentRangeEnd w:id="87"/>
      <w:r w:rsidR="000C4185">
        <w:rPr>
          <w:rStyle w:val="CommentReference"/>
        </w:rPr>
        <w:commentReference w:id="87"/>
      </w:r>
    </w:p>
    <w:p w14:paraId="279FFA0C" w14:textId="3CF102CE" w:rsidR="004339C9" w:rsidRPr="00AB3893" w:rsidDel="00AB3893" w:rsidRDefault="0068321C" w:rsidP="0097390A">
      <w:pPr>
        <w:pStyle w:val="CommentText"/>
        <w:spacing w:line="480" w:lineRule="auto"/>
        <w:rPr>
          <w:del w:id="89" w:author="Louie Yang" w:date="2016-11-16T15:10:00Z"/>
          <w:color w:val="000000" w:themeColor="text1"/>
          <w:sz w:val="22"/>
          <w:szCs w:val="22"/>
        </w:rPr>
      </w:pPr>
      <w:r w:rsidRPr="00404599">
        <w:rPr>
          <w:color w:val="000000" w:themeColor="text1"/>
          <w:sz w:val="22"/>
          <w:szCs w:val="22"/>
        </w:rPr>
        <w:t xml:space="preserve">Several attempts have been made to explain </w:t>
      </w:r>
      <w:ins w:id="90" w:author="Louie Yang" w:date="2016-11-16T14:43:00Z">
        <w:r w:rsidR="000C4185">
          <w:rPr>
            <w:color w:val="000000" w:themeColor="text1"/>
            <w:sz w:val="22"/>
            <w:szCs w:val="22"/>
          </w:rPr>
          <w:t xml:space="preserve">this </w:t>
        </w:r>
      </w:ins>
      <w:del w:id="91" w:author="Louie Yang" w:date="2016-11-16T14:43:00Z">
        <w:r w:rsidRPr="00404599" w:rsidDel="000C4185">
          <w:rPr>
            <w:color w:val="000000" w:themeColor="text1"/>
            <w:sz w:val="22"/>
            <w:szCs w:val="22"/>
          </w:rPr>
          <w:delText xml:space="preserve">the </w:delText>
        </w:r>
      </w:del>
      <w:ins w:id="92" w:author="Louie Yang" w:date="2016-11-16T14:43:00Z">
        <w:r w:rsidR="000C4185">
          <w:rPr>
            <w:color w:val="000000" w:themeColor="text1"/>
            <w:sz w:val="22"/>
            <w:szCs w:val="22"/>
          </w:rPr>
          <w:t>observed</w:t>
        </w:r>
        <w:r w:rsidR="000C4185" w:rsidRPr="00404599">
          <w:rPr>
            <w:color w:val="000000" w:themeColor="text1"/>
            <w:sz w:val="22"/>
            <w:szCs w:val="22"/>
          </w:rPr>
          <w:t xml:space="preserve"> </w:t>
        </w:r>
      </w:ins>
      <w:r w:rsidRPr="00404599">
        <w:rPr>
          <w:color w:val="000000" w:themeColor="text1"/>
          <w:sz w:val="22"/>
          <w:szCs w:val="22"/>
        </w:rPr>
        <w:t xml:space="preserve">variation </w:t>
      </w:r>
      <w:del w:id="93" w:author="Louie Yang" w:date="2016-11-16T14:43:00Z">
        <w:r w:rsidR="00DC4CA0" w:rsidDel="000C4185">
          <w:rPr>
            <w:color w:val="000000" w:themeColor="text1"/>
            <w:sz w:val="22"/>
            <w:szCs w:val="22"/>
          </w:rPr>
          <w:delText xml:space="preserve">of response to climate change </w:delText>
        </w:r>
        <w:r w:rsidRPr="00404599" w:rsidDel="000C4185">
          <w:rPr>
            <w:color w:val="000000" w:themeColor="text1"/>
            <w:sz w:val="22"/>
            <w:szCs w:val="22"/>
          </w:rPr>
          <w:delText xml:space="preserve">observed </w:delText>
        </w:r>
      </w:del>
      <w:r w:rsidRPr="00404599">
        <w:rPr>
          <w:color w:val="000000" w:themeColor="text1"/>
          <w:sz w:val="22"/>
          <w:szCs w:val="22"/>
        </w:rPr>
        <w:t xml:space="preserve">in </w:t>
      </w:r>
      <w:r w:rsidRPr="008B41A3">
        <w:rPr>
          <w:color w:val="000000" w:themeColor="text1"/>
          <w:sz w:val="22"/>
          <w:szCs w:val="22"/>
        </w:rPr>
        <w:t>phenological shifts (e.</w:t>
      </w:r>
      <w:commentRangeStart w:id="94"/>
      <w:r w:rsidRPr="008B41A3">
        <w:rPr>
          <w:color w:val="000000" w:themeColor="text1"/>
          <w:sz w:val="22"/>
          <w:szCs w:val="22"/>
        </w:rPr>
        <w:t xml:space="preserve">g. </w:t>
      </w:r>
      <w:r w:rsidR="0047750B" w:rsidRPr="008B41A3">
        <w:rPr>
          <w:color w:val="000000" w:themeColor="text1"/>
        </w:rPr>
        <w:fldChar w:fldCharType="begin">
          <w:fldData xml:space="preserve">PEVuZE5vdGU+PENpdGU+PEF1dGhvcj5QYXJtZXNhbjwvQXV0aG9yPjxZZWFyPjIwMDc8L1llYXI+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</w:fldData>
        </w:fldChar>
      </w:r>
      <w:r w:rsidRPr="008B41A3">
        <w:rPr>
          <w:color w:val="000000" w:themeColor="text1"/>
          <w:sz w:val="22"/>
          <w:szCs w:val="22"/>
        </w:rPr>
        <w:instrText xml:space="preserve"> ADDIN EN.CITE </w:instrText>
      </w:r>
      <w:r w:rsidR="0047750B" w:rsidRPr="008B41A3">
        <w:rPr>
          <w:color w:val="000000" w:themeColor="text1"/>
        </w:rPr>
        <w:fldChar w:fldCharType="begin">
          <w:fldData xml:space="preserve">PEVuZE5vdGU+PENpdGU+PEF1dGhvcj5QYXJtZXNhbjwvQXV0aG9yPjxZZWFyPjIwMDc8L1llYXI+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</w:fldData>
        </w:fldChar>
      </w:r>
      <w:r w:rsidRPr="008B41A3">
        <w:rPr>
          <w:color w:val="000000" w:themeColor="text1"/>
          <w:sz w:val="22"/>
          <w:szCs w:val="22"/>
        </w:rPr>
        <w:instrText xml:space="preserve"> ADDIN EN.CITE.DATA </w:instrText>
      </w:r>
      <w:r w:rsidR="0047750B" w:rsidRPr="008B41A3">
        <w:rPr>
          <w:color w:val="000000" w:themeColor="text1"/>
        </w:rPr>
      </w:r>
      <w:r w:rsidR="0047750B" w:rsidRPr="008B41A3">
        <w:rPr>
          <w:color w:val="000000" w:themeColor="text1"/>
        </w:rPr>
        <w:fldChar w:fldCharType="end"/>
      </w:r>
      <w:r w:rsidR="0047750B" w:rsidRPr="008B41A3">
        <w:rPr>
          <w:color w:val="000000" w:themeColor="text1"/>
        </w:rPr>
      </w:r>
      <w:r w:rsidR="0047750B" w:rsidRPr="008B41A3">
        <w:rPr>
          <w:color w:val="000000" w:themeColor="text1"/>
        </w:rPr>
        <w:fldChar w:fldCharType="separate"/>
      </w:r>
      <w:r w:rsidRPr="008B41A3">
        <w:rPr>
          <w:noProof/>
          <w:color w:val="000000" w:themeColor="text1"/>
          <w:sz w:val="22"/>
          <w:szCs w:val="22"/>
        </w:rPr>
        <w:t>(Parmesan 2007; Thackeray</w:t>
      </w:r>
      <w:r w:rsidRPr="008B41A3">
        <w:rPr>
          <w:i/>
          <w:noProof/>
          <w:color w:val="000000" w:themeColor="text1"/>
          <w:sz w:val="22"/>
          <w:szCs w:val="22"/>
        </w:rPr>
        <w:t xml:space="preserve"> et al.</w:t>
      </w:r>
      <w:r w:rsidRPr="008B41A3">
        <w:rPr>
          <w:noProof/>
          <w:color w:val="000000" w:themeColor="text1"/>
          <w:sz w:val="22"/>
          <w:szCs w:val="22"/>
        </w:rPr>
        <w:t xml:space="preserve"> 2010)</w:t>
      </w:r>
      <w:r w:rsidR="0047750B" w:rsidRPr="008B41A3">
        <w:rPr>
          <w:color w:val="000000" w:themeColor="text1"/>
        </w:rPr>
        <w:fldChar w:fldCharType="end"/>
      </w:r>
      <w:commentRangeEnd w:id="94"/>
      <w:r w:rsidR="001F1A98">
        <w:rPr>
          <w:rStyle w:val="CommentReference"/>
        </w:rPr>
        <w:commentReference w:id="94"/>
      </w:r>
      <w:ins w:id="95" w:author="Louie Yang" w:date="2016-11-16T15:00:00Z">
        <w:r w:rsidR="00586868">
          <w:rPr>
            <w:color w:val="000000" w:themeColor="text1"/>
            <w:sz w:val="22"/>
            <w:szCs w:val="22"/>
          </w:rPr>
          <w:t xml:space="preserve">, </w:t>
        </w:r>
      </w:ins>
      <w:ins w:id="96" w:author="Louie Yang" w:date="2016-11-16T15:02:00Z">
        <w:r w:rsidR="00586868">
          <w:rPr>
            <w:color w:val="000000" w:themeColor="text1"/>
            <w:sz w:val="22"/>
            <w:szCs w:val="22"/>
          </w:rPr>
          <w:t>moving from</w:t>
        </w:r>
      </w:ins>
      <w:ins w:id="97" w:author="Louie Yang" w:date="2016-11-16T15:00:00Z">
        <w:r w:rsidR="00586868">
          <w:rPr>
            <w:color w:val="000000" w:themeColor="text1"/>
            <w:sz w:val="22"/>
            <w:szCs w:val="22"/>
          </w:rPr>
          <w:t xml:space="preserve"> studies of correlation </w:t>
        </w:r>
      </w:ins>
      <w:ins w:id="98" w:author="Louie Yang" w:date="2016-11-16T15:02:00Z">
        <w:r w:rsidR="00586868">
          <w:rPr>
            <w:color w:val="000000" w:themeColor="text1"/>
            <w:sz w:val="22"/>
            <w:szCs w:val="22"/>
          </w:rPr>
          <w:t xml:space="preserve">to </w:t>
        </w:r>
      </w:ins>
      <w:ins w:id="99" w:author="Louie Yang" w:date="2016-11-16T15:00:00Z">
        <w:r w:rsidR="00586868">
          <w:rPr>
            <w:color w:val="000000" w:themeColor="text1"/>
            <w:sz w:val="22"/>
            <w:szCs w:val="22"/>
          </w:rPr>
          <w:t>causation.</w:t>
        </w:r>
      </w:ins>
      <w:del w:id="100" w:author="Louie Yang" w:date="2016-11-16T15:00:00Z">
        <w:r w:rsidRPr="008B41A3" w:rsidDel="00586868">
          <w:rPr>
            <w:color w:val="000000" w:themeColor="text1"/>
            <w:sz w:val="22"/>
            <w:szCs w:val="22"/>
          </w:rPr>
          <w:delText>.</w:delText>
        </w:r>
      </w:del>
      <w:r w:rsidRPr="008B41A3">
        <w:rPr>
          <w:color w:val="000000" w:themeColor="text1"/>
          <w:sz w:val="22"/>
          <w:szCs w:val="22"/>
        </w:rPr>
        <w:t xml:space="preserve"> One common approach has been to </w:t>
      </w:r>
      <w:r>
        <w:rPr>
          <w:color w:val="000000" w:themeColor="text1"/>
          <w:sz w:val="22"/>
          <w:szCs w:val="22"/>
        </w:rPr>
        <w:t>search for</w:t>
      </w:r>
      <w:r w:rsidRPr="008B41A3">
        <w:rPr>
          <w:color w:val="000000" w:themeColor="text1"/>
          <w:sz w:val="22"/>
          <w:szCs w:val="22"/>
        </w:rPr>
        <w:t xml:space="preserve"> </w:t>
      </w:r>
      <w:r w:rsidR="004E7331">
        <w:rPr>
          <w:color w:val="000000" w:themeColor="text1"/>
          <w:sz w:val="22"/>
          <w:szCs w:val="22"/>
        </w:rPr>
        <w:t xml:space="preserve">key explanatory factors – specific traits of the environment or organism – which are generally associated with </w:t>
      </w:r>
      <w:r w:rsidRPr="008B41A3">
        <w:rPr>
          <w:color w:val="000000" w:themeColor="text1"/>
          <w:sz w:val="22"/>
          <w:szCs w:val="22"/>
        </w:rPr>
        <w:t>patterns of phenological shifts</w:t>
      </w:r>
      <w:r w:rsidR="004E7331">
        <w:rPr>
          <w:color w:val="000000" w:themeColor="text1"/>
          <w:sz w:val="22"/>
          <w:szCs w:val="22"/>
        </w:rPr>
        <w:t>.</w:t>
      </w:r>
      <w:r w:rsidR="004E4C94">
        <w:rPr>
          <w:color w:val="000000" w:themeColor="text1"/>
          <w:sz w:val="22"/>
          <w:szCs w:val="22"/>
        </w:rPr>
        <w:t xml:space="preserve"> </w:t>
      </w:r>
      <w:del w:id="101" w:author="Louie Yang" w:date="2016-11-16T14:59:00Z">
        <w:r w:rsidR="004E4C94" w:rsidDel="00586868">
          <w:rPr>
            <w:color w:val="000000" w:themeColor="text1"/>
            <w:sz w:val="22"/>
            <w:szCs w:val="22"/>
          </w:rPr>
          <w:delText>For example, many</w:delText>
        </w:r>
        <w:r w:rsidRPr="008B41A3" w:rsidDel="00586868">
          <w:rPr>
            <w:color w:val="000000" w:themeColor="text1"/>
            <w:sz w:val="22"/>
            <w:szCs w:val="22"/>
          </w:rPr>
          <w:delText xml:space="preserve"> studies have </w:delText>
        </w:r>
        <w:r w:rsidDel="00586868">
          <w:rPr>
            <w:color w:val="000000" w:themeColor="text1"/>
            <w:sz w:val="22"/>
            <w:szCs w:val="22"/>
          </w:rPr>
          <w:delText>investigated the</w:delText>
        </w:r>
        <w:r w:rsidRPr="008B41A3" w:rsidDel="00586868">
          <w:rPr>
            <w:color w:val="000000" w:themeColor="text1"/>
            <w:sz w:val="22"/>
            <w:szCs w:val="22"/>
          </w:rPr>
          <w:delText xml:space="preserve"> </w:delText>
        </w:r>
        <w:r w:rsidDel="00586868">
          <w:rPr>
            <w:color w:val="000000" w:themeColor="text1"/>
            <w:sz w:val="22"/>
            <w:szCs w:val="22"/>
          </w:rPr>
          <w:delText>relationship between</w:delText>
        </w:r>
        <w:r w:rsidR="004E4C94" w:rsidDel="00586868">
          <w:rPr>
            <w:color w:val="000000" w:themeColor="text1"/>
            <w:sz w:val="22"/>
            <w:szCs w:val="22"/>
          </w:rPr>
          <w:delText xml:space="preserve"> trophic level</w:delText>
        </w:r>
        <w:r w:rsidRPr="008B41A3" w:rsidDel="00586868">
          <w:rPr>
            <w:color w:val="000000" w:themeColor="text1"/>
            <w:sz w:val="22"/>
            <w:szCs w:val="22"/>
          </w:rPr>
          <w:delText xml:space="preserve"> </w:delText>
        </w:r>
        <w:r w:rsidDel="00586868">
          <w:rPr>
            <w:color w:val="000000" w:themeColor="text1"/>
            <w:sz w:val="22"/>
            <w:szCs w:val="22"/>
          </w:rPr>
          <w:delText>and</w:delText>
        </w:r>
        <w:r w:rsidRPr="008B41A3" w:rsidDel="00586868">
          <w:rPr>
            <w:color w:val="000000" w:themeColor="text1"/>
            <w:sz w:val="22"/>
            <w:szCs w:val="22"/>
          </w:rPr>
          <w:delText xml:space="preserve"> </w:delText>
        </w:r>
        <w:r w:rsidR="0031112A" w:rsidDel="00586868">
          <w:rPr>
            <w:color w:val="000000" w:themeColor="text1"/>
            <w:sz w:val="22"/>
            <w:szCs w:val="22"/>
          </w:rPr>
          <w:delText xml:space="preserve">phenological </w:delText>
        </w:r>
        <w:r w:rsidR="00A96119" w:rsidDel="00586868">
          <w:rPr>
            <w:color w:val="000000" w:themeColor="text1"/>
            <w:sz w:val="22"/>
            <w:szCs w:val="22"/>
          </w:rPr>
          <w:delText>shifts</w:delText>
        </w:r>
        <w:r w:rsidR="00B037AB" w:rsidDel="00586868">
          <w:rPr>
            <w:color w:val="000000" w:themeColor="text1"/>
            <w:sz w:val="22"/>
            <w:szCs w:val="22"/>
          </w:rPr>
          <w:delText xml:space="preserve"> </w:delText>
        </w:r>
        <w:commentRangeStart w:id="102"/>
        <w:commentRangeStart w:id="103"/>
        <w:r w:rsidR="00B037AB" w:rsidDel="00586868">
          <w:rPr>
            <w:color w:val="000000" w:themeColor="text1"/>
            <w:sz w:val="22"/>
            <w:szCs w:val="22"/>
          </w:rPr>
          <w:delText>(CITE THINGS HERE)</w:delText>
        </w:r>
        <w:r w:rsidDel="00586868">
          <w:rPr>
            <w:color w:val="000000" w:themeColor="text1"/>
            <w:sz w:val="22"/>
            <w:szCs w:val="22"/>
          </w:rPr>
          <w:delText xml:space="preserve">. </w:delText>
        </w:r>
        <w:commentRangeEnd w:id="102"/>
        <w:r w:rsidR="00B037AB" w:rsidDel="00586868">
          <w:rPr>
            <w:rStyle w:val="CommentReference"/>
          </w:rPr>
          <w:commentReference w:id="102"/>
        </w:r>
        <w:commentRangeEnd w:id="103"/>
        <w:r w:rsidR="00917C3D" w:rsidDel="00586868">
          <w:rPr>
            <w:rStyle w:val="CommentReference"/>
          </w:rPr>
          <w:commentReference w:id="103"/>
        </w:r>
        <w:r w:rsidR="00A96119" w:rsidDel="00586868">
          <w:rPr>
            <w:color w:val="000000" w:themeColor="text1"/>
            <w:sz w:val="22"/>
            <w:szCs w:val="22"/>
          </w:rPr>
          <w:delText>If s</w:delText>
        </w:r>
        <w:r w:rsidR="00F21D79" w:rsidDel="00586868">
          <w:rPr>
            <w:color w:val="000000" w:themeColor="text1"/>
            <w:sz w:val="22"/>
            <w:szCs w:val="22"/>
          </w:rPr>
          <w:delText>uch correlations are</w:delText>
        </w:r>
        <w:r w:rsidR="00A96119" w:rsidDel="00586868">
          <w:rPr>
            <w:color w:val="000000" w:themeColor="text1"/>
            <w:sz w:val="22"/>
            <w:szCs w:val="22"/>
          </w:rPr>
          <w:delText xml:space="preserve"> strong and consistent, they could </w:delText>
        </w:r>
        <w:r w:rsidR="00DC4CA0" w:rsidDel="00586868">
          <w:rPr>
            <w:color w:val="000000" w:themeColor="text1"/>
            <w:sz w:val="22"/>
            <w:szCs w:val="22"/>
          </w:rPr>
          <w:delText xml:space="preserve">facilitate </w:delText>
        </w:r>
        <w:r w:rsidRPr="00A75008" w:rsidDel="00586868">
          <w:rPr>
            <w:color w:val="000000" w:themeColor="text1"/>
            <w:sz w:val="22"/>
            <w:szCs w:val="22"/>
          </w:rPr>
          <w:delText>predict</w:delText>
        </w:r>
        <w:r w:rsidDel="00586868">
          <w:rPr>
            <w:color w:val="000000" w:themeColor="text1"/>
            <w:sz w:val="22"/>
            <w:szCs w:val="22"/>
          </w:rPr>
          <w:delText xml:space="preserve">ions </w:delText>
        </w:r>
        <w:r w:rsidR="00A96119" w:rsidDel="00586868">
          <w:rPr>
            <w:color w:val="000000" w:themeColor="text1"/>
            <w:sz w:val="22"/>
            <w:szCs w:val="22"/>
          </w:rPr>
          <w:delText xml:space="preserve">about </w:delText>
        </w:r>
        <w:r w:rsidRPr="00A75008" w:rsidDel="00586868">
          <w:rPr>
            <w:color w:val="000000" w:themeColor="text1"/>
            <w:sz w:val="22"/>
            <w:szCs w:val="22"/>
          </w:rPr>
          <w:delText xml:space="preserve">how </w:delText>
        </w:r>
        <w:r w:rsidR="00DC4CA0" w:rsidDel="00586868">
          <w:rPr>
            <w:color w:val="000000" w:themeColor="text1"/>
            <w:sz w:val="22"/>
            <w:szCs w:val="22"/>
          </w:rPr>
          <w:delText>species and populations</w:delText>
        </w:r>
        <w:r w:rsidR="00DC4CA0" w:rsidRPr="00A75008" w:rsidDel="00586868">
          <w:rPr>
            <w:color w:val="000000" w:themeColor="text1"/>
            <w:sz w:val="22"/>
            <w:szCs w:val="22"/>
          </w:rPr>
          <w:delText xml:space="preserve"> </w:delText>
        </w:r>
        <w:r w:rsidRPr="00A75008" w:rsidDel="00586868">
          <w:rPr>
            <w:color w:val="000000" w:themeColor="text1"/>
            <w:sz w:val="22"/>
            <w:szCs w:val="22"/>
          </w:rPr>
          <w:delText>will respond to ongoing environmental change</w:delText>
        </w:r>
        <w:r w:rsidDel="00586868">
          <w:rPr>
            <w:sz w:val="22"/>
            <w:szCs w:val="22"/>
          </w:rPr>
          <w:delText>.</w:delText>
        </w:r>
        <w:r w:rsidR="00A96119" w:rsidDel="00586868">
          <w:rPr>
            <w:sz w:val="22"/>
            <w:szCs w:val="22"/>
          </w:rPr>
          <w:delText xml:space="preserve"> </w:delText>
        </w:r>
      </w:del>
      <w:r w:rsidR="00A96119">
        <w:rPr>
          <w:color w:val="000000" w:themeColor="text1"/>
          <w:sz w:val="22"/>
          <w:szCs w:val="22"/>
        </w:rPr>
        <w:t xml:space="preserve">Identifying the key explanatory factors associated with patterns of phenological shifts (i.e., correlation) has seemed like an important first step towards understanding the processes driving phenological shifts (i.e., causation). </w:t>
      </w:r>
      <w:ins w:id="104" w:author="Louie Yang" w:date="2016-11-16T15:01:00Z">
        <w:r w:rsidR="00BC6AE1">
          <w:rPr>
            <w:color w:val="000000" w:themeColor="text1"/>
            <w:sz w:val="22"/>
            <w:szCs w:val="22"/>
          </w:rPr>
          <w:t>Studies</w:t>
        </w:r>
        <w:r w:rsidR="00586868">
          <w:rPr>
            <w:color w:val="000000" w:themeColor="text1"/>
            <w:sz w:val="22"/>
            <w:szCs w:val="22"/>
          </w:rPr>
          <w:t xml:space="preserve"> </w:t>
        </w:r>
      </w:ins>
      <w:ins w:id="105" w:author="Louie Yang" w:date="2016-11-16T15:09:00Z">
        <w:r w:rsidR="00AB3893">
          <w:rPr>
            <w:color w:val="000000" w:themeColor="text1"/>
            <w:sz w:val="22"/>
            <w:szCs w:val="22"/>
          </w:rPr>
          <w:t>attempting to determine</w:t>
        </w:r>
      </w:ins>
      <w:ins w:id="106" w:author="Louie Yang" w:date="2016-11-16T15:01:00Z">
        <w:r w:rsidR="00586868">
          <w:rPr>
            <w:color w:val="000000" w:themeColor="text1"/>
            <w:sz w:val="22"/>
            <w:szCs w:val="22"/>
          </w:rPr>
          <w:t xml:space="preserve"> </w:t>
        </w:r>
      </w:ins>
      <w:ins w:id="107" w:author="Louie Yang" w:date="2016-11-16T15:09:00Z">
        <w:r w:rsidR="00AB3893">
          <w:rPr>
            <w:color w:val="000000" w:themeColor="text1"/>
            <w:sz w:val="22"/>
            <w:szCs w:val="22"/>
          </w:rPr>
          <w:t xml:space="preserve">the causes of variation in phenological shifts </w:t>
        </w:r>
      </w:ins>
      <w:ins w:id="108" w:author="Louie Yang" w:date="2016-11-16T15:10:00Z">
        <w:r w:rsidR="00AB3893">
          <w:rPr>
            <w:color w:val="000000" w:themeColor="text1"/>
            <w:sz w:val="22"/>
            <w:szCs w:val="22"/>
          </w:rPr>
          <w:t xml:space="preserve">encounter three key challenges. </w:t>
        </w:r>
        <w:r w:rsidR="00AB3893" w:rsidRPr="00AB3893">
          <w:rPr>
            <w:color w:val="000000" w:themeColor="text1"/>
          </w:rPr>
          <w:t xml:space="preserve">First, the </w:t>
        </w:r>
      </w:ins>
    </w:p>
    <w:p w14:paraId="3F485821" w14:textId="30BC275F" w:rsidR="00293D31" w:rsidRPr="00AB3893" w:rsidRDefault="004339C9">
      <w:pPr>
        <w:pStyle w:val="CommentText"/>
        <w:spacing w:line="480" w:lineRule="auto"/>
        <w:pPrChange w:id="109" w:author="Louie Yang" w:date="2016-11-16T15:11:00Z">
          <w:pPr>
            <w:pStyle w:val="BodyText"/>
            <w:spacing w:before="100" w:after="100" w:line="480" w:lineRule="auto"/>
          </w:pPr>
        </w:pPrChange>
      </w:pPr>
      <w:del w:id="110" w:author="Louie Yang" w:date="2016-11-16T15:10:00Z">
        <w:r w:rsidRPr="00AB3893" w:rsidDel="00AB3893">
          <w:rPr>
            <w:sz w:val="22"/>
            <w:szCs w:val="22"/>
          </w:rPr>
          <w:delText xml:space="preserve">As research on phenological shifts </w:delText>
        </w:r>
      </w:del>
      <w:del w:id="111" w:author="Louie Yang" w:date="2016-11-16T14:45:00Z">
        <w:r w:rsidRPr="00AB3893" w:rsidDel="00917C3D">
          <w:rPr>
            <w:sz w:val="22"/>
            <w:szCs w:val="22"/>
          </w:rPr>
          <w:delText xml:space="preserve">in response to climate change </w:delText>
        </w:r>
      </w:del>
      <w:del w:id="112" w:author="Louie Yang" w:date="2016-11-16T15:10:00Z">
        <w:r w:rsidRPr="00AB3893" w:rsidDel="00AB3893">
          <w:rPr>
            <w:sz w:val="22"/>
            <w:szCs w:val="22"/>
          </w:rPr>
          <w:delText>matu</w:delText>
        </w:r>
        <w:r w:rsidR="00F21D79" w:rsidRPr="00AB3893" w:rsidDel="00AB3893">
          <w:rPr>
            <w:sz w:val="22"/>
            <w:szCs w:val="22"/>
          </w:rPr>
          <w:delText xml:space="preserve">res, </w:delText>
        </w:r>
      </w:del>
      <w:del w:id="113" w:author="Louie Yang" w:date="2016-11-16T14:45:00Z">
        <w:r w:rsidR="00F21D79" w:rsidRPr="00AB3893" w:rsidDel="00917C3D">
          <w:rPr>
            <w:sz w:val="22"/>
            <w:szCs w:val="22"/>
          </w:rPr>
          <w:delText xml:space="preserve">moving </w:delText>
        </w:r>
      </w:del>
      <w:del w:id="114" w:author="Louie Yang" w:date="2016-11-16T15:10:00Z">
        <w:r w:rsidR="00F21D79" w:rsidRPr="00AB3893" w:rsidDel="00AB3893">
          <w:rPr>
            <w:sz w:val="22"/>
            <w:szCs w:val="22"/>
          </w:rPr>
          <w:delText xml:space="preserve">beyond </w:delText>
        </w:r>
        <w:r w:rsidRPr="00AB3893" w:rsidDel="00AB3893">
          <w:rPr>
            <w:sz w:val="22"/>
            <w:szCs w:val="22"/>
          </w:rPr>
          <w:delText>correlation to an unders</w:delText>
        </w:r>
        <w:r w:rsidR="0097380F" w:rsidRPr="00AB3893" w:rsidDel="00AB3893">
          <w:rPr>
            <w:sz w:val="22"/>
            <w:szCs w:val="22"/>
          </w:rPr>
          <w:delText>tanding of causation</w:delText>
        </w:r>
      </w:del>
      <w:del w:id="115" w:author="Louie Yang" w:date="2016-11-16T14:44:00Z">
        <w:r w:rsidRPr="00AB3893" w:rsidDel="00917C3D">
          <w:rPr>
            <w:sz w:val="22"/>
            <w:szCs w:val="22"/>
          </w:rPr>
          <w:delText xml:space="preserve"> is desirable</w:delText>
        </w:r>
      </w:del>
      <w:del w:id="116" w:author="Louie Yang" w:date="2016-11-16T15:10:00Z">
        <w:r w:rsidRPr="00AB3893" w:rsidDel="00AB3893">
          <w:rPr>
            <w:sz w:val="22"/>
            <w:szCs w:val="22"/>
          </w:rPr>
          <w:delText>.</w:delText>
        </w:r>
        <w:r w:rsidR="0097380F" w:rsidRPr="00AB3893" w:rsidDel="00AB3893">
          <w:rPr>
            <w:sz w:val="22"/>
            <w:szCs w:val="22"/>
          </w:rPr>
          <w:delText xml:space="preserve"> </w:delText>
        </w:r>
      </w:del>
      <w:del w:id="117" w:author="Louie Yang" w:date="2016-11-16T15:11:00Z">
        <w:r w:rsidR="006A2A55" w:rsidRPr="00AB3893" w:rsidDel="00AB3893">
          <w:rPr>
            <w:sz w:val="22"/>
            <w:szCs w:val="22"/>
          </w:rPr>
          <w:delText xml:space="preserve">Causative </w:delText>
        </w:r>
      </w:del>
      <w:r w:rsidR="006A2A55" w:rsidRPr="00AB3893">
        <w:rPr>
          <w:sz w:val="22"/>
          <w:szCs w:val="22"/>
        </w:rPr>
        <w:t xml:space="preserve">mechanisms </w:t>
      </w:r>
      <w:del w:id="118" w:author="Louie Yang" w:date="2016-11-16T15:11:00Z">
        <w:r w:rsidR="006A2A55" w:rsidRPr="00AB3893" w:rsidDel="00AB3893">
          <w:rPr>
            <w:sz w:val="22"/>
            <w:szCs w:val="22"/>
          </w:rPr>
          <w:delText>are likely diverse</w:delText>
        </w:r>
      </w:del>
      <w:ins w:id="119" w:author="Louie Yang" w:date="2016-11-16T15:11:00Z">
        <w:r w:rsidR="00AB3893">
          <w:rPr>
            <w:sz w:val="22"/>
            <w:szCs w:val="22"/>
          </w:rPr>
          <w:t xml:space="preserve">driving variation in </w:t>
        </w:r>
        <w:r w:rsidR="00AB3893">
          <w:rPr>
            <w:sz w:val="22"/>
            <w:szCs w:val="22"/>
          </w:rPr>
          <w:lastRenderedPageBreak/>
          <w:t xml:space="preserve">phenological shifts are </w:t>
        </w:r>
      </w:ins>
      <w:ins w:id="120" w:author="Louie Yang" w:date="2016-11-16T15:12:00Z">
        <w:r w:rsidR="00AB3893">
          <w:rPr>
            <w:sz w:val="22"/>
            <w:szCs w:val="22"/>
          </w:rPr>
          <w:t xml:space="preserve">likely to be </w:t>
        </w:r>
      </w:ins>
      <w:ins w:id="121" w:author="Louie Yang" w:date="2016-11-16T15:11:00Z">
        <w:r w:rsidR="00AB3893">
          <w:rPr>
            <w:sz w:val="22"/>
            <w:szCs w:val="22"/>
          </w:rPr>
          <w:t>numerous and variable, both</w:t>
        </w:r>
      </w:ins>
      <w:r w:rsidR="006A2A55" w:rsidRPr="00AB3893">
        <w:rPr>
          <w:sz w:val="22"/>
          <w:szCs w:val="22"/>
        </w:rPr>
        <w:t xml:space="preserve"> within and across taxa (Fig.1)</w:t>
      </w:r>
      <w:ins w:id="122" w:author="Louie Yang" w:date="2016-11-16T15:12:00Z">
        <w:r w:rsidR="00AB3893">
          <w:rPr>
            <w:sz w:val="22"/>
            <w:szCs w:val="22"/>
          </w:rPr>
          <w:t xml:space="preserve">. Second, investigating these mechanisms often requires integrating </w:t>
        </w:r>
      </w:ins>
      <w:del w:id="123" w:author="Louie Yang" w:date="2016-11-16T15:13:00Z">
        <w:r w:rsidR="006224E4" w:rsidRPr="00AB3893" w:rsidDel="00AB3893">
          <w:rPr>
            <w:sz w:val="22"/>
            <w:szCs w:val="22"/>
          </w:rPr>
          <w:delText xml:space="preserve">, encompassing </w:delText>
        </w:r>
      </w:del>
      <w:r w:rsidR="006224E4" w:rsidRPr="00AB3893">
        <w:rPr>
          <w:sz w:val="22"/>
          <w:szCs w:val="22"/>
        </w:rPr>
        <w:t>multiple levels of organization</w:t>
      </w:r>
      <w:ins w:id="124" w:author="Louie Yang" w:date="2016-11-16T15:13:00Z">
        <w:r w:rsidR="00AB3893">
          <w:rPr>
            <w:sz w:val="22"/>
            <w:szCs w:val="22"/>
          </w:rPr>
          <w:t>,</w:t>
        </w:r>
        <w:r w:rsidR="00BC6AE1">
          <w:rPr>
            <w:sz w:val="22"/>
            <w:szCs w:val="22"/>
          </w:rPr>
          <w:t xml:space="preserve"> including genetics, physiology, behavior </w:t>
        </w:r>
        <w:r w:rsidR="00AB3893">
          <w:rPr>
            <w:sz w:val="22"/>
            <w:szCs w:val="22"/>
          </w:rPr>
          <w:t>and ecology</w:t>
        </w:r>
      </w:ins>
      <w:r w:rsidR="006A2A55" w:rsidRPr="00AB3893">
        <w:rPr>
          <w:sz w:val="22"/>
          <w:szCs w:val="22"/>
        </w:rPr>
        <w:t xml:space="preserve">. </w:t>
      </w:r>
      <w:del w:id="125" w:author="Louie Yang" w:date="2016-11-16T15:13:00Z">
        <w:r w:rsidR="006A2A55" w:rsidRPr="00AB3893" w:rsidDel="00AB3893">
          <w:rPr>
            <w:sz w:val="22"/>
            <w:szCs w:val="22"/>
          </w:rPr>
          <w:delText>Indeed</w:delText>
        </w:r>
      </w:del>
      <w:ins w:id="126" w:author="Louie Yang" w:date="2016-11-16T15:13:00Z">
        <w:r w:rsidR="00AB3893">
          <w:rPr>
            <w:sz w:val="22"/>
            <w:szCs w:val="22"/>
          </w:rPr>
          <w:t>Third</w:t>
        </w:r>
      </w:ins>
      <w:r w:rsidR="006A2A55" w:rsidRPr="00AB3893">
        <w:rPr>
          <w:sz w:val="22"/>
          <w:szCs w:val="22"/>
        </w:rPr>
        <w:t xml:space="preserve">, </w:t>
      </w:r>
      <w:ins w:id="127" w:author="Louie Yang" w:date="2016-11-16T15:14:00Z">
        <w:r w:rsidR="00AB3893">
          <w:rPr>
            <w:sz w:val="22"/>
            <w:szCs w:val="22"/>
          </w:rPr>
          <w:t xml:space="preserve">many </w:t>
        </w:r>
      </w:ins>
      <w:ins w:id="128" w:author="Louie Yang" w:date="2016-11-16T16:23:00Z">
        <w:r w:rsidR="00BC6AE1">
          <w:rPr>
            <w:sz w:val="22"/>
            <w:szCs w:val="22"/>
          </w:rPr>
          <w:t xml:space="preserve">proposed explanatory factors are </w:t>
        </w:r>
      </w:ins>
      <w:ins w:id="129" w:author="Louie Yang" w:date="2016-11-16T16:24:00Z">
        <w:r w:rsidR="00BC6AE1">
          <w:rPr>
            <w:sz w:val="22"/>
            <w:szCs w:val="22"/>
          </w:rPr>
          <w:t>at least partly confounded</w:t>
        </w:r>
      </w:ins>
      <w:ins w:id="130" w:author="Louie Yang" w:date="2016-11-16T16:23:00Z">
        <w:r w:rsidR="00BC6AE1">
          <w:rPr>
            <w:sz w:val="22"/>
            <w:szCs w:val="22"/>
          </w:rPr>
          <w:t xml:space="preserve"> in nature,</w:t>
        </w:r>
      </w:ins>
      <w:ins w:id="131" w:author="Louie Yang" w:date="2016-11-16T15:14:00Z">
        <w:r w:rsidR="00AB3893">
          <w:rPr>
            <w:sz w:val="22"/>
            <w:szCs w:val="22"/>
          </w:rPr>
          <w:t xml:space="preserve"> </w:t>
        </w:r>
      </w:ins>
      <w:ins w:id="132" w:author="Louie Yang" w:date="2016-11-16T16:25:00Z">
        <w:r w:rsidR="00BC6AE1">
          <w:rPr>
            <w:sz w:val="22"/>
            <w:szCs w:val="22"/>
          </w:rPr>
          <w:t xml:space="preserve">making it difficult to </w:t>
        </w:r>
      </w:ins>
      <w:del w:id="133" w:author="Louie Yang" w:date="2016-11-16T16:24:00Z">
        <w:r w:rsidR="00882AB3" w:rsidRPr="00AB3893" w:rsidDel="00BC6AE1">
          <w:rPr>
            <w:sz w:val="22"/>
            <w:szCs w:val="22"/>
          </w:rPr>
          <w:delText xml:space="preserve">different </w:delText>
        </w:r>
      </w:del>
      <w:del w:id="134" w:author="Louie Yang" w:date="2016-11-16T15:13:00Z">
        <w:r w:rsidR="00882AB3" w:rsidRPr="00AB3893" w:rsidDel="00AB3893">
          <w:rPr>
            <w:sz w:val="22"/>
            <w:szCs w:val="22"/>
          </w:rPr>
          <w:delText xml:space="preserve">causative </w:delText>
        </w:r>
      </w:del>
      <w:del w:id="135" w:author="Louie Yang" w:date="2016-11-16T16:31:00Z">
        <w:r w:rsidR="00882AB3" w:rsidRPr="00AB3893" w:rsidDel="00BC6AE1">
          <w:rPr>
            <w:sz w:val="22"/>
            <w:szCs w:val="22"/>
          </w:rPr>
          <w:delText>mechanisms</w:delText>
        </w:r>
      </w:del>
      <w:ins w:id="136" w:author="Louie Yang" w:date="2016-11-16T16:29:00Z">
        <w:r w:rsidR="00BC6AE1">
          <w:rPr>
            <w:sz w:val="22"/>
            <w:szCs w:val="22"/>
          </w:rPr>
          <w:t xml:space="preserve">identify </w:t>
        </w:r>
      </w:ins>
      <w:del w:id="137" w:author="Louie Yang" w:date="2016-11-16T16:28:00Z">
        <w:r w:rsidR="00882AB3" w:rsidRPr="00AB3893" w:rsidDel="00BC6AE1">
          <w:rPr>
            <w:sz w:val="22"/>
            <w:szCs w:val="22"/>
          </w:rPr>
          <w:delText xml:space="preserve"> </w:delText>
        </w:r>
      </w:del>
      <w:del w:id="138" w:author="Louie Yang" w:date="2016-11-16T15:14:00Z">
        <w:r w:rsidR="00882AB3" w:rsidRPr="00AB3893" w:rsidDel="00AB3893">
          <w:rPr>
            <w:sz w:val="22"/>
            <w:szCs w:val="22"/>
          </w:rPr>
          <w:delText xml:space="preserve">could </w:delText>
        </w:r>
      </w:del>
      <w:del w:id="139" w:author="Louie Yang" w:date="2016-11-16T16:29:00Z">
        <w:r w:rsidR="00882AB3" w:rsidRPr="00AB3893" w:rsidDel="00BC6AE1">
          <w:rPr>
            <w:sz w:val="22"/>
            <w:szCs w:val="22"/>
          </w:rPr>
          <w:delText xml:space="preserve">lead to </w:delText>
        </w:r>
      </w:del>
      <w:del w:id="140" w:author="Louie Yang" w:date="2016-11-16T15:14:00Z">
        <w:r w:rsidR="00882AB3" w:rsidRPr="00AB3893" w:rsidDel="00AB3893">
          <w:rPr>
            <w:sz w:val="22"/>
            <w:szCs w:val="22"/>
          </w:rPr>
          <w:delText>the same</w:delText>
        </w:r>
      </w:del>
      <w:del w:id="141" w:author="Louie Yang" w:date="2016-11-16T16:31:00Z">
        <w:r w:rsidR="00882AB3" w:rsidRPr="00AB3893" w:rsidDel="00BC6AE1">
          <w:rPr>
            <w:sz w:val="22"/>
            <w:szCs w:val="22"/>
          </w:rPr>
          <w:delText xml:space="preserve"> </w:delText>
        </w:r>
        <w:r w:rsidR="006A2A55" w:rsidRPr="00AB3893" w:rsidDel="00BC6AE1">
          <w:rPr>
            <w:sz w:val="22"/>
            <w:szCs w:val="22"/>
          </w:rPr>
          <w:delText>c</w:delText>
        </w:r>
        <w:r w:rsidR="00882AB3" w:rsidRPr="00AB3893" w:rsidDel="00BC6AE1">
          <w:rPr>
            <w:sz w:val="22"/>
            <w:szCs w:val="22"/>
          </w:rPr>
          <w:delText>orrelation</w:delText>
        </w:r>
        <w:r w:rsidR="0097380F" w:rsidRPr="00AB3893" w:rsidDel="00BC6AE1">
          <w:rPr>
            <w:sz w:val="22"/>
            <w:szCs w:val="22"/>
          </w:rPr>
          <w:delText xml:space="preserve"> between key explanato</w:delText>
        </w:r>
        <w:r w:rsidR="00882AB3" w:rsidRPr="00AB3893" w:rsidDel="00BC6AE1">
          <w:rPr>
            <w:sz w:val="22"/>
            <w:szCs w:val="22"/>
          </w:rPr>
          <w:delText>ry variables</w:delText>
        </w:r>
        <w:r w:rsidR="006A2A55" w:rsidRPr="00AB3893" w:rsidDel="00BC6AE1">
          <w:rPr>
            <w:sz w:val="22"/>
            <w:szCs w:val="22"/>
          </w:rPr>
          <w:delText xml:space="preserve"> and phenological shift </w:delText>
        </w:r>
      </w:del>
      <w:ins w:id="142" w:author="Louie Yang" w:date="2016-11-16T16:31:00Z">
        <w:r w:rsidR="00BC6AE1">
          <w:rPr>
            <w:sz w:val="22"/>
            <w:szCs w:val="22"/>
          </w:rPr>
          <w:t>and isolate causal</w:t>
        </w:r>
        <w:r w:rsidR="00BC6AE1" w:rsidRPr="00E00E44">
          <w:rPr>
            <w:sz w:val="22"/>
            <w:szCs w:val="22"/>
          </w:rPr>
          <w:t xml:space="preserve"> mechanisms</w:t>
        </w:r>
        <w:r w:rsidR="00BC6AE1" w:rsidRPr="00AB3893">
          <w:rPr>
            <w:sz w:val="22"/>
            <w:szCs w:val="22"/>
          </w:rPr>
          <w:t xml:space="preserve"> </w:t>
        </w:r>
      </w:ins>
      <w:r w:rsidR="0097390A" w:rsidRPr="00AB3893">
        <w:rPr>
          <w:sz w:val="22"/>
          <w:szCs w:val="22"/>
        </w:rPr>
        <w:t>(Fig.2</w:t>
      </w:r>
      <w:r w:rsidR="006A2A55" w:rsidRPr="00AB3893">
        <w:rPr>
          <w:sz w:val="22"/>
          <w:szCs w:val="22"/>
        </w:rPr>
        <w:t>a,b,c</w:t>
      </w:r>
      <w:r w:rsidR="0097390A" w:rsidRPr="00AB3893">
        <w:rPr>
          <w:sz w:val="22"/>
          <w:szCs w:val="22"/>
        </w:rPr>
        <w:t>).</w:t>
      </w:r>
      <w:r w:rsidR="000F0180" w:rsidRPr="00AB3893">
        <w:rPr>
          <w:sz w:val="22"/>
          <w:szCs w:val="22"/>
        </w:rPr>
        <w:t xml:space="preserve"> </w:t>
      </w:r>
      <w:ins w:id="143" w:author="Louie Yang" w:date="2016-11-16T15:16:00Z">
        <w:r w:rsidR="00AB3893">
          <w:rPr>
            <w:sz w:val="22"/>
            <w:szCs w:val="22"/>
          </w:rPr>
          <w:t xml:space="preserve">Fourth, </w:t>
        </w:r>
      </w:ins>
      <w:ins w:id="144" w:author="Louie Yang" w:date="2016-11-16T16:26:00Z">
        <w:r w:rsidR="00BC6AE1">
          <w:rPr>
            <w:sz w:val="22"/>
            <w:szCs w:val="22"/>
          </w:rPr>
          <w:t xml:space="preserve">many organisms are likely to integrate </w:t>
        </w:r>
      </w:ins>
      <w:del w:id="145" w:author="Louie Yang" w:date="2016-11-16T16:26:00Z">
        <w:r w:rsidR="0022355A" w:rsidRPr="00AB3893" w:rsidDel="00BC6AE1">
          <w:rPr>
            <w:sz w:val="22"/>
            <w:szCs w:val="22"/>
          </w:rPr>
          <w:delText>In many cases,</w:delText>
        </w:r>
        <w:r w:rsidR="006224E4" w:rsidRPr="00AB3893" w:rsidDel="00BC6AE1">
          <w:rPr>
            <w:sz w:val="22"/>
            <w:szCs w:val="22"/>
          </w:rPr>
          <w:delText xml:space="preserve"> </w:delText>
        </w:r>
      </w:del>
      <w:r w:rsidR="006224E4" w:rsidRPr="00AB3893">
        <w:rPr>
          <w:sz w:val="22"/>
          <w:szCs w:val="22"/>
        </w:rPr>
        <w:t xml:space="preserve">multiple </w:t>
      </w:r>
      <w:del w:id="146" w:author="Louie Yang" w:date="2016-11-16T16:26:00Z">
        <w:r w:rsidR="006224E4" w:rsidRPr="00AB3893" w:rsidDel="00BC6AE1">
          <w:rPr>
            <w:sz w:val="22"/>
            <w:szCs w:val="22"/>
          </w:rPr>
          <w:delText>mechanisms</w:delText>
        </w:r>
        <w:r w:rsidR="006E20D6" w:rsidRPr="00AB3893" w:rsidDel="00BC6AE1">
          <w:rPr>
            <w:sz w:val="22"/>
            <w:szCs w:val="22"/>
          </w:rPr>
          <w:delText xml:space="preserve"> </w:delText>
        </w:r>
      </w:del>
      <w:ins w:id="147" w:author="Louie Yang" w:date="2016-11-16T16:26:00Z">
        <w:r w:rsidR="00BC6AE1">
          <w:rPr>
            <w:sz w:val="22"/>
            <w:szCs w:val="22"/>
          </w:rPr>
          <w:t>phenological cues,</w:t>
        </w:r>
        <w:r w:rsidR="00BC6AE1" w:rsidRPr="00AB3893">
          <w:rPr>
            <w:sz w:val="22"/>
            <w:szCs w:val="22"/>
          </w:rPr>
          <w:t xml:space="preserve"> </w:t>
        </w:r>
      </w:ins>
      <w:del w:id="148" w:author="Louie Yang" w:date="2016-11-16T16:27:00Z">
        <w:r w:rsidR="006E20D6" w:rsidRPr="00AB3893" w:rsidDel="00BC6AE1">
          <w:rPr>
            <w:sz w:val="22"/>
            <w:szCs w:val="22"/>
          </w:rPr>
          <w:delText xml:space="preserve">may contribute to variation in </w:delText>
        </w:r>
        <w:r w:rsidR="0022355A" w:rsidRPr="00AB3893" w:rsidDel="00BC6AE1">
          <w:rPr>
            <w:sz w:val="22"/>
            <w:szCs w:val="22"/>
          </w:rPr>
          <w:delText>phenological shi</w:delText>
        </w:r>
        <w:r w:rsidR="006E20D6" w:rsidRPr="00AB3893" w:rsidDel="00BC6AE1">
          <w:rPr>
            <w:sz w:val="22"/>
            <w:szCs w:val="22"/>
          </w:rPr>
          <w:delText>ft</w:delText>
        </w:r>
        <w:r w:rsidR="00293D31" w:rsidRPr="00AB3893" w:rsidDel="00BC6AE1">
          <w:rPr>
            <w:sz w:val="22"/>
            <w:szCs w:val="22"/>
          </w:rPr>
          <w:delText>. These</w:delText>
        </w:r>
      </w:del>
      <w:ins w:id="149" w:author="Louie Yang" w:date="2016-11-16T16:27:00Z">
        <w:r w:rsidR="00BC6AE1">
          <w:rPr>
            <w:sz w:val="22"/>
            <w:szCs w:val="22"/>
          </w:rPr>
          <w:t>and these different</w:t>
        </w:r>
      </w:ins>
      <w:r w:rsidR="00293D31" w:rsidRPr="00AB3893">
        <w:rPr>
          <w:sz w:val="22"/>
          <w:szCs w:val="22"/>
        </w:rPr>
        <w:t xml:space="preserve"> mechanisms</w:t>
      </w:r>
      <w:r w:rsidR="0022355A" w:rsidRPr="00AB3893">
        <w:rPr>
          <w:sz w:val="22"/>
          <w:szCs w:val="22"/>
        </w:rPr>
        <w:t xml:space="preserve"> may act in concert or opposition to strengthen (Fig. 2c) or mask (Fig. 2d) </w:t>
      </w:r>
      <w:r w:rsidR="006E20D6" w:rsidRPr="00AB3893">
        <w:rPr>
          <w:sz w:val="22"/>
          <w:szCs w:val="22"/>
        </w:rPr>
        <w:t>expected phenological patterns</w:t>
      </w:r>
      <w:r w:rsidR="0022355A" w:rsidRPr="00AB3893">
        <w:rPr>
          <w:sz w:val="22"/>
          <w:szCs w:val="22"/>
        </w:rPr>
        <w:t xml:space="preserve"> </w:t>
      </w:r>
      <w:r w:rsidR="006224E4" w:rsidRPr="00AB3893">
        <w:rPr>
          <w:sz w:val="22"/>
          <w:szCs w:val="22"/>
        </w:rPr>
        <w:t>(Fig 2d</w:t>
      </w:r>
      <w:r w:rsidR="0022355A" w:rsidRPr="00AB3893">
        <w:rPr>
          <w:sz w:val="22"/>
          <w:szCs w:val="22"/>
        </w:rPr>
        <w:t>).</w:t>
      </w:r>
      <w:r w:rsidR="0097390A" w:rsidRPr="00AB3893">
        <w:rPr>
          <w:sz w:val="22"/>
          <w:szCs w:val="22"/>
        </w:rPr>
        <w:t xml:space="preserve"> </w:t>
      </w:r>
    </w:p>
    <w:p w14:paraId="5569C58D" w14:textId="499818A3" w:rsidR="00B037AB" w:rsidRDefault="006A2A55" w:rsidP="0068321C">
      <w:pPr>
        <w:pStyle w:val="BodyText"/>
        <w:spacing w:before="100" w:after="100" w:line="480" w:lineRule="auto"/>
        <w:rPr>
          <w:color w:val="000000" w:themeColor="text1"/>
        </w:rPr>
      </w:pPr>
      <w:r>
        <w:rPr>
          <w:color w:val="000000" w:themeColor="text1"/>
        </w:rPr>
        <w:t>W</w:t>
      </w:r>
      <w:commentRangeStart w:id="150"/>
      <w:r w:rsidR="0097380F">
        <w:rPr>
          <w:color w:val="000000" w:themeColor="text1"/>
        </w:rPr>
        <w:t>e</w:t>
      </w:r>
      <w:r w:rsidR="00E70EA9">
        <w:rPr>
          <w:color w:val="000000" w:themeColor="text1"/>
        </w:rPr>
        <w:t xml:space="preserve"> propose that </w:t>
      </w:r>
      <w:r w:rsidR="00B037AB">
        <w:rPr>
          <w:color w:val="000000" w:themeColor="text1"/>
        </w:rPr>
        <w:t xml:space="preserve">identifying both </w:t>
      </w:r>
      <w:r w:rsidR="005B528E">
        <w:rPr>
          <w:color w:val="000000" w:themeColor="text1"/>
        </w:rPr>
        <w:t xml:space="preserve">correlative </w:t>
      </w:r>
      <w:r w:rsidR="00B037AB">
        <w:rPr>
          <w:color w:val="000000" w:themeColor="text1"/>
        </w:rPr>
        <w:t xml:space="preserve">patterns in phenological shift and the underlying </w:t>
      </w:r>
      <w:r w:rsidR="006224E4">
        <w:rPr>
          <w:color w:val="000000" w:themeColor="text1"/>
        </w:rPr>
        <w:t xml:space="preserve">causative </w:t>
      </w:r>
      <w:r w:rsidR="00E70EA9">
        <w:rPr>
          <w:color w:val="000000" w:themeColor="text1"/>
        </w:rPr>
        <w:t>mechanisms</w:t>
      </w:r>
      <w:r w:rsidR="00B037AB">
        <w:rPr>
          <w:color w:val="000000" w:themeColor="text1"/>
        </w:rPr>
        <w:t xml:space="preserve"> that produce them</w:t>
      </w:r>
      <w:r w:rsidR="00E70EA9">
        <w:rPr>
          <w:color w:val="000000" w:themeColor="text1"/>
        </w:rPr>
        <w:t xml:space="preserve"> </w:t>
      </w:r>
      <w:r w:rsidR="006224E4">
        <w:rPr>
          <w:color w:val="000000" w:themeColor="text1"/>
        </w:rPr>
        <w:t xml:space="preserve">is </w:t>
      </w:r>
      <w:r w:rsidR="00E70EA9">
        <w:rPr>
          <w:color w:val="000000" w:themeColor="text1"/>
        </w:rPr>
        <w:t xml:space="preserve">necessary to </w:t>
      </w:r>
      <w:r w:rsidR="006E20D6">
        <w:rPr>
          <w:color w:val="000000" w:themeColor="text1"/>
        </w:rPr>
        <w:t>make</w:t>
      </w:r>
      <w:r w:rsidR="0097380F">
        <w:rPr>
          <w:color w:val="000000" w:themeColor="text1"/>
        </w:rPr>
        <w:t xml:space="preserve"> robust predictions of </w:t>
      </w:r>
      <w:r w:rsidR="00293D31">
        <w:rPr>
          <w:color w:val="000000" w:themeColor="text1"/>
        </w:rPr>
        <w:t>species</w:t>
      </w:r>
      <w:r w:rsidR="006E20D6">
        <w:rPr>
          <w:color w:val="000000" w:themeColor="text1"/>
        </w:rPr>
        <w:t>’</w:t>
      </w:r>
      <w:r w:rsidR="00293D31">
        <w:rPr>
          <w:color w:val="000000" w:themeColor="text1"/>
        </w:rPr>
        <w:t xml:space="preserve"> response to </w:t>
      </w:r>
      <w:r w:rsidR="006E20D6">
        <w:rPr>
          <w:color w:val="000000" w:themeColor="text1"/>
        </w:rPr>
        <w:t>climate chang</w:t>
      </w:r>
      <w:r w:rsidR="0097380F">
        <w:rPr>
          <w:color w:val="000000" w:themeColor="text1"/>
        </w:rPr>
        <w:t>e</w:t>
      </w:r>
      <w:commentRangeEnd w:id="150"/>
      <w:r w:rsidR="0097390A">
        <w:rPr>
          <w:rStyle w:val="CommentReference"/>
        </w:rPr>
        <w:commentReference w:id="150"/>
      </w:r>
      <w:r w:rsidR="0097380F">
        <w:rPr>
          <w:color w:val="000000" w:themeColor="text1"/>
        </w:rPr>
        <w:t xml:space="preserve">. </w:t>
      </w:r>
      <w:r w:rsidR="002C0B71">
        <w:rPr>
          <w:color w:val="000000" w:themeColor="text1"/>
        </w:rPr>
        <w:t>T</w:t>
      </w:r>
      <w:r w:rsidR="0068321C">
        <w:rPr>
          <w:color w:val="000000" w:themeColor="text1"/>
        </w:rPr>
        <w:t xml:space="preserve">oward this goal, we </w:t>
      </w:r>
      <w:r w:rsidR="0068321C" w:rsidRPr="00FB2CED">
        <w:rPr>
          <w:color w:val="000000" w:themeColor="text1"/>
        </w:rPr>
        <w:t>synthesiz</w:t>
      </w:r>
      <w:r w:rsidR="0068321C">
        <w:rPr>
          <w:color w:val="000000" w:themeColor="text1"/>
        </w:rPr>
        <w:t>e</w:t>
      </w:r>
      <w:r w:rsidR="0068321C" w:rsidRPr="00FB2CED">
        <w:rPr>
          <w:color w:val="000000" w:themeColor="text1"/>
        </w:rPr>
        <w:t xml:space="preserve"> literature on species' recent phenological responses to climate change</w:t>
      </w:r>
      <w:r w:rsidR="0068321C">
        <w:rPr>
          <w:color w:val="000000" w:themeColor="text1"/>
        </w:rPr>
        <w:t xml:space="preserve"> to </w:t>
      </w:r>
      <w:r w:rsidR="0068321C" w:rsidRPr="00FB2CED">
        <w:rPr>
          <w:color w:val="000000" w:themeColor="text1"/>
        </w:rPr>
        <w:t xml:space="preserve">ask: 1) </w:t>
      </w:r>
      <w:r w:rsidR="008813FD">
        <w:rPr>
          <w:color w:val="000000" w:themeColor="text1"/>
        </w:rPr>
        <w:t xml:space="preserve">How consistent and </w:t>
      </w:r>
      <w:del w:id="151" w:author="Louie Yang" w:date="2016-11-16T16:32:00Z">
        <w:r w:rsidR="008813FD" w:rsidDel="00BC6AE1">
          <w:rPr>
            <w:color w:val="000000" w:themeColor="text1"/>
          </w:rPr>
          <w:delText>generalizeable</w:delText>
        </w:r>
      </w:del>
      <w:ins w:id="152" w:author="Louie Yang" w:date="2016-11-16T16:32:00Z">
        <w:r w:rsidR="00BC6AE1">
          <w:rPr>
            <w:color w:val="000000" w:themeColor="text1"/>
          </w:rPr>
          <w:t>generalizable</w:t>
        </w:r>
      </w:ins>
      <w:r w:rsidR="008813FD">
        <w:rPr>
          <w:color w:val="000000" w:themeColor="text1"/>
        </w:rPr>
        <w:t xml:space="preserve"> are observed patterns of phenological shifts? </w:t>
      </w:r>
      <w:r w:rsidR="0068321C" w:rsidRPr="00FB2CED">
        <w:rPr>
          <w:color w:val="000000" w:themeColor="text1"/>
        </w:rPr>
        <w:t xml:space="preserve">and 2) </w:t>
      </w:r>
      <w:r w:rsidR="008813FD">
        <w:t>How strong is the evidence linking</w:t>
      </w:r>
      <w:r w:rsidR="006E20D6">
        <w:t xml:space="preserve"> proposed patterns to causative</w:t>
      </w:r>
      <w:r w:rsidR="008813FD">
        <w:t xml:space="preserve"> mechanisms?</w:t>
      </w:r>
      <w:r w:rsidR="000F0180">
        <w:rPr>
          <w:color w:val="000000" w:themeColor="text1"/>
        </w:rPr>
        <w:t xml:space="preserve"> </w:t>
      </w:r>
    </w:p>
    <w:p w14:paraId="55CC8AB6" w14:textId="77777777" w:rsidR="00661979" w:rsidRPr="00B06F9A" w:rsidRDefault="00FD65FC" w:rsidP="00B06F9A">
      <w:pPr>
        <w:pStyle w:val="Normal1"/>
        <w:spacing w:before="100" w:beforeAutospacing="1" w:after="100" w:afterAutospacing="1" w:line="480" w:lineRule="auto"/>
        <w:rPr>
          <w:i/>
          <w:color w:val="000000" w:themeColor="text1"/>
        </w:rPr>
      </w:pPr>
      <w:commentRangeStart w:id="153"/>
      <w:r w:rsidRPr="00B06F9A">
        <w:rPr>
          <w:i/>
          <w:color w:val="000000" w:themeColor="text1"/>
        </w:rPr>
        <w:t>A conceptual framework</w:t>
      </w:r>
      <w:commentRangeEnd w:id="153"/>
      <w:r w:rsidR="00E13024">
        <w:rPr>
          <w:rStyle w:val="CommentReference"/>
        </w:rPr>
        <w:commentReference w:id="153"/>
      </w:r>
    </w:p>
    <w:p w14:paraId="22F255D0" w14:textId="6FBF50CA" w:rsidR="00661979" w:rsidRDefault="00083A13" w:rsidP="00083A13">
      <w:pPr>
        <w:pStyle w:val="BodyText"/>
        <w:spacing w:before="100" w:after="100" w:line="480" w:lineRule="auto"/>
        <w:rPr>
          <w:color w:val="000000" w:themeColor="text1"/>
        </w:rPr>
      </w:pPr>
      <w:r>
        <w:rPr>
          <w:color w:val="000000" w:themeColor="text1"/>
        </w:rPr>
        <w:t xml:space="preserve">To structure and guide this review, we </w:t>
      </w:r>
      <w:del w:id="154" w:author="Louie Yang" w:date="2016-11-16T16:32:00Z">
        <w:r w:rsidDel="004653D8">
          <w:rPr>
            <w:color w:val="000000" w:themeColor="text1"/>
          </w:rPr>
          <w:delText>first suggest</w:delText>
        </w:r>
      </w:del>
      <w:ins w:id="155" w:author="Louie Yang" w:date="2016-11-16T16:32:00Z">
        <w:r w:rsidR="004653D8">
          <w:rPr>
            <w:color w:val="000000" w:themeColor="text1"/>
          </w:rPr>
          <w:t>propose</w:t>
        </w:r>
      </w:ins>
      <w:r>
        <w:rPr>
          <w:color w:val="000000" w:themeColor="text1"/>
        </w:rPr>
        <w:t xml:space="preserve"> a </w:t>
      </w:r>
      <w:del w:id="156" w:author="Louie Yang" w:date="2016-11-16T16:32:00Z">
        <w:r w:rsidDel="004653D8">
          <w:rPr>
            <w:color w:val="000000" w:themeColor="text1"/>
          </w:rPr>
          <w:delText xml:space="preserve">unifying </w:delText>
        </w:r>
      </w:del>
      <w:ins w:id="157" w:author="Louie Yang" w:date="2016-11-16T16:32:00Z">
        <w:r w:rsidR="004653D8">
          <w:rPr>
            <w:color w:val="000000" w:themeColor="text1"/>
          </w:rPr>
          <w:t xml:space="preserve">general </w:t>
        </w:r>
      </w:ins>
      <w:r>
        <w:rPr>
          <w:color w:val="000000" w:themeColor="text1"/>
        </w:rPr>
        <w:t xml:space="preserve">conceptual framework and a common glossary of key terms (Box 1). </w:t>
      </w:r>
      <w:del w:id="158" w:author="Louie Yang" w:date="2016-11-16T16:33:00Z">
        <w:r w:rsidR="00552C1C" w:rsidDel="004653D8">
          <w:rPr>
            <w:color w:val="000000" w:themeColor="text1"/>
          </w:rPr>
          <w:delText>T</w:delText>
        </w:r>
        <w:r w:rsidDel="004653D8">
          <w:rPr>
            <w:color w:val="000000" w:themeColor="text1"/>
          </w:rPr>
          <w:delText>he</w:delText>
        </w:r>
        <w:r w:rsidR="00E32167" w:rsidDel="004653D8">
          <w:rPr>
            <w:color w:val="000000" w:themeColor="text1"/>
          </w:rPr>
          <w:delText xml:space="preserve"> </w:delText>
        </w:r>
        <w:r w:rsidR="001154B8" w:rsidDel="004653D8">
          <w:rPr>
            <w:color w:val="000000" w:themeColor="text1"/>
          </w:rPr>
          <w:delText xml:space="preserve">mechanisms that </w:delText>
        </w:r>
        <w:r w:rsidR="00E32167" w:rsidDel="004653D8">
          <w:rPr>
            <w:color w:val="000000" w:themeColor="text1"/>
          </w:rPr>
          <w:delText>may</w:delText>
        </w:r>
        <w:r w:rsidDel="004653D8">
          <w:rPr>
            <w:color w:val="000000" w:themeColor="text1"/>
          </w:rPr>
          <w:delText xml:space="preserve"> explain</w:delText>
        </w:r>
        <w:r w:rsidR="00E162A8" w:rsidDel="004653D8">
          <w:rPr>
            <w:color w:val="000000" w:themeColor="text1"/>
          </w:rPr>
          <w:delText xml:space="preserve"> </w:delText>
        </w:r>
        <w:r w:rsidR="00552C1C" w:rsidDel="004653D8">
          <w:rPr>
            <w:color w:val="000000" w:themeColor="text1"/>
          </w:rPr>
          <w:delText>phenological shifts</w:delText>
        </w:r>
        <w:r w:rsidR="001154B8" w:rsidDel="004653D8">
          <w:rPr>
            <w:color w:val="000000" w:themeColor="text1"/>
          </w:rPr>
          <w:delText xml:space="preserve"> span </w:delText>
        </w:r>
        <w:r w:rsidR="00E162A8" w:rsidDel="004653D8">
          <w:rPr>
            <w:color w:val="000000" w:themeColor="text1"/>
          </w:rPr>
          <w:delText xml:space="preserve">multiple </w:delText>
        </w:r>
        <w:r w:rsidR="001154B8" w:rsidRPr="00FB2CED" w:rsidDel="004653D8">
          <w:rPr>
            <w:color w:val="000000" w:themeColor="text1"/>
          </w:rPr>
          <w:delText>levels of biological organization</w:delText>
        </w:r>
        <w:r w:rsidR="001154B8" w:rsidDel="004653D8">
          <w:rPr>
            <w:color w:val="000000" w:themeColor="text1"/>
          </w:rPr>
          <w:delText xml:space="preserve">. Given this diversity, </w:delText>
        </w:r>
        <w:r w:rsidR="00397D50" w:rsidDel="004653D8">
          <w:rPr>
            <w:color w:val="000000" w:themeColor="text1"/>
          </w:rPr>
          <w:delText>w</w:delText>
        </w:r>
      </w:del>
      <w:ins w:id="159" w:author="Louie Yang" w:date="2016-11-16T16:33:00Z">
        <w:r w:rsidR="004653D8">
          <w:rPr>
            <w:color w:val="000000" w:themeColor="text1"/>
          </w:rPr>
          <w:t>W</w:t>
        </w:r>
      </w:ins>
      <w:r w:rsidR="00397D50">
        <w:rPr>
          <w:color w:val="000000" w:themeColor="text1"/>
        </w:rPr>
        <w:t>e</w:t>
      </w:r>
      <w:r w:rsidR="003232B2" w:rsidRPr="00FB2CED">
        <w:rPr>
          <w:color w:val="000000" w:themeColor="text1"/>
        </w:rPr>
        <w:t xml:space="preserve"> </w:t>
      </w:r>
      <w:r>
        <w:rPr>
          <w:color w:val="000000" w:themeColor="text1"/>
        </w:rPr>
        <w:t>divide mechanisms into</w:t>
      </w:r>
      <w:r w:rsidR="00395512">
        <w:rPr>
          <w:color w:val="000000" w:themeColor="text1"/>
        </w:rPr>
        <w:t xml:space="preserve"> </w:t>
      </w:r>
      <w:r w:rsidR="00FE6211">
        <w:rPr>
          <w:color w:val="000000" w:themeColor="text1"/>
        </w:rPr>
        <w:t xml:space="preserve">three </w:t>
      </w:r>
      <w:r w:rsidR="00395512">
        <w:rPr>
          <w:color w:val="000000" w:themeColor="text1"/>
        </w:rPr>
        <w:t xml:space="preserve">broad </w:t>
      </w:r>
      <w:r w:rsidR="00B037AB">
        <w:rPr>
          <w:color w:val="000000" w:themeColor="text1"/>
        </w:rPr>
        <w:t xml:space="preserve">and non-exclusive </w:t>
      </w:r>
      <w:r w:rsidR="00395512">
        <w:rPr>
          <w:color w:val="000000" w:themeColor="text1"/>
        </w:rPr>
        <w:t>categories</w:t>
      </w:r>
      <w:r>
        <w:rPr>
          <w:color w:val="000000" w:themeColor="text1"/>
        </w:rPr>
        <w:t xml:space="preserve"> characterized</w:t>
      </w:r>
      <w:r w:rsidR="00395512">
        <w:rPr>
          <w:color w:val="000000" w:themeColor="text1"/>
        </w:rPr>
        <w:t xml:space="preserve"> </w:t>
      </w:r>
      <w:r>
        <w:rPr>
          <w:color w:val="000000" w:themeColor="text1"/>
        </w:rPr>
        <w:t>by</w:t>
      </w:r>
      <w:r w:rsidR="000F0180">
        <w:rPr>
          <w:color w:val="000000" w:themeColor="text1"/>
        </w:rPr>
        <w:t xml:space="preserve"> the biological processes underpinning them</w:t>
      </w:r>
      <w:r w:rsidR="00462427">
        <w:rPr>
          <w:color w:val="000000" w:themeColor="text1"/>
        </w:rPr>
        <w:t xml:space="preserve"> </w:t>
      </w:r>
      <w:r>
        <w:rPr>
          <w:color w:val="000000" w:themeColor="text1"/>
        </w:rPr>
        <w:t xml:space="preserve">(see Box 1 and Fig. 1). </w:t>
      </w:r>
      <w:r w:rsidR="003232B2" w:rsidRPr="00FB2CED">
        <w:rPr>
          <w:color w:val="000000" w:themeColor="text1"/>
        </w:rPr>
        <w:t xml:space="preserve">1) </w:t>
      </w:r>
      <w:r w:rsidR="00FD65FC" w:rsidRPr="00B06F9A">
        <w:rPr>
          <w:i/>
          <w:color w:val="000000" w:themeColor="text1"/>
        </w:rPr>
        <w:t>E</w:t>
      </w:r>
      <w:r w:rsidR="003232B2" w:rsidRPr="00FB2CED">
        <w:rPr>
          <w:i/>
          <w:iCs/>
          <w:color w:val="000000" w:themeColor="text1"/>
        </w:rPr>
        <w:t xml:space="preserve">nvironment-driven </w:t>
      </w:r>
      <w:r w:rsidR="00FE6211">
        <w:rPr>
          <w:iCs/>
          <w:color w:val="000000" w:themeColor="text1"/>
        </w:rPr>
        <w:t xml:space="preserve">phenological shifts </w:t>
      </w:r>
      <w:r>
        <w:rPr>
          <w:color w:val="000000" w:themeColor="text1"/>
        </w:rPr>
        <w:t xml:space="preserve">occur </w:t>
      </w:r>
      <w:r w:rsidR="007E2312">
        <w:rPr>
          <w:color w:val="000000" w:themeColor="text1"/>
        </w:rPr>
        <w:t>when</w:t>
      </w:r>
      <w:r w:rsidR="00395512">
        <w:rPr>
          <w:color w:val="000000" w:themeColor="text1"/>
        </w:rPr>
        <w:t xml:space="preserve"> </w:t>
      </w:r>
      <w:r w:rsidR="003232B2" w:rsidRPr="00FB2CED">
        <w:rPr>
          <w:color w:val="000000" w:themeColor="text1"/>
        </w:rPr>
        <w:t xml:space="preserve">differences in environmental </w:t>
      </w:r>
      <w:r w:rsidR="00FE6211">
        <w:rPr>
          <w:color w:val="000000" w:themeColor="text1"/>
        </w:rPr>
        <w:t>conditions</w:t>
      </w:r>
      <w:r w:rsidR="00FE6211" w:rsidRPr="00FB2CED">
        <w:rPr>
          <w:color w:val="000000" w:themeColor="text1"/>
        </w:rPr>
        <w:t xml:space="preserve"> </w:t>
      </w:r>
      <w:r w:rsidR="00462427">
        <w:rPr>
          <w:color w:val="000000" w:themeColor="text1"/>
        </w:rPr>
        <w:t>cause</w:t>
      </w:r>
      <w:r w:rsidR="00074D83">
        <w:rPr>
          <w:color w:val="000000" w:themeColor="text1"/>
        </w:rPr>
        <w:t xml:space="preserve"> variation</w:t>
      </w:r>
      <w:r w:rsidR="00FE6211">
        <w:rPr>
          <w:color w:val="000000" w:themeColor="text1"/>
        </w:rPr>
        <w:t xml:space="preserve"> in </w:t>
      </w:r>
      <w:r w:rsidR="007E2312">
        <w:rPr>
          <w:color w:val="000000" w:themeColor="text1"/>
        </w:rPr>
        <w:t>phenological</w:t>
      </w:r>
      <w:r w:rsidR="00FE6211">
        <w:rPr>
          <w:color w:val="000000" w:themeColor="text1"/>
        </w:rPr>
        <w:t xml:space="preserve"> shifts</w:t>
      </w:r>
      <w:r w:rsidR="007E2312">
        <w:rPr>
          <w:color w:val="000000" w:themeColor="text1"/>
        </w:rPr>
        <w:t xml:space="preserve"> (Fig 2a). </w:t>
      </w:r>
      <w:r w:rsidR="003232B2" w:rsidRPr="00FB2CED">
        <w:rPr>
          <w:color w:val="000000" w:themeColor="text1"/>
        </w:rPr>
        <w:t xml:space="preserve">For example, </w:t>
      </w:r>
      <w:r w:rsidR="00FE6211">
        <w:rPr>
          <w:color w:val="000000" w:themeColor="text1"/>
        </w:rPr>
        <w:t>if the</w:t>
      </w:r>
      <w:r w:rsidR="00937CC5">
        <w:rPr>
          <w:color w:val="000000" w:themeColor="text1"/>
        </w:rPr>
        <w:t xml:space="preserve"> </w:t>
      </w:r>
      <w:r w:rsidR="00395512">
        <w:rPr>
          <w:color w:val="000000" w:themeColor="text1"/>
        </w:rPr>
        <w:t xml:space="preserve">magnitude </w:t>
      </w:r>
      <w:r w:rsidR="003232B2" w:rsidRPr="00FB2CED">
        <w:rPr>
          <w:color w:val="000000" w:themeColor="text1"/>
        </w:rPr>
        <w:t xml:space="preserve">of </w:t>
      </w:r>
      <w:r w:rsidR="00FE6211">
        <w:rPr>
          <w:color w:val="000000" w:themeColor="text1"/>
        </w:rPr>
        <w:t>climatic warming</w:t>
      </w:r>
      <w:r w:rsidR="003232B2" w:rsidRPr="00FB2CED">
        <w:rPr>
          <w:color w:val="000000" w:themeColor="text1"/>
        </w:rPr>
        <w:t xml:space="preserve"> increases with altitude</w:t>
      </w:r>
      <w:r w:rsidR="00462427">
        <w:rPr>
          <w:color w:val="000000" w:themeColor="text1"/>
        </w:rPr>
        <w:t xml:space="preserve"> and this warming causes </w:t>
      </w:r>
      <w:r w:rsidR="007E2312">
        <w:rPr>
          <w:color w:val="000000" w:themeColor="text1"/>
        </w:rPr>
        <w:t>high</w:t>
      </w:r>
      <w:r w:rsidR="00FE6211">
        <w:rPr>
          <w:color w:val="000000" w:themeColor="text1"/>
        </w:rPr>
        <w:t>-</w:t>
      </w:r>
      <w:r w:rsidR="007E2312">
        <w:rPr>
          <w:color w:val="000000" w:themeColor="text1"/>
        </w:rPr>
        <w:t xml:space="preserve">elevation plants </w:t>
      </w:r>
      <w:r w:rsidR="000F0180">
        <w:rPr>
          <w:color w:val="000000" w:themeColor="text1"/>
        </w:rPr>
        <w:t xml:space="preserve">to </w:t>
      </w:r>
      <w:r w:rsidR="00462427">
        <w:rPr>
          <w:color w:val="000000" w:themeColor="text1"/>
        </w:rPr>
        <w:t>shift phenology more than lower elevation plants</w:t>
      </w:r>
      <w:r w:rsidR="000F0180">
        <w:rPr>
          <w:color w:val="000000" w:themeColor="text1"/>
        </w:rPr>
        <w:t>, this would be an environment-</w:t>
      </w:r>
      <w:r w:rsidR="00462427">
        <w:rPr>
          <w:color w:val="000000" w:themeColor="text1"/>
        </w:rPr>
        <w:t>driven mechanism.</w:t>
      </w:r>
      <w:r w:rsidR="000F0180">
        <w:rPr>
          <w:color w:val="000000" w:themeColor="text1"/>
        </w:rPr>
        <w:t xml:space="preserve"> </w:t>
      </w:r>
      <w:r w:rsidR="003232B2" w:rsidRPr="00FB2CED">
        <w:rPr>
          <w:color w:val="000000" w:themeColor="text1"/>
        </w:rPr>
        <w:t xml:space="preserve">2) </w:t>
      </w:r>
      <w:r w:rsidR="00FE6211">
        <w:rPr>
          <w:i/>
          <w:color w:val="000000" w:themeColor="text1"/>
        </w:rPr>
        <w:t>O</w:t>
      </w:r>
      <w:r w:rsidR="003232B2" w:rsidRPr="00FB2CED">
        <w:rPr>
          <w:i/>
          <w:color w:val="000000" w:themeColor="text1"/>
        </w:rPr>
        <w:t xml:space="preserve">rganism </w:t>
      </w:r>
      <w:r w:rsidR="003232B2" w:rsidRPr="00FB2CED">
        <w:rPr>
          <w:i/>
          <w:iCs/>
          <w:color w:val="000000" w:themeColor="text1"/>
        </w:rPr>
        <w:t xml:space="preserve">response-driven </w:t>
      </w:r>
      <w:r w:rsidR="00FE6211">
        <w:rPr>
          <w:iCs/>
          <w:color w:val="000000" w:themeColor="text1"/>
        </w:rPr>
        <w:t xml:space="preserve">phenological shifts </w:t>
      </w:r>
      <w:r w:rsidR="00462427">
        <w:rPr>
          <w:color w:val="000000" w:themeColor="text1"/>
        </w:rPr>
        <w:t xml:space="preserve">occur </w:t>
      </w:r>
      <w:r w:rsidR="007E2312">
        <w:rPr>
          <w:color w:val="000000" w:themeColor="text1"/>
        </w:rPr>
        <w:t>when</w:t>
      </w:r>
      <w:r w:rsidR="003232B2" w:rsidRPr="00FB2CED">
        <w:rPr>
          <w:color w:val="000000" w:themeColor="text1"/>
        </w:rPr>
        <w:t xml:space="preserve"> </w:t>
      </w:r>
      <w:r w:rsidR="00397D50">
        <w:rPr>
          <w:color w:val="000000" w:themeColor="text1"/>
        </w:rPr>
        <w:t xml:space="preserve">interspecific or interpopulation </w:t>
      </w:r>
      <w:r w:rsidR="00074D83">
        <w:rPr>
          <w:color w:val="000000" w:themeColor="text1"/>
        </w:rPr>
        <w:t>variation</w:t>
      </w:r>
      <w:r w:rsidR="00397D50">
        <w:rPr>
          <w:color w:val="000000" w:themeColor="text1"/>
        </w:rPr>
        <w:t xml:space="preserve"> </w:t>
      </w:r>
      <w:r w:rsidR="000F0180">
        <w:rPr>
          <w:color w:val="000000" w:themeColor="text1"/>
        </w:rPr>
        <w:t>in an</w:t>
      </w:r>
      <w:r w:rsidR="00462427">
        <w:rPr>
          <w:color w:val="000000" w:themeColor="text1"/>
        </w:rPr>
        <w:t xml:space="preserve"> aspect of organismal physiology cause</w:t>
      </w:r>
      <w:r w:rsidR="000F0180">
        <w:rPr>
          <w:color w:val="000000" w:themeColor="text1"/>
        </w:rPr>
        <w:t>s</w:t>
      </w:r>
      <w:r w:rsidR="00462427">
        <w:rPr>
          <w:color w:val="000000" w:themeColor="text1"/>
        </w:rPr>
        <w:t xml:space="preserve"> </w:t>
      </w:r>
      <w:r w:rsidR="00FE6211">
        <w:rPr>
          <w:color w:val="000000" w:themeColor="text1"/>
        </w:rPr>
        <w:t xml:space="preserve">differences in phenological shifts </w:t>
      </w:r>
      <w:r w:rsidR="007E2312">
        <w:rPr>
          <w:color w:val="000000" w:themeColor="text1"/>
        </w:rPr>
        <w:t xml:space="preserve">(Fig. 2b). </w:t>
      </w:r>
      <w:r w:rsidR="003232B2" w:rsidRPr="00FB2CED">
        <w:rPr>
          <w:color w:val="000000" w:themeColor="text1"/>
        </w:rPr>
        <w:t xml:space="preserve">For example, if </w:t>
      </w:r>
      <w:r w:rsidR="00462427">
        <w:rPr>
          <w:color w:val="000000" w:themeColor="text1"/>
        </w:rPr>
        <w:t>phenology in</w:t>
      </w:r>
      <w:r w:rsidR="003232B2" w:rsidRPr="00FB2CED">
        <w:rPr>
          <w:color w:val="000000" w:themeColor="text1"/>
        </w:rPr>
        <w:t xml:space="preserve"> high-</w:t>
      </w:r>
      <w:r w:rsidR="003F47D3">
        <w:rPr>
          <w:color w:val="000000" w:themeColor="text1"/>
        </w:rPr>
        <w:t>elevation</w:t>
      </w:r>
      <w:r w:rsidR="003F47D3" w:rsidRPr="00FB2CED">
        <w:rPr>
          <w:color w:val="000000" w:themeColor="text1"/>
        </w:rPr>
        <w:t xml:space="preserve"> </w:t>
      </w:r>
      <w:r w:rsidR="00462427">
        <w:rPr>
          <w:color w:val="000000" w:themeColor="text1"/>
        </w:rPr>
        <w:t>plants is</w:t>
      </w:r>
      <w:r w:rsidR="003F47D3" w:rsidRPr="00FB2CED">
        <w:rPr>
          <w:color w:val="000000" w:themeColor="text1"/>
        </w:rPr>
        <w:t xml:space="preserve"> </w:t>
      </w:r>
      <w:r w:rsidR="003232B2" w:rsidRPr="00FB2CED">
        <w:rPr>
          <w:color w:val="000000" w:themeColor="text1"/>
        </w:rPr>
        <w:t>more</w:t>
      </w:r>
      <w:r w:rsidR="00462427">
        <w:rPr>
          <w:color w:val="000000" w:themeColor="text1"/>
        </w:rPr>
        <w:t xml:space="preserve"> sensitive to temperature</w:t>
      </w:r>
      <w:r w:rsidR="003232B2" w:rsidRPr="00FB2CED">
        <w:rPr>
          <w:color w:val="000000" w:themeColor="text1"/>
        </w:rPr>
        <w:t xml:space="preserve"> than </w:t>
      </w:r>
      <w:r w:rsidR="00462427">
        <w:rPr>
          <w:color w:val="000000" w:themeColor="text1"/>
        </w:rPr>
        <w:lastRenderedPageBreak/>
        <w:t xml:space="preserve">that </w:t>
      </w:r>
      <w:r w:rsidR="003F47D3">
        <w:rPr>
          <w:color w:val="000000" w:themeColor="text1"/>
        </w:rPr>
        <w:t>of</w:t>
      </w:r>
      <w:r w:rsidR="003F47D3" w:rsidRPr="00FB2CED">
        <w:rPr>
          <w:color w:val="000000" w:themeColor="text1"/>
        </w:rPr>
        <w:t xml:space="preserve"> </w:t>
      </w:r>
      <w:r w:rsidR="003232B2" w:rsidRPr="00FB2CED">
        <w:rPr>
          <w:color w:val="000000" w:themeColor="text1"/>
        </w:rPr>
        <w:t>low-</w:t>
      </w:r>
      <w:r w:rsidR="003F47D3">
        <w:rPr>
          <w:color w:val="000000" w:themeColor="text1"/>
        </w:rPr>
        <w:t>elevation</w:t>
      </w:r>
      <w:r w:rsidR="003F47D3" w:rsidRPr="00FB2CED">
        <w:rPr>
          <w:color w:val="000000" w:themeColor="text1"/>
        </w:rPr>
        <w:t xml:space="preserve"> </w:t>
      </w:r>
      <w:r w:rsidR="00074D83">
        <w:rPr>
          <w:color w:val="000000" w:themeColor="text1"/>
        </w:rPr>
        <w:t>plants and sensitivity differences cause differences in phenological shift</w:t>
      </w:r>
      <w:r w:rsidR="000F0180">
        <w:rPr>
          <w:color w:val="000000" w:themeColor="text1"/>
        </w:rPr>
        <w:t>,</w:t>
      </w:r>
      <w:r w:rsidR="00074D83">
        <w:rPr>
          <w:color w:val="000000" w:themeColor="text1"/>
        </w:rPr>
        <w:t xml:space="preserve"> this is an organism response-driven mechanism</w:t>
      </w:r>
      <w:r w:rsidR="003232B2" w:rsidRPr="00FB2CED">
        <w:rPr>
          <w:color w:val="000000" w:themeColor="text1"/>
        </w:rPr>
        <w:t xml:space="preserve">. 3) </w:t>
      </w:r>
      <w:r w:rsidR="007E2312">
        <w:rPr>
          <w:i/>
          <w:color w:val="000000" w:themeColor="text1"/>
        </w:rPr>
        <w:t>E</w:t>
      </w:r>
      <w:r w:rsidR="003232B2" w:rsidRPr="00FB2CED">
        <w:rPr>
          <w:i/>
          <w:color w:val="000000" w:themeColor="text1"/>
        </w:rPr>
        <w:t xml:space="preserve">volution-driven </w:t>
      </w:r>
      <w:r w:rsidR="00DA1823">
        <w:rPr>
          <w:color w:val="000000" w:themeColor="text1"/>
        </w:rPr>
        <w:t xml:space="preserve">phenological shifts </w:t>
      </w:r>
      <w:r w:rsidR="000F0180">
        <w:rPr>
          <w:color w:val="000000" w:themeColor="text1"/>
        </w:rPr>
        <w:t>occur</w:t>
      </w:r>
      <w:r w:rsidR="00DA1823">
        <w:rPr>
          <w:color w:val="000000" w:themeColor="text1"/>
        </w:rPr>
        <w:t xml:space="preserve"> when </w:t>
      </w:r>
      <w:r w:rsidR="00965382">
        <w:rPr>
          <w:color w:val="000000" w:themeColor="text1"/>
        </w:rPr>
        <w:t xml:space="preserve">variation in the speed or degree of </w:t>
      </w:r>
      <w:r w:rsidR="00257E68">
        <w:rPr>
          <w:color w:val="000000" w:themeColor="text1"/>
        </w:rPr>
        <w:t xml:space="preserve">evolved responses </w:t>
      </w:r>
      <w:r w:rsidR="00965382">
        <w:rPr>
          <w:color w:val="000000" w:themeColor="text1"/>
        </w:rPr>
        <w:t>to climate change</w:t>
      </w:r>
      <w:r w:rsidR="00395512">
        <w:rPr>
          <w:color w:val="000000" w:themeColor="text1"/>
        </w:rPr>
        <w:t xml:space="preserve"> </w:t>
      </w:r>
      <w:r w:rsidR="00257E68">
        <w:rPr>
          <w:color w:val="000000" w:themeColor="text1"/>
        </w:rPr>
        <w:t xml:space="preserve">(e.g., adaptive tracking of temperature shifts) </w:t>
      </w:r>
      <w:r w:rsidR="009A3393">
        <w:rPr>
          <w:color w:val="000000" w:themeColor="text1"/>
        </w:rPr>
        <w:t>cause</w:t>
      </w:r>
      <w:r w:rsidR="004B268C">
        <w:rPr>
          <w:color w:val="000000" w:themeColor="text1"/>
        </w:rPr>
        <w:t xml:space="preserve"> phenological shifts </w:t>
      </w:r>
      <w:r w:rsidR="009A3393">
        <w:rPr>
          <w:color w:val="000000" w:themeColor="text1"/>
        </w:rPr>
        <w:t xml:space="preserve">to differ </w:t>
      </w:r>
      <w:r w:rsidR="00395512">
        <w:rPr>
          <w:color w:val="000000" w:themeColor="text1"/>
        </w:rPr>
        <w:t>across groups</w:t>
      </w:r>
      <w:r w:rsidR="00397D50">
        <w:rPr>
          <w:color w:val="000000" w:themeColor="text1"/>
        </w:rPr>
        <w:t xml:space="preserve">. Evolution-driven mechanisms </w:t>
      </w:r>
      <w:del w:id="160" w:author="Louie Yang" w:date="2016-11-16T16:35:00Z">
        <w:r w:rsidR="00397D50" w:rsidDel="004653D8">
          <w:rPr>
            <w:color w:val="000000" w:themeColor="text1"/>
          </w:rPr>
          <w:delText xml:space="preserve">allow </w:delText>
        </w:r>
      </w:del>
      <w:ins w:id="161" w:author="Louie Yang" w:date="2016-11-16T16:35:00Z">
        <w:r w:rsidR="004653D8">
          <w:rPr>
            <w:color w:val="000000" w:themeColor="text1"/>
          </w:rPr>
          <w:t xml:space="preserve">represent </w:t>
        </w:r>
      </w:ins>
      <w:ins w:id="162" w:author="Louie Yang" w:date="2016-11-16T16:36:00Z">
        <w:r w:rsidR="004653D8">
          <w:rPr>
            <w:color w:val="000000" w:themeColor="text1"/>
          </w:rPr>
          <w:t xml:space="preserve">evolved </w:t>
        </w:r>
      </w:ins>
      <w:ins w:id="163" w:author="Louie Yang" w:date="2016-11-16T16:35:00Z">
        <w:r w:rsidR="004653D8">
          <w:rPr>
            <w:color w:val="000000" w:themeColor="text1"/>
          </w:rPr>
          <w:t xml:space="preserve">changes in the relationship </w:t>
        </w:r>
      </w:ins>
      <w:ins w:id="164" w:author="Louie Yang" w:date="2016-11-16T16:36:00Z">
        <w:r w:rsidR="004653D8">
          <w:rPr>
            <w:color w:val="000000" w:themeColor="text1"/>
          </w:rPr>
          <w:t xml:space="preserve">between perceived phenological cues and expressed </w:t>
        </w:r>
      </w:ins>
      <w:del w:id="165" w:author="Louie Yang" w:date="2016-11-16T16:35:00Z">
        <w:r w:rsidR="00397D50" w:rsidDel="004653D8">
          <w:rPr>
            <w:color w:val="000000" w:themeColor="text1"/>
          </w:rPr>
          <w:delText>f</w:delText>
        </w:r>
      </w:del>
      <w:del w:id="166" w:author="Louie Yang" w:date="2016-11-16T16:36:00Z">
        <w:r w:rsidR="00397D50" w:rsidDel="004653D8">
          <w:rPr>
            <w:color w:val="000000" w:themeColor="text1"/>
          </w:rPr>
          <w:delText xml:space="preserve">or a feedback loop between the fitness outcomes of </w:delText>
        </w:r>
      </w:del>
      <w:r w:rsidR="00397D50">
        <w:rPr>
          <w:color w:val="000000" w:themeColor="text1"/>
        </w:rPr>
        <w:t xml:space="preserve">phenological </w:t>
      </w:r>
      <w:del w:id="167" w:author="Louie Yang" w:date="2016-11-16T16:36:00Z">
        <w:r w:rsidR="00397D50" w:rsidDel="004653D8">
          <w:rPr>
            <w:color w:val="000000" w:themeColor="text1"/>
          </w:rPr>
          <w:delText xml:space="preserve">shifts </w:delText>
        </w:r>
      </w:del>
      <w:ins w:id="168" w:author="Louie Yang" w:date="2016-11-16T16:36:00Z">
        <w:r w:rsidR="004653D8">
          <w:rPr>
            <w:color w:val="000000" w:themeColor="text1"/>
          </w:rPr>
          <w:t xml:space="preserve">phenotypes, the </w:t>
        </w:r>
      </w:ins>
      <w:del w:id="169" w:author="Louie Yang" w:date="2016-11-16T16:37:00Z">
        <w:r w:rsidR="00397D50" w:rsidDel="004653D8">
          <w:rPr>
            <w:color w:val="000000" w:themeColor="text1"/>
          </w:rPr>
          <w:delText xml:space="preserve">and </w:delText>
        </w:r>
        <w:commentRangeStart w:id="170"/>
        <w:commentRangeStart w:id="171"/>
        <w:r w:rsidR="00E32167" w:rsidDel="004653D8">
          <w:rPr>
            <w:color w:val="000000" w:themeColor="text1"/>
          </w:rPr>
          <w:delText>adaptations</w:delText>
        </w:r>
        <w:r w:rsidR="00397D50" w:rsidDel="004653D8">
          <w:rPr>
            <w:color w:val="000000" w:themeColor="text1"/>
          </w:rPr>
          <w:delText xml:space="preserve"> </w:delText>
        </w:r>
        <w:r w:rsidR="00E32167" w:rsidDel="004653D8">
          <w:rPr>
            <w:color w:val="000000" w:themeColor="text1"/>
          </w:rPr>
          <w:delText xml:space="preserve">of </w:delText>
        </w:r>
        <w:r w:rsidR="00397D50" w:rsidDel="004653D8">
          <w:rPr>
            <w:color w:val="000000" w:themeColor="text1"/>
          </w:rPr>
          <w:delText xml:space="preserve">an organism’s </w:delText>
        </w:r>
      </w:del>
      <w:r w:rsidR="00397D50">
        <w:rPr>
          <w:color w:val="000000" w:themeColor="text1"/>
        </w:rPr>
        <w:t>environment-phenology relationship</w:t>
      </w:r>
      <w:r w:rsidR="004B268C">
        <w:rPr>
          <w:color w:val="000000" w:themeColor="text1"/>
        </w:rPr>
        <w:t xml:space="preserve"> </w:t>
      </w:r>
      <w:commentRangeEnd w:id="170"/>
      <w:r w:rsidR="009A3393">
        <w:rPr>
          <w:rStyle w:val="CommentReference"/>
        </w:rPr>
        <w:commentReference w:id="170"/>
      </w:r>
      <w:commentRangeEnd w:id="171"/>
      <w:r w:rsidR="004653D8">
        <w:rPr>
          <w:rStyle w:val="CommentReference"/>
        </w:rPr>
        <w:commentReference w:id="171"/>
      </w:r>
      <w:r w:rsidR="004B268C">
        <w:rPr>
          <w:color w:val="000000" w:themeColor="text1"/>
        </w:rPr>
        <w:t>(</w:t>
      </w:r>
      <w:ins w:id="172" w:author="Louie Yang" w:date="2016-11-16T16:37:00Z">
        <w:r w:rsidR="004653D8">
          <w:rPr>
            <w:color w:val="000000" w:themeColor="text1"/>
          </w:rPr>
          <w:t xml:space="preserve">EPR, </w:t>
        </w:r>
      </w:ins>
      <w:r w:rsidR="004B268C">
        <w:rPr>
          <w:color w:val="000000" w:themeColor="text1"/>
        </w:rPr>
        <w:t xml:space="preserve">see Fig 1). </w:t>
      </w:r>
    </w:p>
    <w:p w14:paraId="45D2E368" w14:textId="462934B2" w:rsidR="00137561" w:rsidRDefault="009A3393">
      <w:pPr>
        <w:pStyle w:val="Normal1"/>
        <w:spacing w:before="100" w:beforeAutospacing="1" w:after="100" w:afterAutospacing="1" w:line="480" w:lineRule="auto"/>
        <w:rPr>
          <w:color w:val="000000" w:themeColor="text1"/>
        </w:rPr>
      </w:pPr>
      <w:r>
        <w:rPr>
          <w:color w:val="000000" w:themeColor="text1"/>
        </w:rPr>
        <w:t xml:space="preserve">It is important </w:t>
      </w:r>
      <w:r w:rsidR="005655F4">
        <w:rPr>
          <w:color w:val="000000" w:themeColor="text1"/>
        </w:rPr>
        <w:t>to note</w:t>
      </w:r>
      <w:r>
        <w:rPr>
          <w:color w:val="000000" w:themeColor="text1"/>
        </w:rPr>
        <w:t xml:space="preserve"> that in nature, environment-driven, </w:t>
      </w:r>
      <w:r w:rsidR="000F0180">
        <w:rPr>
          <w:color w:val="000000" w:themeColor="text1"/>
        </w:rPr>
        <w:t>organism response-driven</w:t>
      </w:r>
      <w:r>
        <w:rPr>
          <w:color w:val="000000" w:themeColor="text1"/>
        </w:rPr>
        <w:t>, and evolution-dri</w:t>
      </w:r>
      <w:r w:rsidR="000F0180">
        <w:rPr>
          <w:color w:val="000000" w:themeColor="text1"/>
        </w:rPr>
        <w:t xml:space="preserve">ven mechanisms </w:t>
      </w:r>
      <w:del w:id="173" w:author="Louie Yang" w:date="2016-11-16T16:52:00Z">
        <w:r w:rsidR="000F0180" w:rsidDel="003D5584">
          <w:rPr>
            <w:color w:val="000000" w:themeColor="text1"/>
          </w:rPr>
          <w:delText xml:space="preserve">may </w:delText>
        </w:r>
      </w:del>
      <w:r w:rsidR="005655F4">
        <w:rPr>
          <w:color w:val="000000" w:themeColor="text1"/>
        </w:rPr>
        <w:t>act</w:t>
      </w:r>
      <w:r w:rsidR="000F0180">
        <w:rPr>
          <w:color w:val="000000" w:themeColor="text1"/>
        </w:rPr>
        <w:t xml:space="preserve"> simultaneously. </w:t>
      </w:r>
      <w:r>
        <w:rPr>
          <w:color w:val="000000" w:themeColor="text1"/>
        </w:rPr>
        <w:t>For example, at the same time that higher temperatures at</w:t>
      </w:r>
      <w:r w:rsidR="005655F4">
        <w:rPr>
          <w:color w:val="000000" w:themeColor="text1"/>
        </w:rPr>
        <w:t xml:space="preserve"> altitude may </w:t>
      </w:r>
      <w:r>
        <w:rPr>
          <w:color w:val="000000" w:themeColor="text1"/>
        </w:rPr>
        <w:t>cause high elevation plants to shift phenology mor</w:t>
      </w:r>
      <w:r w:rsidR="005655F4">
        <w:rPr>
          <w:color w:val="000000" w:themeColor="text1"/>
        </w:rPr>
        <w:t>e than low elevation plants via phenotypic plasticity (environment-driven mechanism), these higher temperatures could be altering selective pressures and driving longer term evolutionary change (</w:t>
      </w:r>
      <w:r w:rsidR="000F0180">
        <w:rPr>
          <w:color w:val="000000" w:themeColor="text1"/>
        </w:rPr>
        <w:t>evolution-driven mechanism).</w:t>
      </w:r>
      <w:r w:rsidR="00355C1D">
        <w:rPr>
          <w:color w:val="000000" w:themeColor="text1"/>
        </w:rPr>
        <w:t xml:space="preserve"> </w:t>
      </w:r>
      <w:del w:id="174" w:author="Louie Yang" w:date="2016-11-16T16:53:00Z">
        <w:r w:rsidR="00355C1D" w:rsidDel="003D5584">
          <w:rPr>
            <w:color w:val="000000" w:themeColor="text1"/>
          </w:rPr>
          <w:delText>Indeed, one strength</w:delText>
        </w:r>
        <w:r w:rsidR="005B528E" w:rsidDel="003D5584">
          <w:rPr>
            <w:color w:val="000000" w:themeColor="text1"/>
          </w:rPr>
          <w:delText xml:space="preserve"> of our</w:delText>
        </w:r>
      </w:del>
      <w:ins w:id="175" w:author="Louie Yang" w:date="2016-11-16T16:53:00Z">
        <w:r w:rsidR="003D5584">
          <w:rPr>
            <w:color w:val="000000" w:themeColor="text1"/>
          </w:rPr>
          <w:t>Our</w:t>
        </w:r>
      </w:ins>
      <w:r w:rsidR="00355C1D">
        <w:rPr>
          <w:color w:val="000000" w:themeColor="text1"/>
        </w:rPr>
        <w:t xml:space="preserve"> framework </w:t>
      </w:r>
      <w:ins w:id="176" w:author="Louie Yang" w:date="2016-11-16T16:53:00Z">
        <w:r w:rsidR="003D5584">
          <w:rPr>
            <w:color w:val="000000" w:themeColor="text1"/>
          </w:rPr>
          <w:t xml:space="preserve">aims to make </w:t>
        </w:r>
      </w:ins>
      <w:ins w:id="177" w:author="Louie Yang" w:date="2016-11-16T16:54:00Z">
        <w:r w:rsidR="00CE1112">
          <w:rPr>
            <w:color w:val="000000" w:themeColor="text1"/>
          </w:rPr>
          <w:t>this</w:t>
        </w:r>
      </w:ins>
      <w:ins w:id="178" w:author="Louie Yang" w:date="2016-11-16T16:53:00Z">
        <w:r w:rsidR="00CE1112">
          <w:rPr>
            <w:color w:val="000000" w:themeColor="text1"/>
          </w:rPr>
          <w:t xml:space="preserve"> integration of multiple mechanisms explicit (Fig</w:t>
        </w:r>
      </w:ins>
      <w:ins w:id="179" w:author="Louie Yang" w:date="2016-11-16T16:54:00Z">
        <w:r w:rsidR="00CE1112">
          <w:rPr>
            <w:color w:val="000000" w:themeColor="text1"/>
          </w:rPr>
          <w:t>s</w:t>
        </w:r>
      </w:ins>
      <w:ins w:id="180" w:author="Louie Yang" w:date="2016-11-16T16:53:00Z">
        <w:r w:rsidR="00CE1112">
          <w:rPr>
            <w:color w:val="000000" w:themeColor="text1"/>
          </w:rPr>
          <w:t>. 1</w:t>
        </w:r>
      </w:ins>
      <w:ins w:id="181" w:author="Louie Yang" w:date="2016-11-16T16:54:00Z">
        <w:r w:rsidR="00CE1112">
          <w:rPr>
            <w:color w:val="000000" w:themeColor="text1"/>
          </w:rPr>
          <w:t xml:space="preserve"> and 2</w:t>
        </w:r>
      </w:ins>
      <w:ins w:id="182" w:author="Louie Yang" w:date="2016-11-16T16:53:00Z">
        <w:r w:rsidR="00CE1112">
          <w:rPr>
            <w:color w:val="000000" w:themeColor="text1"/>
          </w:rPr>
          <w:t xml:space="preserve">) </w:t>
        </w:r>
      </w:ins>
      <w:del w:id="183" w:author="Louie Yang" w:date="2016-11-16T16:54:00Z">
        <w:r w:rsidR="00355C1D" w:rsidDel="00CE1112">
          <w:rPr>
            <w:color w:val="000000" w:themeColor="text1"/>
          </w:rPr>
          <w:delText>is that it provides a tool with which researchers can</w:delText>
        </w:r>
      </w:del>
      <w:ins w:id="184" w:author="Louie Yang" w:date="2016-11-16T16:54:00Z">
        <w:r w:rsidR="00CE1112">
          <w:rPr>
            <w:color w:val="000000" w:themeColor="text1"/>
          </w:rPr>
          <w:t xml:space="preserve">to facilitate </w:t>
        </w:r>
      </w:ins>
      <w:del w:id="185" w:author="Louie Yang" w:date="2016-11-16T16:54:00Z">
        <w:r w:rsidR="00355C1D" w:rsidDel="00CE1112">
          <w:rPr>
            <w:color w:val="000000" w:themeColor="text1"/>
          </w:rPr>
          <w:delText xml:space="preserve"> generate </w:delText>
        </w:r>
      </w:del>
      <w:r w:rsidR="00355C1D">
        <w:rPr>
          <w:color w:val="000000" w:themeColor="text1"/>
        </w:rPr>
        <w:t xml:space="preserve">predictions about how phenology will respond when </w:t>
      </w:r>
      <w:r w:rsidR="0072665A">
        <w:rPr>
          <w:color w:val="000000" w:themeColor="text1"/>
        </w:rPr>
        <w:t>m</w:t>
      </w:r>
      <w:r w:rsidR="00355C1D">
        <w:rPr>
          <w:color w:val="000000" w:themeColor="text1"/>
        </w:rPr>
        <w:t>ultiple mechanisms act</w:t>
      </w:r>
      <w:r w:rsidR="0072665A">
        <w:rPr>
          <w:color w:val="000000" w:themeColor="text1"/>
        </w:rPr>
        <w:t xml:space="preserve"> simultaneously. </w:t>
      </w:r>
      <w:r w:rsidR="0072665A" w:rsidRPr="00A54C67">
        <w:t>For example, mechanisms working in opposition to each other (Fig 2c) collectively reduce observed differences in phenological shifts, while mechanisms operating synergistically amplify them (Fig 2d).</w:t>
      </w:r>
      <w:r w:rsidR="00AC06B5">
        <w:rPr>
          <w:color w:val="000000" w:themeColor="text1"/>
        </w:rPr>
        <w:t xml:space="preserve"> </w:t>
      </w:r>
      <w:r w:rsidR="005B528E">
        <w:rPr>
          <w:color w:val="000000" w:themeColor="text1"/>
        </w:rPr>
        <w:t xml:space="preserve">By clarifying the multiple potential mechanisms at play in </w:t>
      </w:r>
      <w:del w:id="186" w:author="Louie Yang" w:date="2016-11-16T16:55:00Z">
        <w:r w:rsidR="005B528E" w:rsidDel="00CE1112">
          <w:rPr>
            <w:color w:val="000000" w:themeColor="text1"/>
          </w:rPr>
          <w:delText xml:space="preserve">any given </w:delText>
        </w:r>
      </w:del>
      <w:r w:rsidR="005B528E">
        <w:rPr>
          <w:color w:val="000000" w:themeColor="text1"/>
        </w:rPr>
        <w:t xml:space="preserve">phenological shifts, the framework </w:t>
      </w:r>
      <w:del w:id="187" w:author="Louie Yang" w:date="2016-11-16T16:57:00Z">
        <w:r w:rsidR="005B528E" w:rsidDel="00CE1112">
          <w:rPr>
            <w:color w:val="000000" w:themeColor="text1"/>
          </w:rPr>
          <w:delText xml:space="preserve">can help focus efforts to collect the specific and distinct kinds of data required to evaluate </w:delText>
        </w:r>
        <w:r w:rsidR="005D4E7F" w:rsidDel="00CE1112">
          <w:rPr>
            <w:color w:val="000000" w:themeColor="text1"/>
          </w:rPr>
          <w:delText xml:space="preserve">whether one or multiple mechanisms are likely to drive continued response to environmental change. </w:delText>
        </w:r>
        <w:r w:rsidR="005B528E" w:rsidDel="00CE1112">
          <w:rPr>
            <w:color w:val="000000" w:themeColor="text1"/>
          </w:rPr>
          <w:delText xml:space="preserve">Relatedly, </w:delText>
        </w:r>
        <w:r w:rsidR="00355C1D" w:rsidDel="00CE1112">
          <w:rPr>
            <w:color w:val="000000" w:themeColor="text1"/>
          </w:rPr>
          <w:delText xml:space="preserve">this framework </w:delText>
        </w:r>
      </w:del>
      <w:r w:rsidR="00355C1D">
        <w:rPr>
          <w:color w:val="000000" w:themeColor="text1"/>
        </w:rPr>
        <w:t xml:space="preserve">could help researchers systematically consider alternative explanations for observed variation in phenological shifts. </w:t>
      </w:r>
      <w:commentRangeStart w:id="188"/>
      <w:commentRangeStart w:id="189"/>
      <w:r w:rsidR="00355C1D">
        <w:rPr>
          <w:color w:val="000000" w:themeColor="text1"/>
        </w:rPr>
        <w:t xml:space="preserve">Many past studies have proposed single-mechanism </w:t>
      </w:r>
      <w:r w:rsidR="00B42833">
        <w:rPr>
          <w:color w:val="000000" w:themeColor="text1"/>
        </w:rPr>
        <w:t>explanations</w:t>
      </w:r>
      <w:r w:rsidR="00355C1D">
        <w:rPr>
          <w:color w:val="000000" w:themeColor="text1"/>
        </w:rPr>
        <w:t xml:space="preserve"> without considering other contributing processes. This framework encourages a more explicit examination of how several mechanistic processes can produce the same </w:t>
      </w:r>
      <w:r w:rsidR="00B42833">
        <w:rPr>
          <w:color w:val="000000" w:themeColor="text1"/>
        </w:rPr>
        <w:t>phenological trend</w:t>
      </w:r>
      <w:r w:rsidR="00355C1D">
        <w:rPr>
          <w:color w:val="000000" w:themeColor="text1"/>
        </w:rPr>
        <w:t xml:space="preserve">. </w:t>
      </w:r>
      <w:commentRangeEnd w:id="188"/>
      <w:r w:rsidR="005D4E7F">
        <w:rPr>
          <w:rStyle w:val="CommentReference"/>
        </w:rPr>
        <w:commentReference w:id="188"/>
      </w:r>
      <w:commentRangeEnd w:id="189"/>
      <w:r w:rsidR="00CE1112">
        <w:rPr>
          <w:rStyle w:val="CommentReference"/>
        </w:rPr>
        <w:commentReference w:id="189"/>
      </w:r>
    </w:p>
    <w:p w14:paraId="466AD443" w14:textId="77777777" w:rsidR="005B528E" w:rsidRDefault="005B528E">
      <w:pPr>
        <w:pStyle w:val="Normal1"/>
        <w:spacing w:before="100" w:beforeAutospacing="1" w:after="100" w:afterAutospacing="1" w:line="480" w:lineRule="auto"/>
        <w:rPr>
          <w:color w:val="000000" w:themeColor="text1"/>
        </w:rPr>
      </w:pPr>
    </w:p>
    <w:p w14:paraId="0B5DF31F" w14:textId="77777777" w:rsidR="00661979" w:rsidRPr="00B06F9A" w:rsidRDefault="0031112A" w:rsidP="00B06F9A">
      <w:pPr>
        <w:pStyle w:val="Normal1"/>
        <w:spacing w:before="100" w:beforeAutospacing="1" w:after="100" w:afterAutospacing="1" w:line="480" w:lineRule="auto"/>
        <w:rPr>
          <w:b/>
          <w:bCs/>
          <w:color w:val="000000" w:themeColor="text1"/>
        </w:rPr>
      </w:pPr>
      <w:r>
        <w:rPr>
          <w:b/>
          <w:bCs/>
          <w:color w:val="000000" w:themeColor="text1"/>
        </w:rPr>
        <w:t>P</w:t>
      </w:r>
      <w:r w:rsidR="002F7FF3">
        <w:rPr>
          <w:b/>
          <w:bCs/>
          <w:color w:val="000000" w:themeColor="text1"/>
        </w:rPr>
        <w:t>roposed patterns of</w:t>
      </w:r>
      <w:r w:rsidR="008654CA">
        <w:rPr>
          <w:b/>
          <w:bCs/>
          <w:color w:val="000000" w:themeColor="text1"/>
        </w:rPr>
        <w:t xml:space="preserve"> </w:t>
      </w:r>
      <w:r w:rsidR="00FD65FC" w:rsidRPr="00B06F9A">
        <w:rPr>
          <w:b/>
          <w:bCs/>
          <w:color w:val="000000" w:themeColor="text1"/>
        </w:rPr>
        <w:t>phenological shift</w:t>
      </w:r>
      <w:r w:rsidR="008A178F">
        <w:rPr>
          <w:b/>
          <w:bCs/>
          <w:color w:val="000000" w:themeColor="text1"/>
        </w:rPr>
        <w:t>s</w:t>
      </w:r>
      <w:r w:rsidR="00FD65FC" w:rsidRPr="00B06F9A">
        <w:rPr>
          <w:b/>
          <w:bCs/>
          <w:color w:val="000000" w:themeColor="text1"/>
        </w:rPr>
        <w:t xml:space="preserve"> in response to climate change</w:t>
      </w:r>
    </w:p>
    <w:p w14:paraId="2E44AB81" w14:textId="77777777" w:rsidR="00661979" w:rsidRDefault="00837AE1" w:rsidP="00B06F9A">
      <w:pPr>
        <w:pStyle w:val="Normal1"/>
        <w:spacing w:before="100" w:beforeAutospacing="1" w:after="100" w:afterAutospacing="1" w:line="480" w:lineRule="auto"/>
        <w:rPr>
          <w:color w:val="000000" w:themeColor="text1"/>
        </w:rPr>
      </w:pPr>
      <w:r>
        <w:rPr>
          <w:bCs/>
          <w:color w:val="000000" w:themeColor="text1"/>
        </w:rPr>
        <w:lastRenderedPageBreak/>
        <w:t>E</w:t>
      </w:r>
      <w:r w:rsidR="00E62BA9" w:rsidRPr="00FB2CED">
        <w:rPr>
          <w:bCs/>
          <w:color w:val="000000" w:themeColor="text1"/>
        </w:rPr>
        <w:t xml:space="preserve">cologists have </w:t>
      </w:r>
      <w:r w:rsidR="0031112A">
        <w:rPr>
          <w:bCs/>
          <w:color w:val="000000" w:themeColor="text1"/>
        </w:rPr>
        <w:t xml:space="preserve">identified </w:t>
      </w:r>
      <w:r w:rsidR="00F97D9C">
        <w:rPr>
          <w:bCs/>
          <w:color w:val="000000" w:themeColor="text1"/>
        </w:rPr>
        <w:t>several</w:t>
      </w:r>
      <w:r w:rsidR="0031112A">
        <w:rPr>
          <w:bCs/>
          <w:color w:val="000000" w:themeColor="text1"/>
        </w:rPr>
        <w:t xml:space="preserve"> key explanatory variables</w:t>
      </w:r>
      <w:r w:rsidR="00F5078B">
        <w:rPr>
          <w:bCs/>
          <w:color w:val="000000" w:themeColor="text1"/>
        </w:rPr>
        <w:t>—</w:t>
      </w:r>
      <w:r w:rsidR="00B42833">
        <w:rPr>
          <w:bCs/>
          <w:color w:val="000000" w:themeColor="text1"/>
        </w:rPr>
        <w:t>often species traits or attributes of the environment—</w:t>
      </w:r>
      <w:r w:rsidR="0031112A">
        <w:rPr>
          <w:bCs/>
          <w:color w:val="000000" w:themeColor="text1"/>
        </w:rPr>
        <w:t xml:space="preserve">that are predicted to generate patterns in </w:t>
      </w:r>
      <w:r w:rsidR="00F97D9C">
        <w:rPr>
          <w:bCs/>
          <w:color w:val="000000" w:themeColor="text1"/>
        </w:rPr>
        <w:t>climate</w:t>
      </w:r>
      <w:r w:rsidR="00326FA9">
        <w:rPr>
          <w:bCs/>
          <w:color w:val="000000" w:themeColor="text1"/>
        </w:rPr>
        <w:t>-</w:t>
      </w:r>
      <w:r w:rsidR="00F97D9C">
        <w:rPr>
          <w:bCs/>
          <w:color w:val="000000" w:themeColor="text1"/>
        </w:rPr>
        <w:t xml:space="preserve">associated </w:t>
      </w:r>
      <w:r>
        <w:rPr>
          <w:bCs/>
          <w:color w:val="000000" w:themeColor="text1"/>
        </w:rPr>
        <w:t>phenological shifts</w:t>
      </w:r>
      <w:r w:rsidR="00F97D9C">
        <w:rPr>
          <w:bCs/>
          <w:color w:val="000000" w:themeColor="text1"/>
        </w:rPr>
        <w:t>.</w:t>
      </w:r>
      <w:r w:rsidR="008A178F">
        <w:rPr>
          <w:bCs/>
          <w:color w:val="000000" w:themeColor="text1"/>
        </w:rPr>
        <w:t xml:space="preserve"> In many (but not all) cases, specific </w:t>
      </w:r>
      <w:r w:rsidR="009504F2">
        <w:rPr>
          <w:bCs/>
          <w:color w:val="000000" w:themeColor="text1"/>
        </w:rPr>
        <w:t>environment</w:t>
      </w:r>
      <w:r w:rsidR="00F5078B">
        <w:rPr>
          <w:bCs/>
          <w:color w:val="000000" w:themeColor="text1"/>
        </w:rPr>
        <w:t>-</w:t>
      </w:r>
      <w:r w:rsidR="009504F2">
        <w:rPr>
          <w:bCs/>
          <w:color w:val="000000" w:themeColor="text1"/>
        </w:rPr>
        <w:t>driven</w:t>
      </w:r>
      <w:r w:rsidR="00E638B2">
        <w:rPr>
          <w:bCs/>
          <w:color w:val="000000" w:themeColor="text1"/>
        </w:rPr>
        <w:t>,</w:t>
      </w:r>
      <w:r w:rsidR="00B42833">
        <w:rPr>
          <w:bCs/>
          <w:color w:val="000000" w:themeColor="text1"/>
        </w:rPr>
        <w:t xml:space="preserve"> </w:t>
      </w:r>
      <w:r w:rsidR="000F0180">
        <w:rPr>
          <w:bCs/>
          <w:color w:val="000000" w:themeColor="text1"/>
        </w:rPr>
        <w:t>organism response-driven</w:t>
      </w:r>
      <w:r w:rsidR="00CD2F7B">
        <w:rPr>
          <w:bCs/>
          <w:color w:val="000000" w:themeColor="text1"/>
        </w:rPr>
        <w:t>,</w:t>
      </w:r>
      <w:r w:rsidR="00E638B2">
        <w:rPr>
          <w:bCs/>
          <w:color w:val="000000" w:themeColor="text1"/>
        </w:rPr>
        <w:t xml:space="preserve"> or </w:t>
      </w:r>
      <w:r w:rsidR="000F0180">
        <w:rPr>
          <w:bCs/>
          <w:color w:val="000000" w:themeColor="text1"/>
        </w:rPr>
        <w:t>evolution-driven</w:t>
      </w:r>
      <w:r w:rsidR="009504F2">
        <w:rPr>
          <w:bCs/>
          <w:color w:val="000000" w:themeColor="text1"/>
        </w:rPr>
        <w:t xml:space="preserve"> </w:t>
      </w:r>
      <w:r w:rsidR="00B42833">
        <w:rPr>
          <w:bCs/>
          <w:color w:val="000000" w:themeColor="text1"/>
        </w:rPr>
        <w:t>mechanisms are implicated as the causal mechanisms underlying these correlative patterns</w:t>
      </w:r>
      <w:r w:rsidR="00E62BA9" w:rsidRPr="00FB2CED">
        <w:rPr>
          <w:bCs/>
          <w:color w:val="000000" w:themeColor="text1"/>
        </w:rPr>
        <w:t>.</w:t>
      </w:r>
      <w:r w:rsidR="00395512">
        <w:rPr>
          <w:bCs/>
          <w:color w:val="000000" w:themeColor="text1"/>
        </w:rPr>
        <w:t xml:space="preserve"> </w:t>
      </w:r>
      <w:r w:rsidR="00E62BA9" w:rsidRPr="00FB2CED">
        <w:rPr>
          <w:bCs/>
          <w:color w:val="000000" w:themeColor="text1"/>
        </w:rPr>
        <w:t>Below</w:t>
      </w:r>
      <w:r w:rsidR="00CE1E65" w:rsidRPr="00FB2CED">
        <w:rPr>
          <w:bCs/>
          <w:color w:val="000000" w:themeColor="text1"/>
        </w:rPr>
        <w:t>,</w:t>
      </w:r>
      <w:r w:rsidR="00E62BA9" w:rsidRPr="00FB2CED">
        <w:rPr>
          <w:bCs/>
          <w:color w:val="000000" w:themeColor="text1"/>
        </w:rPr>
        <w:t xml:space="preserve"> we review the evidence </w:t>
      </w:r>
      <w:r w:rsidR="00F5078B">
        <w:rPr>
          <w:bCs/>
          <w:color w:val="000000" w:themeColor="text1"/>
        </w:rPr>
        <w:t xml:space="preserve">that </w:t>
      </w:r>
      <w:r w:rsidR="00C402BB">
        <w:rPr>
          <w:bCs/>
          <w:color w:val="000000" w:themeColor="text1"/>
        </w:rPr>
        <w:t>nine</w:t>
      </w:r>
      <w:r w:rsidR="00F5078B">
        <w:rPr>
          <w:bCs/>
          <w:color w:val="000000" w:themeColor="text1"/>
        </w:rPr>
        <w:t xml:space="preserve"> </w:t>
      </w:r>
      <w:r w:rsidR="00B42833">
        <w:rPr>
          <w:bCs/>
          <w:color w:val="000000" w:themeColor="text1"/>
        </w:rPr>
        <w:t>explanatory variables predict</w:t>
      </w:r>
      <w:r w:rsidR="00F5078B">
        <w:rPr>
          <w:bCs/>
          <w:color w:val="000000" w:themeColor="text1"/>
        </w:rPr>
        <w:t xml:space="preserve"> </w:t>
      </w:r>
      <w:r w:rsidR="0031112A">
        <w:rPr>
          <w:bCs/>
          <w:color w:val="000000" w:themeColor="text1"/>
        </w:rPr>
        <w:t xml:space="preserve">patterns </w:t>
      </w:r>
      <w:r w:rsidR="00E5164E">
        <w:rPr>
          <w:bCs/>
          <w:color w:val="000000" w:themeColor="text1"/>
        </w:rPr>
        <w:t xml:space="preserve">of </w:t>
      </w:r>
      <w:r w:rsidR="00E62BA9" w:rsidRPr="00FB2CED">
        <w:rPr>
          <w:bCs/>
          <w:color w:val="000000" w:themeColor="text1"/>
        </w:rPr>
        <w:t>phenological</w:t>
      </w:r>
      <w:r w:rsidR="0031112A">
        <w:rPr>
          <w:bCs/>
          <w:color w:val="000000" w:themeColor="text1"/>
        </w:rPr>
        <w:t xml:space="preserve"> change</w:t>
      </w:r>
      <w:r w:rsidR="00CD2F7B">
        <w:rPr>
          <w:bCs/>
          <w:color w:val="000000" w:themeColor="text1"/>
        </w:rPr>
        <w:t>,</w:t>
      </w:r>
      <w:r w:rsidR="00E62BA9" w:rsidRPr="00FB2CED">
        <w:rPr>
          <w:bCs/>
          <w:color w:val="000000" w:themeColor="text1"/>
        </w:rPr>
        <w:t xml:space="preserve"> and</w:t>
      </w:r>
      <w:r w:rsidR="00B42833">
        <w:rPr>
          <w:bCs/>
          <w:color w:val="000000" w:themeColor="text1"/>
        </w:rPr>
        <w:t xml:space="preserve"> examine the causative mechanisms</w:t>
      </w:r>
      <w:r w:rsidR="009504F2">
        <w:rPr>
          <w:bCs/>
          <w:color w:val="000000" w:themeColor="text1"/>
        </w:rPr>
        <w:t xml:space="preserve"> </w:t>
      </w:r>
      <w:r w:rsidR="00B42833">
        <w:rPr>
          <w:bCs/>
          <w:color w:val="000000" w:themeColor="text1"/>
        </w:rPr>
        <w:t>proposed to underpin them</w:t>
      </w:r>
      <w:r w:rsidR="00E62BA9" w:rsidRPr="00FB2CED">
        <w:rPr>
          <w:bCs/>
          <w:color w:val="000000" w:themeColor="text1"/>
        </w:rPr>
        <w:t>.</w:t>
      </w:r>
      <w:r w:rsidR="00F97D9C">
        <w:rPr>
          <w:bCs/>
          <w:color w:val="000000" w:themeColor="text1"/>
        </w:rPr>
        <w:t xml:space="preserve"> </w:t>
      </w:r>
      <w:r w:rsidR="00F5078B">
        <w:rPr>
          <w:bCs/>
          <w:color w:val="000000" w:themeColor="text1"/>
        </w:rPr>
        <w:t xml:space="preserve">Variables </w:t>
      </w:r>
      <w:r w:rsidR="000E12F4">
        <w:rPr>
          <w:bCs/>
          <w:color w:val="000000" w:themeColor="text1"/>
        </w:rPr>
        <w:t xml:space="preserve">were selected if </w:t>
      </w:r>
      <w:r w:rsidR="00F97D9C">
        <w:rPr>
          <w:bCs/>
          <w:color w:val="000000" w:themeColor="text1"/>
        </w:rPr>
        <w:t xml:space="preserve">1) </w:t>
      </w:r>
      <w:r w:rsidR="00915EBB">
        <w:rPr>
          <w:bCs/>
          <w:color w:val="000000" w:themeColor="text1"/>
        </w:rPr>
        <w:t xml:space="preserve">multiple </w:t>
      </w:r>
      <w:r w:rsidR="00AC06B5">
        <w:rPr>
          <w:bCs/>
          <w:color w:val="000000" w:themeColor="text1"/>
        </w:rPr>
        <w:t xml:space="preserve">studies </w:t>
      </w:r>
      <w:r w:rsidR="00F97D9C">
        <w:rPr>
          <w:bCs/>
          <w:color w:val="000000" w:themeColor="text1"/>
        </w:rPr>
        <w:t>had tested to see if they could predict phenological change</w:t>
      </w:r>
      <w:r w:rsidR="00E5164E">
        <w:rPr>
          <w:bCs/>
          <w:color w:val="000000" w:themeColor="text1"/>
        </w:rPr>
        <w:t>,</w:t>
      </w:r>
      <w:r w:rsidR="00F97D9C">
        <w:rPr>
          <w:bCs/>
          <w:color w:val="000000" w:themeColor="text1"/>
        </w:rPr>
        <w:t xml:space="preserve"> or 2) they were traits commonly predicted to under</w:t>
      </w:r>
      <w:r w:rsidR="00E5164E">
        <w:rPr>
          <w:bCs/>
          <w:color w:val="000000" w:themeColor="text1"/>
        </w:rPr>
        <w:t>pin</w:t>
      </w:r>
      <w:r w:rsidR="00F97D9C">
        <w:rPr>
          <w:bCs/>
          <w:color w:val="000000" w:themeColor="text1"/>
        </w:rPr>
        <w:t xml:space="preserve"> phenological change.</w:t>
      </w:r>
    </w:p>
    <w:p w14:paraId="1B743308" w14:textId="77777777" w:rsidR="00661979" w:rsidRPr="00B06F9A" w:rsidRDefault="00FD65FC" w:rsidP="00B06F9A">
      <w:pPr>
        <w:pStyle w:val="Normal1"/>
        <w:spacing w:before="100" w:beforeAutospacing="1" w:after="100" w:afterAutospacing="1" w:line="480" w:lineRule="auto"/>
        <w:rPr>
          <w:i/>
          <w:color w:val="000000" w:themeColor="text1"/>
        </w:rPr>
      </w:pPr>
      <w:commentRangeStart w:id="190"/>
      <w:r w:rsidRPr="00B06F9A">
        <w:rPr>
          <w:bCs/>
          <w:i/>
          <w:color w:val="000000" w:themeColor="text1"/>
        </w:rPr>
        <w:t>Latitude</w:t>
      </w:r>
      <w:commentRangeEnd w:id="190"/>
      <w:r w:rsidR="00A6266E">
        <w:rPr>
          <w:rStyle w:val="CommentReference"/>
        </w:rPr>
        <w:commentReference w:id="190"/>
      </w:r>
      <w:r w:rsidRPr="00B06F9A">
        <w:rPr>
          <w:bCs/>
          <w:i/>
          <w:color w:val="000000" w:themeColor="text1"/>
        </w:rPr>
        <w:t xml:space="preserve"> </w:t>
      </w:r>
    </w:p>
    <w:p w14:paraId="53D6721A" w14:textId="77777777" w:rsidR="00661979" w:rsidRDefault="00E5603F" w:rsidP="00B06F9A">
      <w:pPr>
        <w:pStyle w:val="BodyText"/>
        <w:spacing w:before="100" w:after="100" w:line="480" w:lineRule="auto"/>
        <w:rPr>
          <w:color w:val="000000" w:themeColor="text1"/>
        </w:rPr>
      </w:pPr>
      <w:r>
        <w:rPr>
          <w:color w:val="000000" w:themeColor="text1"/>
        </w:rPr>
        <w:t xml:space="preserve">Latitude is commonly used as a proxy for key abiotic factors (e.g. temperature, </w:t>
      </w:r>
      <w:r w:rsidR="00794BF1">
        <w:rPr>
          <w:color w:val="000000" w:themeColor="text1"/>
        </w:rPr>
        <w:t>day length</w:t>
      </w:r>
      <w:r>
        <w:rPr>
          <w:color w:val="000000" w:themeColor="text1"/>
        </w:rPr>
        <w:t>)</w:t>
      </w:r>
      <w:r w:rsidR="00794BF1">
        <w:rPr>
          <w:color w:val="000000" w:themeColor="text1"/>
        </w:rPr>
        <w:t xml:space="preserve"> in ecology</w:t>
      </w:r>
      <w:r w:rsidR="0022755D">
        <w:rPr>
          <w:color w:val="000000" w:themeColor="text1"/>
        </w:rPr>
        <w:t>. However</w:t>
      </w:r>
      <w:r w:rsidR="00A40D46">
        <w:rPr>
          <w:color w:val="000000" w:themeColor="text1"/>
        </w:rPr>
        <w:t xml:space="preserve">, although examined </w:t>
      </w:r>
      <w:commentRangeStart w:id="191"/>
      <w:r w:rsidR="00A40D46">
        <w:rPr>
          <w:color w:val="000000" w:themeColor="text1"/>
        </w:rPr>
        <w:t xml:space="preserve">repeatedly, </w:t>
      </w:r>
      <w:r w:rsidR="0022755D">
        <w:rPr>
          <w:color w:val="000000" w:themeColor="text1"/>
        </w:rPr>
        <w:t xml:space="preserve">latitude does not consistently </w:t>
      </w:r>
      <w:commentRangeEnd w:id="191"/>
      <w:r w:rsidR="007C694C">
        <w:rPr>
          <w:rStyle w:val="CommentReference"/>
        </w:rPr>
        <w:commentReference w:id="191"/>
      </w:r>
      <w:r w:rsidR="0022755D">
        <w:rPr>
          <w:color w:val="000000" w:themeColor="text1"/>
        </w:rPr>
        <w:t>predict advanced or delayed phenological shifts with climate change and where there is an effect, it is usually weak</w:t>
      </w:r>
      <w:r w:rsidR="00AB5577">
        <w:rPr>
          <w:color w:val="000000" w:themeColor="text1"/>
        </w:rPr>
        <w:t xml:space="preserve"> </w:t>
      </w:r>
      <w:r w:rsidR="0047750B">
        <w:rPr>
          <w:color w:val="000000" w:themeColor="text1"/>
        </w:rPr>
        <w:fldChar w:fldCharType="begin">
          <w:fldData xml:space="preserve">PEVuZE5vdGU+PENpdGU+PEF1dGhvcj5QYXJtZXNhbjwvQXV0aG9yPjxZZWFyPjIwMDc8L1llYXI+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</w:fldData>
        </w:fldChar>
      </w:r>
      <w:r w:rsidR="00B40008">
        <w:rPr>
          <w:color w:val="000000" w:themeColor="text1"/>
        </w:rPr>
        <w:instrText xml:space="preserve"> ADDIN EN.CITE </w:instrText>
      </w:r>
      <w:r w:rsidR="0047750B">
        <w:rPr>
          <w:color w:val="000000" w:themeColor="text1"/>
        </w:rPr>
        <w:fldChar w:fldCharType="begin">
          <w:fldData xml:space="preserve">PEVuZE5vdGU+PENpdGU+PEF1dGhvcj5QYXJtZXNhbjwvQXV0aG9yPjxZZWFyPjIwMDc8L1llYXI+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</w:fldData>
        </w:fldChar>
      </w:r>
      <w:r w:rsidR="00B40008">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40008">
        <w:rPr>
          <w:noProof/>
          <w:color w:val="000000" w:themeColor="text1"/>
        </w:rPr>
        <w:t>(Parmesan 2007; Ge</w:t>
      </w:r>
      <w:r w:rsidR="00B40008" w:rsidRPr="00B40008">
        <w:rPr>
          <w:i/>
          <w:noProof/>
          <w:color w:val="000000" w:themeColor="text1"/>
        </w:rPr>
        <w:t xml:space="preserve"> et al.</w:t>
      </w:r>
      <w:r w:rsidR="00B40008">
        <w:rPr>
          <w:noProof/>
          <w:color w:val="000000" w:themeColor="text1"/>
        </w:rPr>
        <w:t xml:space="preserve"> 2015)</w:t>
      </w:r>
      <w:r w:rsidR="0047750B">
        <w:rPr>
          <w:color w:val="000000" w:themeColor="text1"/>
        </w:rPr>
        <w:fldChar w:fldCharType="end"/>
      </w:r>
      <w:r w:rsidR="00FF438A">
        <w:rPr>
          <w:color w:val="000000" w:themeColor="text1"/>
        </w:rPr>
        <w:t>.</w:t>
      </w:r>
      <w:r w:rsidR="0022755D">
        <w:rPr>
          <w:color w:val="000000" w:themeColor="text1"/>
        </w:rPr>
        <w:t xml:space="preserve"> </w:t>
      </w:r>
      <w:r w:rsidR="00112D32">
        <w:rPr>
          <w:color w:val="000000" w:themeColor="text1"/>
        </w:rPr>
        <w:t>While some</w:t>
      </w:r>
      <w:r w:rsidR="00112D32" w:rsidRPr="00FB2CED">
        <w:rPr>
          <w:color w:val="000000" w:themeColor="text1"/>
        </w:rPr>
        <w:t xml:space="preserve"> </w:t>
      </w:r>
      <w:r w:rsidR="00566FBD" w:rsidRPr="00FB2CED">
        <w:rPr>
          <w:color w:val="000000" w:themeColor="text1"/>
        </w:rPr>
        <w:t xml:space="preserve">studies have found greater phenological shifts at higher latitudes </w:t>
      </w:r>
      <w:r w:rsidR="0047750B" w:rsidRPr="00FB2CED">
        <w:rPr>
          <w:color w:val="000000" w:themeColor="text1"/>
        </w:rPr>
        <w:fldChar w:fldCharType="begin">
          <w:fldData xml:space="preserve">PEVuZE5vdGU+PENpdGU+PEF1dGhvcj5QYXJtZXNhbjwvQXV0aG9yPjxZZWFyPjIwMDc8L1llYXI+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</w:fldData>
        </w:fldChar>
      </w:r>
      <w:r w:rsidR="00A6266E">
        <w:rPr>
          <w:color w:val="000000" w:themeColor="text1"/>
        </w:rPr>
        <w:instrText xml:space="preserve"> ADDIN EN.CITE </w:instrText>
      </w:r>
      <w:r w:rsidR="0047750B">
        <w:rPr>
          <w:color w:val="000000" w:themeColor="text1"/>
        </w:rPr>
        <w:fldChar w:fldCharType="begin">
          <w:fldData xml:space="preserve">PEVuZE5vdGU+PENpdGU+PEF1dGhvcj5QYXJtZXNhbjwvQXV0aG9yPjxZZWFyPjIwMDc8L1llYXI+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</w:fldData>
        </w:fldChar>
      </w:r>
      <w:r w:rsidR="00A6266E">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A6266E">
        <w:rPr>
          <w:noProof/>
          <w:color w:val="000000" w:themeColor="text1"/>
        </w:rPr>
        <w:t>(Parmesan 2007; While &amp; Uller 2014; Ge</w:t>
      </w:r>
      <w:r w:rsidR="00A6266E" w:rsidRPr="00A6266E">
        <w:rPr>
          <w:i/>
          <w:noProof/>
          <w:color w:val="000000" w:themeColor="text1"/>
        </w:rPr>
        <w:t xml:space="preserve"> et al.</w:t>
      </w:r>
      <w:r w:rsidR="00A6266E">
        <w:rPr>
          <w:noProof/>
          <w:color w:val="000000" w:themeColor="text1"/>
        </w:rPr>
        <w:t xml:space="preserve"> 2015; Brown</w:t>
      </w:r>
      <w:r w:rsidR="00A6266E" w:rsidRPr="00A6266E">
        <w:rPr>
          <w:i/>
          <w:noProof/>
          <w:color w:val="000000" w:themeColor="text1"/>
        </w:rPr>
        <w:t xml:space="preserve"> et al.</w:t>
      </w:r>
      <w:r w:rsidR="00A6266E">
        <w:rPr>
          <w:noProof/>
          <w:color w:val="000000" w:themeColor="text1"/>
        </w:rPr>
        <w:t xml:space="preserve"> 2016)</w:t>
      </w:r>
      <w:r w:rsidR="0047750B" w:rsidRPr="00FB2CED">
        <w:rPr>
          <w:color w:val="000000" w:themeColor="text1"/>
        </w:rPr>
        <w:fldChar w:fldCharType="end"/>
      </w:r>
      <w:r w:rsidR="00D74938">
        <w:rPr>
          <w:color w:val="000000" w:themeColor="text1"/>
        </w:rPr>
        <w:t xml:space="preserve">- </w:t>
      </w:r>
      <w:commentRangeStart w:id="192"/>
      <w:r w:rsidR="00D74938">
        <w:rPr>
          <w:color w:val="000000" w:themeColor="text1"/>
        </w:rPr>
        <w:t xml:space="preserve">Ge for </w:t>
      </w:r>
      <w:r w:rsidR="00866298">
        <w:rPr>
          <w:color w:val="000000" w:themeColor="text1"/>
        </w:rPr>
        <w:t>woody plants only</w:t>
      </w:r>
      <w:commentRangeEnd w:id="192"/>
      <w:r w:rsidR="007C694C">
        <w:rPr>
          <w:rStyle w:val="CommentReference"/>
        </w:rPr>
        <w:commentReference w:id="192"/>
      </w:r>
      <w:r w:rsidR="00566FBD" w:rsidRPr="00FB2CED">
        <w:rPr>
          <w:color w:val="000000" w:themeColor="text1"/>
        </w:rPr>
        <w:t>, others have found greater shifts at lower latitudes</w:t>
      </w:r>
      <w:r w:rsidR="009131C5">
        <w:rPr>
          <w:color w:val="000000" w:themeColor="text1"/>
        </w:rPr>
        <w:t xml:space="preserve"> </w:t>
      </w:r>
      <w:r w:rsidR="0047750B" w:rsidRPr="00FB2CED">
        <w:rPr>
          <w:color w:val="000000" w:themeColor="text1"/>
        </w:rPr>
        <w:fldChar w:fldCharType="begin">
          <w:fldData xml:space="preserve">PEVuZE5vdGU+PENpdGU+PEF1dGhvcj5HZTwvQXV0aG9yPjxZZWFyPjIwMTU8L1llYXI+PFJlY051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</w:fldData>
        </w:fldChar>
      </w:r>
      <w:r w:rsidR="00822B30">
        <w:rPr>
          <w:color w:val="000000" w:themeColor="text1"/>
        </w:rPr>
        <w:instrText xml:space="preserve"> ADDIN EN.CITE </w:instrText>
      </w:r>
      <w:r w:rsidR="0047750B">
        <w:rPr>
          <w:color w:val="000000" w:themeColor="text1"/>
        </w:rPr>
        <w:fldChar w:fldCharType="begin">
          <w:fldData xml:space="preserve">PEVuZE5vdGU+PENpdGU+PEF1dGhvcj5HZTwvQXV0aG9yPjxZZWFyPjIwMTU8L1llYXI+PFJlY051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</w:fldData>
        </w:fldChar>
      </w:r>
      <w:r w:rsidR="00822B30">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822B30">
        <w:rPr>
          <w:noProof/>
          <w:color w:val="000000" w:themeColor="text1"/>
        </w:rPr>
        <w:t>(Ge</w:t>
      </w:r>
      <w:r w:rsidR="00822B30" w:rsidRPr="00822B30">
        <w:rPr>
          <w:i/>
          <w:noProof/>
          <w:color w:val="000000" w:themeColor="text1"/>
        </w:rPr>
        <w:t xml:space="preserve"> et al.</w:t>
      </w:r>
      <w:r w:rsidR="00822B30">
        <w:rPr>
          <w:noProof/>
          <w:color w:val="000000" w:themeColor="text1"/>
        </w:rPr>
        <w:t xml:space="preserve"> 2015; Kullberg</w:t>
      </w:r>
      <w:r w:rsidR="00822B30" w:rsidRPr="00822B30">
        <w:rPr>
          <w:i/>
          <w:noProof/>
          <w:color w:val="000000" w:themeColor="text1"/>
        </w:rPr>
        <w:t xml:space="preserve"> et al.</w:t>
      </w:r>
      <w:r w:rsidR="00822B30">
        <w:rPr>
          <w:noProof/>
          <w:color w:val="000000" w:themeColor="text1"/>
        </w:rPr>
        <w:t xml:space="preserve"> 2015; Shen</w:t>
      </w:r>
      <w:r w:rsidR="00822B30" w:rsidRPr="00822B30">
        <w:rPr>
          <w:i/>
          <w:noProof/>
          <w:color w:val="000000" w:themeColor="text1"/>
        </w:rPr>
        <w:t xml:space="preserve"> et al.</w:t>
      </w:r>
      <w:r w:rsidR="00822B30">
        <w:rPr>
          <w:noProof/>
          <w:color w:val="000000" w:themeColor="text1"/>
        </w:rPr>
        <w:t xml:space="preserve"> 2015)</w:t>
      </w:r>
      <w:r w:rsidR="0047750B" w:rsidRPr="00FB2CED">
        <w:rPr>
          <w:color w:val="000000" w:themeColor="text1"/>
        </w:rPr>
        <w:fldChar w:fldCharType="end"/>
      </w:r>
      <w:r w:rsidR="00866298">
        <w:rPr>
          <w:color w:val="000000" w:themeColor="text1"/>
        </w:rPr>
        <w:t xml:space="preserve">- </w:t>
      </w:r>
      <w:commentRangeStart w:id="193"/>
      <w:r w:rsidR="00866298">
        <w:rPr>
          <w:color w:val="000000" w:themeColor="text1"/>
        </w:rPr>
        <w:t>Ge reference overall</w:t>
      </w:r>
      <w:r w:rsidR="00566FBD" w:rsidRPr="00FB2CED">
        <w:rPr>
          <w:color w:val="000000" w:themeColor="text1"/>
        </w:rPr>
        <w:t xml:space="preserve">, </w:t>
      </w:r>
      <w:r w:rsidR="00112D32">
        <w:rPr>
          <w:color w:val="000000" w:themeColor="text1"/>
        </w:rPr>
        <w:t>or</w:t>
      </w:r>
      <w:r w:rsidR="00566FBD" w:rsidRPr="00FB2CED">
        <w:rPr>
          <w:color w:val="000000" w:themeColor="text1"/>
        </w:rPr>
        <w:t xml:space="preserve"> mid-latitudes</w:t>
      </w:r>
      <w:r w:rsidR="009B27C0" w:rsidRPr="00FB2CED">
        <w:rPr>
          <w:color w:val="000000" w:themeColor="text1"/>
        </w:rPr>
        <w:t xml:space="preserve"> </w:t>
      </w:r>
      <w:commentRangeEnd w:id="193"/>
      <w:r w:rsidR="007C694C">
        <w:rPr>
          <w:rStyle w:val="CommentReference"/>
        </w:rPr>
        <w:commentReference w:id="193"/>
      </w:r>
      <w:r w:rsidR="0047750B" w:rsidRPr="00FB2CED">
        <w:rPr>
          <w:color w:val="000000" w:themeColor="text1"/>
        </w:rPr>
        <w:fldChar w:fldCharType="begin">
          <w:fldData xml:space="preserve">PEVuZE5vdGU+PENpdGU+PEF1dGhvcj5SdWJvbGluaTwvQXV0aG9yPjxZZWFyPjIwMDc8L1llYXI+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PEVuZE5vdGU+PENpdGU+PEF1dGhvcj5SdWJvbGluaTwvQXV0aG9yPjxZZWFyPjIwMDc8L1llYXI+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(Rubolini</w:t>
      </w:r>
      <w:r w:rsidR="00063E8C" w:rsidRPr="00063E8C">
        <w:rPr>
          <w:i/>
          <w:noProof/>
          <w:color w:val="000000" w:themeColor="text1"/>
        </w:rPr>
        <w:t xml:space="preserve"> et al.</w:t>
      </w:r>
      <w:r w:rsidR="00063E8C">
        <w:rPr>
          <w:noProof/>
          <w:color w:val="000000" w:themeColor="text1"/>
        </w:rPr>
        <w:t xml:space="preserve"> 2007b)</w:t>
      </w:r>
      <w:r w:rsidR="0047750B" w:rsidRPr="00FB2CED">
        <w:rPr>
          <w:color w:val="000000" w:themeColor="text1"/>
        </w:rPr>
        <w:fldChar w:fldCharType="end"/>
      </w:r>
      <w:r w:rsidR="00566FBD" w:rsidRPr="00FB2CED">
        <w:rPr>
          <w:color w:val="000000" w:themeColor="text1"/>
        </w:rPr>
        <w:t>.</w:t>
      </w:r>
      <w:r w:rsidR="0022755D">
        <w:rPr>
          <w:color w:val="000000" w:themeColor="text1"/>
        </w:rPr>
        <w:t xml:space="preserve"> </w:t>
      </w:r>
      <w:r w:rsidR="00D74938">
        <w:rPr>
          <w:color w:val="000000" w:themeColor="text1"/>
        </w:rPr>
        <w:t>Still</w:t>
      </w:r>
      <w:r w:rsidR="00326FA9">
        <w:rPr>
          <w:color w:val="000000" w:themeColor="text1"/>
        </w:rPr>
        <w:t>,</w:t>
      </w:r>
      <w:r w:rsidR="00D74938">
        <w:rPr>
          <w:color w:val="000000" w:themeColor="text1"/>
        </w:rPr>
        <w:t xml:space="preserve"> </w:t>
      </w:r>
      <w:commentRangeStart w:id="194"/>
      <w:r w:rsidR="00D74938">
        <w:rPr>
          <w:color w:val="000000" w:themeColor="text1"/>
        </w:rPr>
        <w:t>the expectation that latitude should predict phenological change persists in the literature</w:t>
      </w:r>
      <w:commentRangeEnd w:id="194"/>
      <w:r w:rsidR="007C694C">
        <w:rPr>
          <w:rStyle w:val="CommentReference"/>
        </w:rPr>
        <w:commentReference w:id="194"/>
      </w:r>
      <w:r w:rsidR="00D74938">
        <w:rPr>
          <w:color w:val="000000" w:themeColor="text1"/>
        </w:rPr>
        <w:t xml:space="preserve">. An examination of the mechanisms expected to produce latitudinal patterns in phenological change </w:t>
      </w:r>
      <w:r w:rsidR="00AC06B5">
        <w:rPr>
          <w:color w:val="000000" w:themeColor="text1"/>
        </w:rPr>
        <w:t xml:space="preserve">reveals </w:t>
      </w:r>
      <w:r w:rsidR="00F321B3">
        <w:rPr>
          <w:color w:val="000000" w:themeColor="text1"/>
        </w:rPr>
        <w:t xml:space="preserve">both </w:t>
      </w:r>
      <w:r w:rsidR="000F0180">
        <w:rPr>
          <w:color w:val="000000" w:themeColor="text1"/>
        </w:rPr>
        <w:t>environment-driven</w:t>
      </w:r>
      <w:r w:rsidR="00AC06B5">
        <w:rPr>
          <w:color w:val="000000" w:themeColor="text1"/>
        </w:rPr>
        <w:t xml:space="preserve"> and </w:t>
      </w:r>
      <w:r w:rsidR="000F0180">
        <w:rPr>
          <w:color w:val="000000" w:themeColor="text1"/>
        </w:rPr>
        <w:t>organism response-driven</w:t>
      </w:r>
      <w:r w:rsidR="00AC06B5">
        <w:rPr>
          <w:color w:val="000000" w:themeColor="text1"/>
        </w:rPr>
        <w:t xml:space="preserve"> mechanisms </w:t>
      </w:r>
      <w:r w:rsidR="00F321B3">
        <w:rPr>
          <w:color w:val="000000" w:themeColor="text1"/>
        </w:rPr>
        <w:t>(see Table/Fig. 3) and e</w:t>
      </w:r>
      <w:r w:rsidR="00D74938">
        <w:rPr>
          <w:color w:val="000000" w:themeColor="text1"/>
        </w:rPr>
        <w:t>xplain</w:t>
      </w:r>
      <w:r w:rsidR="00326FA9">
        <w:rPr>
          <w:color w:val="000000" w:themeColor="text1"/>
        </w:rPr>
        <w:t>s</w:t>
      </w:r>
      <w:r w:rsidR="00D74938">
        <w:rPr>
          <w:color w:val="000000" w:themeColor="text1"/>
        </w:rPr>
        <w:t xml:space="preserve"> both why we predict latitudinal variation in phenological shifts and why data often fail to show </w:t>
      </w:r>
      <w:r w:rsidR="00326FA9">
        <w:rPr>
          <w:color w:val="000000" w:themeColor="text1"/>
        </w:rPr>
        <w:t>the predicted patterns</w:t>
      </w:r>
      <w:r w:rsidR="0022755D">
        <w:rPr>
          <w:color w:val="000000" w:themeColor="text1"/>
        </w:rPr>
        <w:t>.</w:t>
      </w:r>
    </w:p>
    <w:p w14:paraId="64E43220" w14:textId="77777777" w:rsidR="00661979" w:rsidRDefault="00294FE8" w:rsidP="00B06F9A">
      <w:pPr>
        <w:pStyle w:val="Normal1"/>
        <w:spacing w:before="100" w:beforeAutospacing="1" w:after="100" w:afterAutospacing="1" w:line="480" w:lineRule="auto"/>
        <w:rPr>
          <w:color w:val="000000" w:themeColor="text1"/>
        </w:rPr>
      </w:pPr>
      <w:r>
        <w:rPr>
          <w:color w:val="000000" w:themeColor="text1"/>
        </w:rPr>
        <w:t xml:space="preserve">In general, </w:t>
      </w:r>
      <w:r w:rsidR="00051800">
        <w:rPr>
          <w:color w:val="000000" w:themeColor="text1"/>
        </w:rPr>
        <w:t>phenological shif</w:t>
      </w:r>
      <w:r>
        <w:rPr>
          <w:color w:val="000000" w:themeColor="text1"/>
        </w:rPr>
        <w:t xml:space="preserve">ts are predicted to </w:t>
      </w:r>
      <w:r w:rsidR="00051800">
        <w:rPr>
          <w:color w:val="000000" w:themeColor="text1"/>
        </w:rPr>
        <w:t>be larger in regions where temperature change has been greate</w:t>
      </w:r>
      <w:r w:rsidR="00FB4ED1">
        <w:rPr>
          <w:color w:val="000000" w:themeColor="text1"/>
        </w:rPr>
        <w:t xml:space="preserve">st </w:t>
      </w:r>
      <w:r w:rsidR="00FB4ED1" w:rsidRPr="00FB2CED">
        <w:rPr>
          <w:color w:val="000000" w:themeColor="text1"/>
        </w:rPr>
        <w:t>(</w:t>
      </w:r>
      <w:r w:rsidR="00FB4ED1">
        <w:rPr>
          <w:color w:val="000000" w:themeColor="text1"/>
        </w:rPr>
        <w:t xml:space="preserve">environment-driven mechanism; </w:t>
      </w:r>
      <w:r w:rsidR="00FB4ED1" w:rsidRPr="00FB2CED">
        <w:rPr>
          <w:color w:val="000000" w:themeColor="text1"/>
        </w:rPr>
        <w:t>Fig</w:t>
      </w:r>
      <w:r w:rsidR="00FB4ED1">
        <w:rPr>
          <w:color w:val="000000" w:themeColor="text1"/>
        </w:rPr>
        <w:t xml:space="preserve"> 2a; </w:t>
      </w:r>
      <w:r w:rsidR="0047750B">
        <w:rPr>
          <w:color w:val="000000" w:themeColor="text1"/>
        </w:rPr>
        <w:fldChar w:fldCharType="begin">
          <w:fldData xml:space="preserve">PEVuZE5vdGU+PENpdGU+PEF1dGhvcj5QYXJtZXNhbjwvQXV0aG9yPjxZZWFyPjIwMDc8L1llYXI+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</w:fldData>
        </w:fldChar>
      </w:r>
      <w:r w:rsidR="00E24DCA">
        <w:rPr>
          <w:color w:val="000000" w:themeColor="text1"/>
        </w:rPr>
        <w:instrText xml:space="preserve"> ADDIN EN.CITE </w:instrText>
      </w:r>
      <w:r w:rsidR="0047750B">
        <w:rPr>
          <w:color w:val="000000" w:themeColor="text1"/>
        </w:rPr>
        <w:fldChar w:fldCharType="begin">
          <w:fldData xml:space="preserve">PEVuZE5vdGU+PENpdGU+PEF1dGhvcj5QYXJtZXNhbjwvQXV0aG9yPjxZZWFyPjIwMDc8L1llYXI+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</w:fldData>
        </w:fldChar>
      </w:r>
      <w:r w:rsidR="00E24DCA">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E24DCA">
        <w:rPr>
          <w:noProof/>
          <w:color w:val="000000" w:themeColor="text1"/>
        </w:rPr>
        <w:t>(Root</w:t>
      </w:r>
      <w:r w:rsidR="00E24DCA" w:rsidRPr="00E24DCA">
        <w:rPr>
          <w:i/>
          <w:noProof/>
          <w:color w:val="000000" w:themeColor="text1"/>
        </w:rPr>
        <w:t xml:space="preserve"> et al.</w:t>
      </w:r>
      <w:r w:rsidR="00E24DCA">
        <w:rPr>
          <w:noProof/>
          <w:color w:val="000000" w:themeColor="text1"/>
        </w:rPr>
        <w:t xml:space="preserve"> 2003; Parmesan 2007)</w:t>
      </w:r>
      <w:r w:rsidR="0047750B">
        <w:rPr>
          <w:color w:val="000000" w:themeColor="text1"/>
        </w:rPr>
        <w:fldChar w:fldCharType="end"/>
      </w:r>
      <w:r w:rsidR="00FB4ED1">
        <w:rPr>
          <w:color w:val="000000" w:themeColor="text1"/>
        </w:rPr>
        <w:t xml:space="preserve">. </w:t>
      </w:r>
      <w:r w:rsidR="00FB4ED1">
        <w:rPr>
          <w:color w:val="000000" w:themeColor="text1"/>
        </w:rPr>
        <w:lastRenderedPageBreak/>
        <w:t>Indeed, s</w:t>
      </w:r>
      <w:r w:rsidR="00FB4ED1" w:rsidRPr="00FB2CED">
        <w:rPr>
          <w:color w:val="000000" w:themeColor="text1"/>
        </w:rPr>
        <w:t xml:space="preserve">everal studies </w:t>
      </w:r>
      <w:r w:rsidR="00E638B2">
        <w:rPr>
          <w:color w:val="000000" w:themeColor="text1"/>
        </w:rPr>
        <w:t xml:space="preserve">support </w:t>
      </w:r>
      <w:commentRangeStart w:id="195"/>
      <w:r w:rsidR="00E638B2">
        <w:rPr>
          <w:color w:val="000000" w:themeColor="text1"/>
        </w:rPr>
        <w:t xml:space="preserve">this relationship </w:t>
      </w:r>
      <w:commentRangeEnd w:id="195"/>
      <w:r w:rsidR="007C694C">
        <w:rPr>
          <w:rStyle w:val="CommentReference"/>
        </w:rPr>
        <w:commentReference w:id="195"/>
      </w:r>
      <w:r w:rsidR="0047750B" w:rsidRPr="00FB2CED">
        <w:rPr>
          <w:color w:val="000000" w:themeColor="text1"/>
        </w:rPr>
        <w:fldChar w:fldCharType="begin">
          <w:fldData xml:space="preserve">PEVuZE5vdGU+PENpdGU+PEF1dGhvcj5Sb290PC9BdXRob3I+PFllYXI+MjAwNTwvWWVhcj48UmVj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</w:fldData>
        </w:fldChar>
      </w:r>
      <w:r w:rsidR="00FB4ED1">
        <w:rPr>
          <w:color w:val="000000" w:themeColor="text1"/>
        </w:rPr>
        <w:instrText xml:space="preserve"> ADDIN EN.CITE </w:instrText>
      </w:r>
      <w:r w:rsidR="0047750B">
        <w:rPr>
          <w:color w:val="000000" w:themeColor="text1"/>
        </w:rPr>
        <w:fldChar w:fldCharType="begin">
          <w:fldData xml:space="preserve">PEVuZE5vdGU+PENpdGU+PEF1dGhvcj5Sb290PC9BdXRob3I+PFllYXI+MjAwNTwvWWVhcj48UmVj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</w:fldData>
        </w:fldChar>
      </w:r>
      <w:r w:rsidR="00FB4ED1">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FB4ED1">
        <w:rPr>
          <w:noProof/>
          <w:color w:val="000000" w:themeColor="text1"/>
        </w:rPr>
        <w:t>(Root</w:t>
      </w:r>
      <w:r w:rsidR="00FB4ED1" w:rsidRPr="00063E8C">
        <w:rPr>
          <w:i/>
          <w:noProof/>
          <w:color w:val="000000" w:themeColor="text1"/>
        </w:rPr>
        <w:t xml:space="preserve"> et al.</w:t>
      </w:r>
      <w:r w:rsidR="00FB4ED1">
        <w:rPr>
          <w:noProof/>
          <w:color w:val="000000" w:themeColor="text1"/>
        </w:rPr>
        <w:t xml:space="preserve"> 2005; Rubolini</w:t>
      </w:r>
      <w:r w:rsidR="00FB4ED1" w:rsidRPr="00063E8C">
        <w:rPr>
          <w:i/>
          <w:noProof/>
          <w:color w:val="000000" w:themeColor="text1"/>
        </w:rPr>
        <w:t xml:space="preserve"> et al.</w:t>
      </w:r>
      <w:r w:rsidR="00FB4ED1">
        <w:rPr>
          <w:noProof/>
          <w:color w:val="000000" w:themeColor="text1"/>
        </w:rPr>
        <w:t xml:space="preserve"> 2007b; Kharouba</w:t>
      </w:r>
      <w:r w:rsidR="00FB4ED1" w:rsidRPr="00063E8C">
        <w:rPr>
          <w:i/>
          <w:noProof/>
          <w:color w:val="000000" w:themeColor="text1"/>
        </w:rPr>
        <w:t xml:space="preserve"> et al.</w:t>
      </w:r>
      <w:r w:rsidR="00FB4ED1">
        <w:rPr>
          <w:noProof/>
          <w:color w:val="000000" w:themeColor="text1"/>
        </w:rPr>
        <w:t xml:space="preserve"> 2014)</w:t>
      </w:r>
      <w:r w:rsidR="0047750B" w:rsidRPr="00FB2CED">
        <w:rPr>
          <w:color w:val="000000" w:themeColor="text1"/>
        </w:rPr>
        <w:fldChar w:fldCharType="end"/>
      </w:r>
      <w:r w:rsidR="00FB4ED1" w:rsidRPr="00FB2CED">
        <w:rPr>
          <w:color w:val="000000" w:themeColor="text1"/>
        </w:rPr>
        <w:t xml:space="preserve">. </w:t>
      </w:r>
      <w:r w:rsidR="00FB4ED1">
        <w:rPr>
          <w:color w:val="000000" w:themeColor="text1"/>
        </w:rPr>
        <w:t>Since temperature change is generally larger at high latitudes</w:t>
      </w:r>
      <w:r w:rsidR="00E638B2">
        <w:rPr>
          <w:color w:val="000000" w:themeColor="text1"/>
        </w:rPr>
        <w:t xml:space="preserve"> </w:t>
      </w:r>
      <w:r w:rsidR="0047750B">
        <w:rPr>
          <w:color w:val="000000" w:themeColor="text1"/>
        </w:rPr>
        <w:fldChar w:fldCharType="begin"/>
      </w:r>
      <w:r w:rsidR="00E638B2">
        <w:rPr>
          <w:color w:val="000000" w:themeColor="text1"/>
        </w:rPr>
        <w:instrText xml:space="preserve"> ADDIN EN.CITE &lt;EndNote&gt;&lt;Cite&gt;&lt;Author&gt;IPCC&lt;/Author&gt;&lt;Year&gt;2014&lt;/Year&gt;&lt;RecNum&gt;918&lt;/RecNum&gt;&lt;DisplayText&gt;(IPCC 2014)&lt;/DisplayText&gt;&lt;record&gt;&lt;rec-number&gt;918&lt;/rec-number&gt;&lt;foreign-keys&gt;&lt;key app="EN" db-id="tswepwzphrdd5teef5upp92y9wxtxvpzzvrz" timestamp="1473467577"&gt;918&lt;/key&gt;&lt;/foreign-keys&gt;&lt;ref-type name="Report"&gt;27&lt;/ref-type&gt;&lt;contributors&gt;&lt;authors&gt;&lt;author&gt;IPCC&lt;/author&gt;&lt;/authors&gt;&lt;secondary-authors&gt;&lt;author&gt;R.K. Pachauri, L.A. Meyer &lt;/author&gt;&lt;/secondary-authors&gt;&lt;/contributors&gt;&lt;titles&gt;&lt;title&gt;Synthesis Report. Contribution of Working Groups I, II and III to the Fifth Assessment Report of the Intergovernmental Panel on Climate Change &lt;/title&gt;&lt;/titles&gt;&lt;pages&gt;151&lt;/pages&gt;&lt;dates&gt;&lt;year&gt;2014&lt;/year&gt;&lt;/dates&gt;&lt;pub-location&gt;Geneva,Switzerland&lt;/pub-location&gt;&lt;publisher&gt;IPCC&lt;/publisher&gt;&lt;urls&gt;&lt;/urls&gt;&lt;/record&gt;&lt;/Cite&gt;&lt;/EndNote&gt;</w:instrText>
      </w:r>
      <w:r w:rsidR="0047750B">
        <w:rPr>
          <w:color w:val="000000" w:themeColor="text1"/>
        </w:rPr>
        <w:fldChar w:fldCharType="separate"/>
      </w:r>
      <w:r w:rsidR="00E638B2">
        <w:rPr>
          <w:noProof/>
          <w:color w:val="000000" w:themeColor="text1"/>
        </w:rPr>
        <w:t>(IPCC 2014)</w:t>
      </w:r>
      <w:r w:rsidR="0047750B">
        <w:rPr>
          <w:color w:val="000000" w:themeColor="text1"/>
        </w:rPr>
        <w:fldChar w:fldCharType="end"/>
      </w:r>
      <w:r w:rsidR="00CD2F7B">
        <w:rPr>
          <w:color w:val="000000" w:themeColor="text1"/>
        </w:rPr>
        <w:t>,</w:t>
      </w:r>
      <w:r w:rsidR="00FB4ED1">
        <w:rPr>
          <w:color w:val="000000" w:themeColor="text1"/>
        </w:rPr>
        <w:t xml:space="preserve"> t</w:t>
      </w:r>
      <w:r w:rsidR="00012634">
        <w:rPr>
          <w:color w:val="000000" w:themeColor="text1"/>
        </w:rPr>
        <w:t xml:space="preserve">his </w:t>
      </w:r>
      <w:r w:rsidR="0022755D">
        <w:rPr>
          <w:color w:val="000000" w:themeColor="text1"/>
        </w:rPr>
        <w:t xml:space="preserve">environment-driven </w:t>
      </w:r>
      <w:r w:rsidR="00012634">
        <w:rPr>
          <w:color w:val="000000" w:themeColor="text1"/>
        </w:rPr>
        <w:t xml:space="preserve">mechanism </w:t>
      </w:r>
      <w:r w:rsidR="0022755D">
        <w:rPr>
          <w:color w:val="000000" w:themeColor="text1"/>
        </w:rPr>
        <w:t>may</w:t>
      </w:r>
      <w:r w:rsidR="00702155">
        <w:rPr>
          <w:color w:val="000000" w:themeColor="text1"/>
        </w:rPr>
        <w:t xml:space="preserve"> explain w</w:t>
      </w:r>
      <w:r w:rsidR="009D3069">
        <w:rPr>
          <w:color w:val="000000" w:themeColor="text1"/>
        </w:rPr>
        <w:t xml:space="preserve">hy </w:t>
      </w:r>
      <w:r w:rsidR="00FB4ED1">
        <w:rPr>
          <w:color w:val="000000" w:themeColor="text1"/>
        </w:rPr>
        <w:t>phenological shifts ha</w:t>
      </w:r>
      <w:r w:rsidR="00944FFA">
        <w:rPr>
          <w:color w:val="000000" w:themeColor="text1"/>
        </w:rPr>
        <w:t>ve</w:t>
      </w:r>
      <w:r w:rsidR="00FB4ED1">
        <w:rPr>
          <w:color w:val="000000" w:themeColor="text1"/>
        </w:rPr>
        <w:t xml:space="preserve"> been larger </w:t>
      </w:r>
      <w:r w:rsidR="009D3069">
        <w:rPr>
          <w:color w:val="000000" w:themeColor="text1"/>
        </w:rPr>
        <w:t>at higher latitudes</w:t>
      </w:r>
      <w:r w:rsidR="00702155">
        <w:rPr>
          <w:color w:val="000000" w:themeColor="text1"/>
        </w:rPr>
        <w:t xml:space="preserve"> </w:t>
      </w:r>
      <w:r w:rsidR="0047750B">
        <w:rPr>
          <w:color w:val="000000" w:themeColor="text1"/>
        </w:rPr>
        <w:fldChar w:fldCharType="begin">
          <w:fldData xml:space="preserve">PEVuZE5vdGU+PENpdGU+PEF1dGhvcj5Sb290PC9BdXRob3I+PFllYXI+MjAwMzwvWWVhcj48UmVj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</w:fldData>
        </w:fldChar>
      </w:r>
      <w:r w:rsidR="00245A93">
        <w:rPr>
          <w:color w:val="000000" w:themeColor="text1"/>
        </w:rPr>
        <w:instrText xml:space="preserve"> ADDIN EN.CITE </w:instrText>
      </w:r>
      <w:r w:rsidR="0047750B">
        <w:rPr>
          <w:color w:val="000000" w:themeColor="text1"/>
        </w:rPr>
        <w:fldChar w:fldCharType="begin">
          <w:fldData xml:space="preserve">PEVuZE5vdGU+PENpdGU+PEF1dGhvcj5Sb290PC9BdXRob3I+PFllYXI+MjAwMzwvWWVhcj48UmVj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</w:fldData>
        </w:fldChar>
      </w:r>
      <w:r w:rsidR="00245A93">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245A93">
        <w:rPr>
          <w:noProof/>
          <w:color w:val="000000" w:themeColor="text1"/>
        </w:rPr>
        <w:t>(Root</w:t>
      </w:r>
      <w:r w:rsidR="00245A93" w:rsidRPr="00245A93">
        <w:rPr>
          <w:i/>
          <w:noProof/>
          <w:color w:val="000000" w:themeColor="text1"/>
        </w:rPr>
        <w:t xml:space="preserve"> et al.</w:t>
      </w:r>
      <w:r w:rsidR="00245A93">
        <w:rPr>
          <w:noProof/>
          <w:color w:val="000000" w:themeColor="text1"/>
        </w:rPr>
        <w:t xml:space="preserve"> 2003; While &amp; Uller 2014; Ge</w:t>
      </w:r>
      <w:r w:rsidR="00245A93" w:rsidRPr="00245A93">
        <w:rPr>
          <w:i/>
          <w:noProof/>
          <w:color w:val="000000" w:themeColor="text1"/>
        </w:rPr>
        <w:t xml:space="preserve"> et al.</w:t>
      </w:r>
      <w:r w:rsidR="00245A93">
        <w:rPr>
          <w:noProof/>
          <w:color w:val="000000" w:themeColor="text1"/>
        </w:rPr>
        <w:t xml:space="preserve"> 2015)</w:t>
      </w:r>
      <w:r w:rsidR="0047750B">
        <w:rPr>
          <w:color w:val="000000" w:themeColor="text1"/>
        </w:rPr>
        <w:fldChar w:fldCharType="end"/>
      </w:r>
      <w:r w:rsidR="009B27C0" w:rsidRPr="00FB2CED">
        <w:rPr>
          <w:color w:val="000000" w:themeColor="text1"/>
        </w:rPr>
        <w:t xml:space="preserve">. </w:t>
      </w:r>
      <w:r w:rsidR="00E62BA9" w:rsidRPr="00FB2CED">
        <w:rPr>
          <w:color w:val="000000" w:themeColor="text1"/>
        </w:rPr>
        <w:t xml:space="preserve">However, </w:t>
      </w:r>
      <w:r w:rsidR="000516FD">
        <w:rPr>
          <w:color w:val="000000" w:themeColor="text1"/>
        </w:rPr>
        <w:t>the degree to which latitude is a good proxy for climatic change may vary with the spatial scale of observations. While latitude is a good proxy for climatic change at the global scale, localized climatic patterns may be more variable</w:t>
      </w:r>
      <w:r w:rsidR="00E638B2">
        <w:rPr>
          <w:color w:val="000000" w:themeColor="text1"/>
        </w:rPr>
        <w:t xml:space="preserve"> </w:t>
      </w:r>
      <w:r w:rsidR="0047750B">
        <w:rPr>
          <w:color w:val="000000" w:themeColor="text1"/>
        </w:rPr>
        <w:fldChar w:fldCharType="begin"/>
      </w:r>
      <w:r w:rsidR="00E638B2">
        <w:rPr>
          <w:color w:val="000000" w:themeColor="text1"/>
        </w:rPr>
        <w:instrText xml:space="preserve"> ADDIN EN.CITE &lt;EndNote&gt;&lt;Cite&gt;&lt;Author&gt;Pinsky&lt;/Author&gt;&lt;Year&gt;2013&lt;/Year&gt;&lt;RecNum&gt;919&lt;/RecNum&gt;&lt;DisplayText&gt;(Pinsky&lt;style face="italic"&gt; et al.&lt;/style&gt; 2013)&lt;/DisplayText&gt;&lt;record&gt;&lt;rec-number&gt;919&lt;/rec-number&gt;&lt;foreign-keys&gt;&lt;key app="EN" db-id="tswepwzphrdd5teef5upp92y9wxtxvpzzvrz" timestamp="1473468354"&gt;919&lt;/key&gt;&lt;/foreign-keys&gt;&lt;ref-type name="Journal Article"&gt;17&lt;/ref-type&gt;&lt;contributors&gt;&lt;authors&gt;&lt;author&gt;Pinsky, Malin L.&lt;/author&gt;&lt;author&gt;Worm, Boris&lt;/author&gt;&lt;author&gt;Fogarty, Michael J.&lt;/author&gt;&lt;author&gt;Sarmiento, Jorge L.&lt;/author&gt;&lt;author&gt;Levin, Simon A.&lt;/author&gt;&lt;/authors&gt;&lt;/contributors&gt;&lt;titles&gt;&lt;title&gt;Marine Taxa Track Local Climate Velocities&lt;/title&gt;&lt;secondary-title&gt;Science&lt;/secondary-title&gt;&lt;/titles&gt;&lt;periodical&gt;&lt;full-title&gt;Science&lt;/full-title&gt;&lt;abbr-1&gt;Science&lt;/abbr-1&gt;&lt;/periodical&gt;&lt;pages&gt;1239-1242&lt;/pages&gt;&lt;volume&gt;341&lt;/volume&gt;&lt;number&gt;6151&lt;/number&gt;&lt;dates&gt;&lt;year&gt;2013&lt;/year&gt;&lt;/dates&gt;&lt;urls&gt;&lt;/urls&gt;&lt;electronic-resource-num&gt;10.1126/science.1239352&lt;/electronic-resource-num&gt;&lt;/record&gt;&lt;/Cite&gt;&lt;/EndNote&gt;</w:instrText>
      </w:r>
      <w:r w:rsidR="0047750B">
        <w:rPr>
          <w:color w:val="000000" w:themeColor="text1"/>
        </w:rPr>
        <w:fldChar w:fldCharType="separate"/>
      </w:r>
      <w:r w:rsidR="00E638B2">
        <w:rPr>
          <w:noProof/>
          <w:color w:val="000000" w:themeColor="text1"/>
        </w:rPr>
        <w:t>(Pinsky</w:t>
      </w:r>
      <w:r w:rsidR="00E638B2" w:rsidRPr="00E638B2">
        <w:rPr>
          <w:i/>
          <w:noProof/>
          <w:color w:val="000000" w:themeColor="text1"/>
        </w:rPr>
        <w:t xml:space="preserve"> et al.</w:t>
      </w:r>
      <w:r w:rsidR="00E638B2">
        <w:rPr>
          <w:noProof/>
          <w:color w:val="000000" w:themeColor="text1"/>
        </w:rPr>
        <w:t xml:space="preserve"> 2013)</w:t>
      </w:r>
      <w:r w:rsidR="0047750B">
        <w:rPr>
          <w:color w:val="000000" w:themeColor="text1"/>
        </w:rPr>
        <w:fldChar w:fldCharType="end"/>
      </w:r>
      <w:r w:rsidR="00CD2F7B">
        <w:rPr>
          <w:color w:val="000000" w:themeColor="text1"/>
        </w:rPr>
        <w:t>.</w:t>
      </w:r>
      <w:r w:rsidR="000516FD">
        <w:rPr>
          <w:color w:val="000000" w:themeColor="text1"/>
        </w:rPr>
        <w:t xml:space="preserve"> For example, </w:t>
      </w:r>
      <w:r w:rsidR="00E62BA9" w:rsidRPr="00FB2CED">
        <w:rPr>
          <w:color w:val="000000" w:themeColor="text1"/>
        </w:rPr>
        <w:t xml:space="preserve">latitude </w:t>
      </w:r>
      <w:r w:rsidR="001206B0">
        <w:rPr>
          <w:color w:val="000000" w:themeColor="text1"/>
        </w:rPr>
        <w:t>may</w:t>
      </w:r>
      <w:r w:rsidR="00801A69">
        <w:rPr>
          <w:color w:val="000000" w:themeColor="text1"/>
        </w:rPr>
        <w:t xml:space="preserve"> be </w:t>
      </w:r>
      <w:r w:rsidR="00E62BA9" w:rsidRPr="00FB2CED">
        <w:rPr>
          <w:color w:val="000000" w:themeColor="text1"/>
        </w:rPr>
        <w:t>a poor proxy for temperature change</w:t>
      </w:r>
      <w:r w:rsidR="00F10B6D">
        <w:rPr>
          <w:color w:val="000000" w:themeColor="text1"/>
        </w:rPr>
        <w:t xml:space="preserve"> in</w:t>
      </w:r>
      <w:r w:rsidR="006E06C0">
        <w:rPr>
          <w:color w:val="000000" w:themeColor="text1"/>
        </w:rPr>
        <w:t xml:space="preserve"> mountainous regions </w:t>
      </w:r>
      <w:r w:rsidR="00F10B6D">
        <w:rPr>
          <w:color w:val="000000" w:themeColor="text1"/>
        </w:rPr>
        <w:t xml:space="preserve">where temperature </w:t>
      </w:r>
      <w:r w:rsidR="001206B0">
        <w:rPr>
          <w:color w:val="000000" w:themeColor="text1"/>
        </w:rPr>
        <w:t>var</w:t>
      </w:r>
      <w:r w:rsidR="00326FA9">
        <w:rPr>
          <w:color w:val="000000" w:themeColor="text1"/>
        </w:rPr>
        <w:t>ies</w:t>
      </w:r>
      <w:r w:rsidR="00DB5D98">
        <w:rPr>
          <w:color w:val="000000" w:themeColor="text1"/>
        </w:rPr>
        <w:t xml:space="preserve"> tremendously with small displacements north or south</w:t>
      </w:r>
      <w:r w:rsidR="0022755D">
        <w:rPr>
          <w:color w:val="000000" w:themeColor="text1"/>
        </w:rPr>
        <w:t xml:space="preserve"> </w:t>
      </w:r>
      <w:r w:rsidR="0047750B">
        <w:rPr>
          <w:color w:val="000000" w:themeColor="text1"/>
        </w:rPr>
        <w:fldChar w:fldCharType="begin"/>
      </w:r>
      <w:r w:rsidR="00DB5D98">
        <w:rPr>
          <w:color w:val="000000" w:themeColor="text1"/>
        </w:rPr>
        <w:instrText xml:space="preserve"> ADDIN EN.CITE &lt;EndNote&gt;&lt;Cite&gt;&lt;Author&gt;Loarie&lt;/Author&gt;&lt;Year&gt;2009&lt;/Year&gt;&lt;RecNum&gt;901&lt;/RecNum&gt;&lt;DisplayText&gt;(Loarie&lt;style face="italic"&gt; et al.&lt;/style&gt; 2009)&lt;/DisplayText&gt;&lt;record&gt;&lt;rec-number&gt;901&lt;/rec-number&gt;&lt;foreign-keys&gt;&lt;key app="EN" db-id="tswepwzphrdd5teef5upp92y9wxtxvpzzvrz" timestamp="1470276007"&gt;901&lt;/key&gt;&lt;/foreign-keys&gt;&lt;ref-type name="Journal Article"&gt;17&lt;/ref-type&gt;&lt;contributors&gt;&lt;authors&gt;&lt;author&gt;Loarie, Scott R.&lt;/author&gt;&lt;author&gt;Duffy, Philip B.&lt;/author&gt;&lt;author&gt;Hamilton, Healy&lt;/author&gt;&lt;author&gt;Asner, Gregory P.&lt;/author&gt;&lt;author&gt;Field, Christopher B.&lt;/author&gt;&lt;author&gt;Ackerly, David D.&lt;/author&gt;&lt;/authors&gt;&lt;/contributors&gt;&lt;titles&gt;&lt;title&gt;The velocity of climate change&lt;/title&gt;&lt;secondary-title&gt;Nature&lt;/secondary-title&gt;&lt;/titles&gt;&lt;periodical&gt;&lt;full-title&gt;Nature&lt;/full-title&gt;&lt;abbr-1&gt;Nature&lt;/abbr-1&gt;&lt;/periodical&gt;&lt;pages&gt;1052-1055&lt;/pages&gt;&lt;volume&gt;462&lt;/volume&gt;&lt;number&gt;7276&lt;/number&gt;&lt;dates&gt;&lt;year&gt;2009&lt;/year&gt;&lt;pub-dates&gt;&lt;date&gt;12/24/print&lt;/date&gt;&lt;/pub-dates&gt;&lt;/dates&gt;&lt;publisher&gt;Macmillan Publishers Limited. All rights reserved&lt;/publisher&gt;&lt;isbn&gt;0028-0836&lt;/isbn&gt;&lt;work-type&gt;10.1038/nature08649&lt;/work-type&gt;&lt;urls&gt;&lt;related-urls&gt;&lt;url&gt;http://dx.doi.org/10.1038/nature08649&lt;/url&gt;&lt;/related-urls&gt;&lt;/urls&gt;&lt;electronic-resource-num&gt;http://www.nature.com/nature/journal/v462/n7276/suppinfo/nature08649_S1.html&lt;/electronic-resource-num&gt;&lt;/record&gt;&lt;/Cite&gt;&lt;/EndNote&gt;</w:instrText>
      </w:r>
      <w:r w:rsidR="0047750B">
        <w:rPr>
          <w:color w:val="000000" w:themeColor="text1"/>
        </w:rPr>
        <w:fldChar w:fldCharType="separate"/>
      </w:r>
      <w:r w:rsidR="00DB5D98">
        <w:rPr>
          <w:noProof/>
          <w:color w:val="000000" w:themeColor="text1"/>
        </w:rPr>
        <w:t>(Loarie</w:t>
      </w:r>
      <w:r w:rsidR="00DB5D98" w:rsidRPr="00DB5D98">
        <w:rPr>
          <w:i/>
          <w:noProof/>
          <w:color w:val="000000" w:themeColor="text1"/>
        </w:rPr>
        <w:t xml:space="preserve"> et al.</w:t>
      </w:r>
      <w:r w:rsidR="00DB5D98">
        <w:rPr>
          <w:noProof/>
          <w:color w:val="000000" w:themeColor="text1"/>
        </w:rPr>
        <w:t xml:space="preserve"> 2009)</w:t>
      </w:r>
      <w:r w:rsidR="0047750B">
        <w:rPr>
          <w:color w:val="000000" w:themeColor="text1"/>
        </w:rPr>
        <w:fldChar w:fldCharType="end"/>
      </w:r>
      <w:r w:rsidR="00B03359">
        <w:rPr>
          <w:color w:val="000000" w:themeColor="text1"/>
        </w:rPr>
        <w:t xml:space="preserve">. </w:t>
      </w:r>
      <w:r w:rsidR="0022755D">
        <w:rPr>
          <w:color w:val="000000" w:themeColor="text1"/>
        </w:rPr>
        <w:t xml:space="preserve">Indeed, </w:t>
      </w:r>
      <w:r w:rsidR="00B03359">
        <w:rPr>
          <w:color w:val="000000" w:themeColor="text1"/>
        </w:rPr>
        <w:t xml:space="preserve">the </w:t>
      </w:r>
      <w:r w:rsidR="00326FA9">
        <w:rPr>
          <w:color w:val="000000" w:themeColor="text1"/>
        </w:rPr>
        <w:t>lack of consensus among</w:t>
      </w:r>
      <w:r w:rsidR="00B03359">
        <w:rPr>
          <w:color w:val="000000" w:themeColor="text1"/>
        </w:rPr>
        <w:t xml:space="preserve"> studies</w:t>
      </w:r>
      <w:r w:rsidR="0022755D">
        <w:rPr>
          <w:color w:val="000000" w:themeColor="text1"/>
        </w:rPr>
        <w:t xml:space="preserve"> may be partially explained by their </w:t>
      </w:r>
      <w:commentRangeStart w:id="196"/>
      <w:r w:rsidR="0022755D">
        <w:rPr>
          <w:color w:val="000000" w:themeColor="text1"/>
        </w:rPr>
        <w:t>differences in spatial scale</w:t>
      </w:r>
      <w:commentRangeEnd w:id="196"/>
      <w:r w:rsidR="007C694C">
        <w:rPr>
          <w:rStyle w:val="CommentReference"/>
        </w:rPr>
        <w:commentReference w:id="196"/>
      </w:r>
      <w:r w:rsidR="00326FA9">
        <w:rPr>
          <w:color w:val="000000" w:themeColor="text1"/>
        </w:rPr>
        <w:t>,</w:t>
      </w:r>
      <w:r w:rsidR="00B03359">
        <w:rPr>
          <w:color w:val="000000" w:themeColor="text1"/>
        </w:rPr>
        <w:t xml:space="preserve"> as some analyses have been conducted at hemispheric scales </w:t>
      </w:r>
      <w:r w:rsidR="0047750B">
        <w:rPr>
          <w:color w:val="000000" w:themeColor="text1"/>
        </w:rPr>
        <w:fldChar w:fldCharType="begin">
          <w:fldData xml:space="preserve">PEVuZE5vdGU+PENpdGU+PEF1dGhvcj5QYXJtZXNhbjwvQXV0aG9yPjxZZWFyPjIwMDc8L1llYXI+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</w:fldData>
        </w:fldChar>
      </w:r>
      <w:r w:rsidR="00FC6729">
        <w:rPr>
          <w:color w:val="000000" w:themeColor="text1"/>
        </w:rPr>
        <w:instrText xml:space="preserve"> ADDIN EN.CITE </w:instrText>
      </w:r>
      <w:r w:rsidR="0047750B">
        <w:rPr>
          <w:color w:val="000000" w:themeColor="text1"/>
        </w:rPr>
        <w:fldChar w:fldCharType="begin">
          <w:fldData xml:space="preserve">PEVuZE5vdGU+PENpdGU+PEF1dGhvcj5QYXJtZXNhbjwvQXV0aG9yPjxZZWFyPjIwMDc8L1llYXI+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</w:fldData>
        </w:fldChar>
      </w:r>
      <w:r w:rsidR="00FC6729">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FC6729">
        <w:rPr>
          <w:noProof/>
          <w:color w:val="000000" w:themeColor="text1"/>
        </w:rPr>
        <w:t>(Parmesan 2007)</w:t>
      </w:r>
      <w:r w:rsidR="0047750B">
        <w:rPr>
          <w:color w:val="000000" w:themeColor="text1"/>
        </w:rPr>
        <w:fldChar w:fldCharType="end"/>
      </w:r>
      <w:r w:rsidR="00B03359">
        <w:rPr>
          <w:color w:val="000000" w:themeColor="text1"/>
        </w:rPr>
        <w:t xml:space="preserve"> </w:t>
      </w:r>
      <w:r w:rsidR="00326FA9">
        <w:rPr>
          <w:color w:val="000000" w:themeColor="text1"/>
        </w:rPr>
        <w:t>while</w:t>
      </w:r>
      <w:r w:rsidR="00B03359">
        <w:rPr>
          <w:color w:val="000000" w:themeColor="text1"/>
        </w:rPr>
        <w:t xml:space="preserve"> others are restricted to specific regions </w:t>
      </w:r>
      <w:r w:rsidR="0047750B">
        <w:rPr>
          <w:color w:val="000000" w:themeColor="text1"/>
        </w:rPr>
        <w:fldChar w:fldCharType="begin">
          <w:fldData xml:space="preserve">PEVuZE5vdGU+PENpdGU+PEF1dGhvcj5LdWxsYmVyZzwvQXV0aG9yPjxZZWFyPjIwMTU8L1llYXI+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</w:fldData>
        </w:fldChar>
      </w:r>
      <w:r w:rsidR="00FC6729">
        <w:rPr>
          <w:color w:val="000000" w:themeColor="text1"/>
        </w:rPr>
        <w:instrText xml:space="preserve"> ADDIN EN.CITE </w:instrText>
      </w:r>
      <w:r w:rsidR="0047750B">
        <w:rPr>
          <w:color w:val="000000" w:themeColor="text1"/>
        </w:rPr>
        <w:fldChar w:fldCharType="begin">
          <w:fldData xml:space="preserve">PEVuZE5vdGU+PENpdGU+PEF1dGhvcj5LdWxsYmVyZzwvQXV0aG9yPjxZZWFyPjIwMTU8L1llYXI+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</w:fldData>
        </w:fldChar>
      </w:r>
      <w:r w:rsidR="00FC6729">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FC6729">
        <w:rPr>
          <w:noProof/>
          <w:color w:val="000000" w:themeColor="text1"/>
        </w:rPr>
        <w:t>(Kullberg</w:t>
      </w:r>
      <w:r w:rsidR="00FC6729" w:rsidRPr="00FC6729">
        <w:rPr>
          <w:i/>
          <w:noProof/>
          <w:color w:val="000000" w:themeColor="text1"/>
        </w:rPr>
        <w:t xml:space="preserve"> et al.</w:t>
      </w:r>
      <w:r w:rsidR="00FC6729">
        <w:rPr>
          <w:noProof/>
          <w:color w:val="000000" w:themeColor="text1"/>
        </w:rPr>
        <w:t xml:space="preserve"> 2015)</w:t>
      </w:r>
      <w:r w:rsidR="0047750B">
        <w:rPr>
          <w:color w:val="000000" w:themeColor="text1"/>
        </w:rPr>
        <w:fldChar w:fldCharType="end"/>
      </w:r>
      <w:r w:rsidR="00B03359">
        <w:rPr>
          <w:color w:val="000000" w:themeColor="text1"/>
        </w:rPr>
        <w:t xml:space="preserve"> with limited latitudinal variation. </w:t>
      </w:r>
      <w:commentRangeStart w:id="197"/>
      <w:r w:rsidR="00B03359">
        <w:rPr>
          <w:color w:val="000000" w:themeColor="text1"/>
        </w:rPr>
        <w:t xml:space="preserve">Additionally, </w:t>
      </w:r>
      <w:r w:rsidR="00326FA9">
        <w:rPr>
          <w:color w:val="000000" w:themeColor="text1"/>
        </w:rPr>
        <w:t>for</w:t>
      </w:r>
      <w:r w:rsidR="00B03359">
        <w:rPr>
          <w:color w:val="000000" w:themeColor="text1"/>
        </w:rPr>
        <w:t xml:space="preserve"> some species, </w:t>
      </w:r>
      <w:commentRangeStart w:id="198"/>
      <w:r w:rsidR="00B03359">
        <w:rPr>
          <w:color w:val="000000" w:themeColor="text1"/>
        </w:rPr>
        <w:t>mean temperature</w:t>
      </w:r>
      <w:commentRangeEnd w:id="198"/>
      <w:r w:rsidR="007C694C">
        <w:rPr>
          <w:rStyle w:val="CommentReference"/>
        </w:rPr>
        <w:commentReference w:id="198"/>
      </w:r>
      <w:r w:rsidR="00B03359">
        <w:rPr>
          <w:color w:val="000000" w:themeColor="text1"/>
        </w:rPr>
        <w:t xml:space="preserve"> may not be the most biologically relevant temperature cue (</w:t>
      </w:r>
      <w:r w:rsidR="00AB5577">
        <w:rPr>
          <w:color w:val="000000" w:themeColor="text1"/>
        </w:rPr>
        <w:t>See Box 2</w:t>
      </w:r>
      <w:r w:rsidR="00B03359">
        <w:rPr>
          <w:color w:val="000000" w:themeColor="text1"/>
        </w:rPr>
        <w:t>). As we discuss below, smaller temperature changes may cause larger phenological shifts in species that rely more on temperature to determine phenology</w:t>
      </w:r>
      <w:commentRangeEnd w:id="197"/>
      <w:r w:rsidR="004563A5">
        <w:rPr>
          <w:rStyle w:val="CommentReference"/>
        </w:rPr>
        <w:commentReference w:id="197"/>
      </w:r>
      <w:r w:rsidR="00B03359">
        <w:rPr>
          <w:color w:val="000000" w:themeColor="text1"/>
        </w:rPr>
        <w:t xml:space="preserve">. </w:t>
      </w:r>
    </w:p>
    <w:p w14:paraId="2163D7EF" w14:textId="1D0359C6" w:rsidR="00661979" w:rsidRDefault="004563A5" w:rsidP="00B06F9A">
      <w:pPr>
        <w:pStyle w:val="Normal1"/>
        <w:spacing w:before="100" w:beforeAutospacing="1" w:after="100" w:afterAutospacing="1" w:line="480" w:lineRule="auto"/>
        <w:rPr>
          <w:color w:val="000000" w:themeColor="text1"/>
        </w:rPr>
      </w:pPr>
      <w:r>
        <w:rPr>
          <w:color w:val="000000" w:themeColor="text1"/>
        </w:rPr>
        <w:t>Independent of changes in environmental temperature, p</w:t>
      </w:r>
      <w:r w:rsidR="007D0AB0">
        <w:rPr>
          <w:color w:val="000000" w:themeColor="text1"/>
        </w:rPr>
        <w:t xml:space="preserve">henological shifts </w:t>
      </w:r>
      <w:r w:rsidR="00326FA9">
        <w:rPr>
          <w:color w:val="000000" w:themeColor="text1"/>
        </w:rPr>
        <w:t xml:space="preserve">are expected </w:t>
      </w:r>
      <w:r w:rsidR="007D0AB0">
        <w:rPr>
          <w:color w:val="000000" w:themeColor="text1"/>
        </w:rPr>
        <w:t>to increase in magnitude as the sensi</w:t>
      </w:r>
      <w:r w:rsidR="008B6B2D">
        <w:rPr>
          <w:color w:val="000000" w:themeColor="text1"/>
        </w:rPr>
        <w:t>tivity of phenology</w:t>
      </w:r>
      <w:r w:rsidR="007D0AB0">
        <w:rPr>
          <w:color w:val="000000" w:themeColor="text1"/>
        </w:rPr>
        <w:t xml:space="preserve"> to temperature </w:t>
      </w:r>
      <w:commentRangeStart w:id="199"/>
      <w:r w:rsidR="007D0AB0">
        <w:rPr>
          <w:color w:val="000000" w:themeColor="text1"/>
        </w:rPr>
        <w:t>increases</w:t>
      </w:r>
      <w:commentRangeEnd w:id="199"/>
      <w:r w:rsidR="00E5427A">
        <w:rPr>
          <w:rStyle w:val="CommentReference"/>
        </w:rPr>
        <w:commentReference w:id="199"/>
      </w:r>
      <w:r w:rsidR="007D0AB0">
        <w:rPr>
          <w:color w:val="000000" w:themeColor="text1"/>
        </w:rPr>
        <w:t xml:space="preserve">. </w:t>
      </w:r>
      <w:r w:rsidR="008B6B2D">
        <w:rPr>
          <w:color w:val="000000" w:themeColor="text1"/>
        </w:rPr>
        <w:t xml:space="preserve">Therefore, </w:t>
      </w:r>
      <w:r w:rsidR="008B6B2D" w:rsidRPr="00FB2CED">
        <w:rPr>
          <w:color w:val="000000" w:themeColor="text1"/>
        </w:rPr>
        <w:t xml:space="preserve">phenological shifts should be greater at latitudes where taxa are more sensitive to </w:t>
      </w:r>
      <w:r w:rsidR="008B6B2D">
        <w:rPr>
          <w:color w:val="000000" w:themeColor="text1"/>
        </w:rPr>
        <w:t xml:space="preserve">changes in </w:t>
      </w:r>
      <w:r w:rsidR="008B6B2D" w:rsidRPr="00FB2CED">
        <w:rPr>
          <w:color w:val="000000" w:themeColor="text1"/>
        </w:rPr>
        <w:t xml:space="preserve">temperature </w:t>
      </w:r>
      <w:r w:rsidR="008B6B2D">
        <w:rPr>
          <w:color w:val="000000" w:themeColor="text1"/>
        </w:rPr>
        <w:t>(</w:t>
      </w:r>
      <w:r w:rsidR="008B6B2D" w:rsidRPr="00FB2CED">
        <w:rPr>
          <w:color w:val="000000" w:themeColor="text1"/>
        </w:rPr>
        <w:t>organism response-driven mechanism; Fig 2b)</w:t>
      </w:r>
      <w:r w:rsidR="0047750B">
        <w:rPr>
          <w:color w:val="000000" w:themeColor="text1"/>
        </w:rPr>
        <w:fldChar w:fldCharType="begin">
          <w:fldData xml:space="preserve">PEVuZE5vdGU+PENpdGU+PEF1dGhvcj5XaGlsZTwvQXV0aG9yPjxZZWFyPjIwMTQ8L1llYXI+PFJl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</w:fldData>
        </w:fldChar>
      </w:r>
      <w:r w:rsidR="008B6B2D">
        <w:rPr>
          <w:color w:val="000000" w:themeColor="text1"/>
        </w:rPr>
        <w:instrText xml:space="preserve"> ADDIN EN.CITE </w:instrText>
      </w:r>
      <w:r w:rsidR="0047750B">
        <w:rPr>
          <w:color w:val="000000" w:themeColor="text1"/>
        </w:rPr>
        <w:fldChar w:fldCharType="begin">
          <w:fldData xml:space="preserve">PEVuZE5vdGU+PENpdGU+PEF1dGhvcj5XaGlsZTwvQXV0aG9yPjxZZWFyPjIwMTQ8L1llYXI+PFJl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</w:fldData>
        </w:fldChar>
      </w:r>
      <w:r w:rsidR="008B6B2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8B6B2D">
        <w:rPr>
          <w:noProof/>
          <w:color w:val="000000" w:themeColor="text1"/>
        </w:rPr>
        <w:t>(While &amp; Uller 2014; Shen</w:t>
      </w:r>
      <w:r w:rsidR="008B6B2D" w:rsidRPr="00822B30">
        <w:rPr>
          <w:i/>
          <w:noProof/>
          <w:color w:val="000000" w:themeColor="text1"/>
        </w:rPr>
        <w:t xml:space="preserve"> et al.</w:t>
      </w:r>
      <w:r w:rsidR="008B6B2D">
        <w:rPr>
          <w:noProof/>
          <w:color w:val="000000" w:themeColor="text1"/>
        </w:rPr>
        <w:t xml:space="preserve"> 2015)</w:t>
      </w:r>
      <w:r w:rsidR="0047750B">
        <w:rPr>
          <w:color w:val="000000" w:themeColor="text1"/>
        </w:rPr>
        <w:fldChar w:fldCharType="end"/>
      </w:r>
      <w:r w:rsidR="008B6B2D">
        <w:rPr>
          <w:color w:val="000000" w:themeColor="text1"/>
        </w:rPr>
        <w:t>.</w:t>
      </w:r>
      <w:r w:rsidR="001206B0">
        <w:rPr>
          <w:color w:val="000000" w:themeColor="text1"/>
        </w:rPr>
        <w:t xml:space="preserve"> </w:t>
      </w:r>
      <w:r>
        <w:rPr>
          <w:color w:val="000000" w:themeColor="text1"/>
        </w:rPr>
        <w:t>N</w:t>
      </w:r>
      <w:r w:rsidR="00294FE8">
        <w:rPr>
          <w:color w:val="000000" w:themeColor="text1"/>
        </w:rPr>
        <w:t>umerous papers suggest that the performance of organisms at lower latitudes is more sensitive to temperature than that of organisms at hi</w:t>
      </w:r>
      <w:r w:rsidR="00C14173">
        <w:rPr>
          <w:color w:val="000000" w:themeColor="text1"/>
        </w:rPr>
        <w:t>gher latitudes</w:t>
      </w:r>
      <w:r w:rsidR="00B6277B">
        <w:rPr>
          <w:color w:val="000000" w:themeColor="text1"/>
        </w:rPr>
        <w:t xml:space="preserve"> (See Table/Fig. 3)</w:t>
      </w:r>
      <w:r w:rsidR="00294FE8">
        <w:rPr>
          <w:color w:val="000000" w:themeColor="text1"/>
        </w:rPr>
        <w:t xml:space="preserve">, </w:t>
      </w:r>
      <w:r w:rsidR="00326FA9">
        <w:rPr>
          <w:color w:val="000000" w:themeColor="text1"/>
        </w:rPr>
        <w:t>H</w:t>
      </w:r>
      <w:r w:rsidR="00294FE8">
        <w:rPr>
          <w:color w:val="000000" w:themeColor="text1"/>
        </w:rPr>
        <w:t>owever</w:t>
      </w:r>
      <w:r w:rsidR="00EF3ADA">
        <w:rPr>
          <w:color w:val="000000" w:themeColor="text1"/>
        </w:rPr>
        <w:t>,</w:t>
      </w:r>
      <w:r w:rsidR="00294FE8">
        <w:rPr>
          <w:color w:val="000000" w:themeColor="text1"/>
        </w:rPr>
        <w:t xml:space="preserve"> the</w:t>
      </w:r>
      <w:r w:rsidR="001206B0">
        <w:rPr>
          <w:color w:val="000000" w:themeColor="text1"/>
        </w:rPr>
        <w:t>re is not always a direct</w:t>
      </w:r>
      <w:r w:rsidR="00294FE8">
        <w:rPr>
          <w:color w:val="000000" w:themeColor="text1"/>
        </w:rPr>
        <w:t xml:space="preserve"> connection between phenology and performance</w:t>
      </w:r>
      <w:commentRangeStart w:id="200"/>
      <w:r w:rsidR="00566FBD" w:rsidRPr="00FB2CED">
        <w:rPr>
          <w:color w:val="000000" w:themeColor="text1"/>
        </w:rPr>
        <w:t>.</w:t>
      </w:r>
      <w:r w:rsidR="00294FE8">
        <w:rPr>
          <w:color w:val="000000" w:themeColor="text1"/>
        </w:rPr>
        <w:t xml:space="preserve"> </w:t>
      </w:r>
      <w:r w:rsidR="00E62BA9" w:rsidRPr="00FB2CED">
        <w:rPr>
          <w:color w:val="000000" w:themeColor="text1"/>
        </w:rPr>
        <w:t xml:space="preserve">A few </w:t>
      </w:r>
      <w:r w:rsidR="00566FBD" w:rsidRPr="00FB2CED">
        <w:rPr>
          <w:color w:val="000000" w:themeColor="text1"/>
        </w:rPr>
        <w:t xml:space="preserve">studies have found </w:t>
      </w:r>
      <w:r w:rsidR="00EF3ADA">
        <w:rPr>
          <w:color w:val="000000" w:themeColor="text1"/>
        </w:rPr>
        <w:t xml:space="preserve">that </w:t>
      </w:r>
      <w:r w:rsidR="00294FE8">
        <w:rPr>
          <w:color w:val="000000" w:themeColor="text1"/>
        </w:rPr>
        <w:t>phenology is more sensitive to temperature at lower latitudes</w:t>
      </w:r>
      <w:r w:rsidR="00EF3ADA">
        <w:rPr>
          <w:color w:val="000000" w:themeColor="text1"/>
        </w:rPr>
        <w:t xml:space="preserve"> </w:t>
      </w:r>
      <w:commentRangeEnd w:id="200"/>
      <w:r w:rsidR="00D16868">
        <w:rPr>
          <w:rStyle w:val="CommentReference"/>
        </w:rPr>
        <w:commentReference w:id="200"/>
      </w:r>
      <w:r w:rsidR="0047750B">
        <w:rPr>
          <w:color w:val="000000" w:themeColor="text1"/>
        </w:rPr>
        <w:fldChar w:fldCharType="begin"/>
      </w:r>
      <w:r w:rsidR="00822B30">
        <w:rPr>
          <w:color w:val="000000" w:themeColor="text1"/>
        </w:rPr>
        <w:instrText xml:space="preserve"> ADDIN EN.CITE &lt;EndNote&gt;&lt;Cite&gt;&lt;Author&gt;Shen&lt;/Author&gt;&lt;Year&gt;2015&lt;/Year&gt;&lt;RecNum&gt;899&lt;/RecNum&gt;&lt;DisplayText&gt;(Shen&lt;style face="italic"&gt; et al.&lt;/style&gt; 2015)&lt;/DisplayText&gt;&lt;record&gt;&lt;rec-number&gt;899&lt;/rec-number&gt;&lt;foreign-keys&gt;&lt;key app="EN" db-id="tswepwzphrdd5teef5upp92y9wxtxvpzzvrz" timestamp="1470167514"&gt;899&lt;/key&gt;&lt;/foreign-keys&gt;&lt;ref-type name="Journal Article"&gt;17&lt;/ref-type&gt;&lt;contributors&gt;&lt;authors&gt;&lt;author&gt;Shen, Miaogen&lt;/author&gt;&lt;author&gt;Cong, Nan&lt;/author&gt;&lt;author&gt;Cao, Ruyin&lt;/author&gt;&lt;/authors&gt;&lt;/contributors&gt;&lt;titles&gt;&lt;title&gt;Temperature sensitivity as an explanation of the latitudinal pattern of green-up date trend in Northern Hemisphere vegetation during 1982–2008&lt;/title&gt;&lt;secondary-title&gt;International Journal of Climatology&lt;/secondary-title&gt;&lt;/titles&gt;&lt;periodical&gt;&lt;full-title&gt;International Journal of Climatology&lt;/full-title&gt;&lt;abbr-1&gt;Int. J. Climatol.&lt;/abbr-1&gt;&lt;/periodical&gt;&lt;pages&gt;3707-3712&lt;/pages&gt;&lt;volume&gt;35&lt;/volume&gt;&lt;number&gt;12&lt;/number&gt;&lt;keywords&gt;&lt;keyword&gt;climate change&lt;/keyword&gt;&lt;keyword&gt;latitudinal gradient&lt;/keyword&gt;&lt;keyword&gt;remote sensing&lt;/keyword&gt;&lt;keyword&gt;temperature sensitivity&lt;/keyword&gt;&lt;keyword&gt;vegetation spring phenology&lt;/keyword&gt;&lt;/keywords&gt;&lt;dates&gt;&lt;year&gt;2015&lt;/year&gt;&lt;/dates&gt;&lt;publisher&gt;John Wiley &amp;amp; Sons, Ltd&lt;/publisher&gt;&lt;isbn&gt;1097-0088&lt;/isbn&gt;&lt;urls&gt;&lt;related-urls&gt;&lt;url&gt;http://dx.doi.org/10.1002/joc.4227&lt;/url&gt;&lt;/related-urls&gt;&lt;/urls&gt;&lt;electronic-resource-num&gt;10.1002/joc.4227&lt;/electronic-resource-num&gt;&lt;/record&gt;&lt;/Cite&gt;&lt;/EndNote&gt;</w:instrText>
      </w:r>
      <w:r w:rsidR="0047750B">
        <w:rPr>
          <w:color w:val="000000" w:themeColor="text1"/>
        </w:rPr>
        <w:fldChar w:fldCharType="separate"/>
      </w:r>
      <w:r w:rsidR="00822B30">
        <w:rPr>
          <w:noProof/>
          <w:color w:val="000000" w:themeColor="text1"/>
        </w:rPr>
        <w:t>(Shen</w:t>
      </w:r>
      <w:r w:rsidR="00822B30" w:rsidRPr="00822B30">
        <w:rPr>
          <w:i/>
          <w:noProof/>
          <w:color w:val="000000" w:themeColor="text1"/>
        </w:rPr>
        <w:t xml:space="preserve"> et al.</w:t>
      </w:r>
      <w:r w:rsidR="00822B30">
        <w:rPr>
          <w:noProof/>
          <w:color w:val="000000" w:themeColor="text1"/>
        </w:rPr>
        <w:t xml:space="preserve"> 2015)</w:t>
      </w:r>
      <w:r w:rsidR="0047750B">
        <w:rPr>
          <w:color w:val="000000" w:themeColor="text1"/>
        </w:rPr>
        <w:fldChar w:fldCharType="end"/>
      </w:r>
      <w:r w:rsidR="00294FE8">
        <w:rPr>
          <w:color w:val="000000" w:themeColor="text1"/>
        </w:rPr>
        <w:t xml:space="preserve">- </w:t>
      </w:r>
      <w:commentRangeStart w:id="201"/>
      <w:r w:rsidR="00294FE8">
        <w:rPr>
          <w:color w:val="000000" w:themeColor="text1"/>
        </w:rPr>
        <w:t xml:space="preserve">woody plants </w:t>
      </w:r>
      <w:commentRangeEnd w:id="201"/>
      <w:r w:rsidR="00E5427A">
        <w:rPr>
          <w:rStyle w:val="CommentReference"/>
        </w:rPr>
        <w:commentReference w:id="201"/>
      </w:r>
      <w:r w:rsidR="0047750B" w:rsidRPr="00FB2CED">
        <w:rPr>
          <w:color w:val="000000" w:themeColor="text1"/>
        </w:rPr>
        <w:fldChar w:fldCharType="begin">
          <w:fldData xml:space="preserve">PEVuZE5vdGU+PENpdGU+PEF1dGhvcj5TaWx2ZXJpbjwvQXV0aG9yPjxZZWFyPjIwMDg8L1llYXI+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</w:fldData>
        </w:fldChar>
      </w:r>
      <w:r w:rsidR="00B63719">
        <w:rPr>
          <w:color w:val="000000" w:themeColor="text1"/>
        </w:rPr>
        <w:instrText xml:space="preserve"> ADDIN EN.CITE </w:instrText>
      </w:r>
      <w:r w:rsidR="0047750B">
        <w:rPr>
          <w:color w:val="000000" w:themeColor="text1"/>
        </w:rPr>
        <w:fldChar w:fldCharType="begin">
          <w:fldData xml:space="preserve">PEVuZE5vdGU+PENpdGU+PEF1dGhvcj5TaWx2ZXJpbjwvQXV0aG9yPjxZZWFyPjIwMDg8L1llYXI+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</w:fldData>
        </w:fldChar>
      </w:r>
      <w:r w:rsidR="00B63719">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B63719">
        <w:rPr>
          <w:noProof/>
          <w:color w:val="000000" w:themeColor="text1"/>
        </w:rPr>
        <w:t>(Wingfield</w:t>
      </w:r>
      <w:r w:rsidR="00B63719" w:rsidRPr="00B63719">
        <w:rPr>
          <w:i/>
          <w:noProof/>
          <w:color w:val="000000" w:themeColor="text1"/>
        </w:rPr>
        <w:t xml:space="preserve"> et al.</w:t>
      </w:r>
      <w:r w:rsidR="00B63719">
        <w:rPr>
          <w:noProof/>
          <w:color w:val="000000" w:themeColor="text1"/>
        </w:rPr>
        <w:t xml:space="preserve"> 1996; Wingfield</w:t>
      </w:r>
      <w:r w:rsidR="00B63719" w:rsidRPr="00B63719">
        <w:rPr>
          <w:i/>
          <w:noProof/>
          <w:color w:val="000000" w:themeColor="text1"/>
        </w:rPr>
        <w:t xml:space="preserve"> et al.</w:t>
      </w:r>
      <w:r w:rsidR="00B63719">
        <w:rPr>
          <w:noProof/>
          <w:color w:val="000000" w:themeColor="text1"/>
        </w:rPr>
        <w:t xml:space="preserve"> 1997; Dunn &amp; Winkler 1999; Wingfield</w:t>
      </w:r>
      <w:r w:rsidR="00B63719" w:rsidRPr="00B63719">
        <w:rPr>
          <w:i/>
          <w:noProof/>
          <w:color w:val="000000" w:themeColor="text1"/>
        </w:rPr>
        <w:t xml:space="preserve"> et al.</w:t>
      </w:r>
      <w:r w:rsidR="00B63719">
        <w:rPr>
          <w:noProof/>
          <w:color w:val="000000" w:themeColor="text1"/>
        </w:rPr>
        <w:t xml:space="preserve"> 2003; Silverin</w:t>
      </w:r>
      <w:r w:rsidR="00B63719" w:rsidRPr="00B63719">
        <w:rPr>
          <w:i/>
          <w:noProof/>
          <w:color w:val="000000" w:themeColor="text1"/>
        </w:rPr>
        <w:t xml:space="preserve"> et al.</w:t>
      </w:r>
      <w:r w:rsidR="00B63719">
        <w:rPr>
          <w:noProof/>
          <w:color w:val="000000" w:themeColor="text1"/>
        </w:rPr>
        <w:t xml:space="preserve"> 2008; Hurlbert &amp; Liang 2012)</w:t>
      </w:r>
      <w:r w:rsidR="0047750B" w:rsidRPr="00FB2CED">
        <w:rPr>
          <w:color w:val="000000" w:themeColor="text1"/>
        </w:rPr>
        <w:fldChar w:fldCharType="end"/>
      </w:r>
      <w:r w:rsidR="00294FE8">
        <w:rPr>
          <w:color w:val="000000" w:themeColor="text1"/>
        </w:rPr>
        <w:t>-birds</w:t>
      </w:r>
      <w:r w:rsidR="000F2E08" w:rsidRPr="00FB2CED">
        <w:rPr>
          <w:color w:val="000000" w:themeColor="text1"/>
        </w:rPr>
        <w:t>.</w:t>
      </w:r>
      <w:r w:rsidR="001206B0">
        <w:rPr>
          <w:color w:val="000000" w:themeColor="text1"/>
        </w:rPr>
        <w:t xml:space="preserve"> Accordingly, latitudinal </w:t>
      </w:r>
      <w:r w:rsidR="001206B0">
        <w:rPr>
          <w:color w:val="000000" w:themeColor="text1"/>
        </w:rPr>
        <w:lastRenderedPageBreak/>
        <w:t>variation in temperature sensitivity is one of the primary mechanistic explanations when studies find greater phenological change in lower latitudes than higher latitudes</w:t>
      </w:r>
      <w:r w:rsidR="00EF3ADA">
        <w:rPr>
          <w:color w:val="000000" w:themeColor="text1"/>
        </w:rPr>
        <w:t xml:space="preserve"> </w:t>
      </w:r>
      <w:r w:rsidR="0047750B">
        <w:rPr>
          <w:color w:val="000000" w:themeColor="text1"/>
        </w:rPr>
        <w:fldChar w:fldCharType="begin"/>
      </w:r>
      <w:r w:rsidR="00822B30">
        <w:rPr>
          <w:color w:val="000000" w:themeColor="text1"/>
        </w:rPr>
        <w:instrText xml:space="preserve"> ADDIN EN.CITE &lt;EndNote&gt;&lt;Cite&gt;&lt;Author&gt;Shen&lt;/Author&gt;&lt;Year&gt;2015&lt;/Year&gt;&lt;RecNum&gt;899&lt;/RecNum&gt;&lt;DisplayText&gt;(Shen&lt;style face="italic"&gt; et al.&lt;/style&gt; 2015)&lt;/DisplayText&gt;&lt;record&gt;&lt;rec-number&gt;899&lt;/rec-number&gt;&lt;foreign-keys&gt;&lt;key app="EN" db-id="tswepwzphrdd5teef5upp92y9wxtxvpzzvrz" timestamp="1470167514"&gt;899&lt;/key&gt;&lt;/foreign-keys&gt;&lt;ref-type name="Journal Article"&gt;17&lt;/ref-type&gt;&lt;contributors&gt;&lt;authors&gt;&lt;author&gt;Shen, Miaogen&lt;/author&gt;&lt;author&gt;Cong, Nan&lt;/author&gt;&lt;author&gt;Cao, Ruyin&lt;/author&gt;&lt;/authors&gt;&lt;/contributors&gt;&lt;titles&gt;&lt;title&gt;Temperature sensitivity as an explanation of the latitudinal pattern of green-up date trend in Northern Hemisphere vegetation during 1982–2008&lt;/title&gt;&lt;secondary-title&gt;International Journal of Climatology&lt;/secondary-title&gt;&lt;/titles&gt;&lt;periodical&gt;&lt;full-title&gt;International Journal of Climatology&lt;/full-title&gt;&lt;abbr-1&gt;Int. J. Climatol.&lt;/abbr-1&gt;&lt;/periodical&gt;&lt;pages&gt;3707-3712&lt;/pages&gt;&lt;volume&gt;35&lt;/volume&gt;&lt;number&gt;12&lt;/number&gt;&lt;keywords&gt;&lt;keyword&gt;climate change&lt;/keyword&gt;&lt;keyword&gt;latitudinal gradient&lt;/keyword&gt;&lt;keyword&gt;remote sensing&lt;/keyword&gt;&lt;keyword&gt;temperature sensitivity&lt;/keyword&gt;&lt;keyword&gt;vegetation spring phenology&lt;/keyword&gt;&lt;/keywords&gt;&lt;dates&gt;&lt;year&gt;2015&lt;/year&gt;&lt;/dates&gt;&lt;publisher&gt;John Wiley &amp;amp; Sons, Ltd&lt;/publisher&gt;&lt;isbn&gt;1097-0088&lt;/isbn&gt;&lt;urls&gt;&lt;related-urls&gt;&lt;url&gt;http://dx.doi.org/10.1002/joc.4227&lt;/url&gt;&lt;/related-urls&gt;&lt;/urls&gt;&lt;electronic-resource-num&gt;10.1002/joc.4227&lt;/electronic-resource-num&gt;&lt;/record&gt;&lt;/Cite&gt;&lt;/EndNote&gt;</w:instrText>
      </w:r>
      <w:r w:rsidR="0047750B">
        <w:rPr>
          <w:color w:val="000000" w:themeColor="text1"/>
        </w:rPr>
        <w:fldChar w:fldCharType="separate"/>
      </w:r>
      <w:r w:rsidR="00822B30">
        <w:rPr>
          <w:noProof/>
          <w:color w:val="000000" w:themeColor="text1"/>
        </w:rPr>
        <w:t>(Shen</w:t>
      </w:r>
      <w:r w:rsidR="00822B30" w:rsidRPr="00822B30">
        <w:rPr>
          <w:i/>
          <w:noProof/>
          <w:color w:val="000000" w:themeColor="text1"/>
        </w:rPr>
        <w:t xml:space="preserve"> et al.</w:t>
      </w:r>
      <w:r w:rsidR="00822B30">
        <w:rPr>
          <w:noProof/>
          <w:color w:val="000000" w:themeColor="text1"/>
        </w:rPr>
        <w:t xml:space="preserve"> 2015)</w:t>
      </w:r>
      <w:r w:rsidR="0047750B">
        <w:rPr>
          <w:color w:val="000000" w:themeColor="text1"/>
        </w:rPr>
        <w:fldChar w:fldCharType="end"/>
      </w:r>
      <w:r w:rsidR="00566FBD" w:rsidRPr="00FB2CED">
        <w:rPr>
          <w:color w:val="000000" w:themeColor="text1"/>
        </w:rPr>
        <w:t xml:space="preserve">. However, </w:t>
      </w:r>
      <w:r w:rsidR="00395512">
        <w:rPr>
          <w:color w:val="000000" w:themeColor="text1"/>
        </w:rPr>
        <w:t xml:space="preserve">evidence that </w:t>
      </w:r>
      <w:r w:rsidR="00E62BA9" w:rsidRPr="00FB2CED">
        <w:rPr>
          <w:color w:val="000000" w:themeColor="text1"/>
        </w:rPr>
        <w:t xml:space="preserve">temperature sensitivity can be explained by latitude </w:t>
      </w:r>
      <w:r w:rsidR="00395512">
        <w:rPr>
          <w:color w:val="000000" w:themeColor="text1"/>
        </w:rPr>
        <w:t>is mixed</w:t>
      </w:r>
      <w:r w:rsidR="005F2773">
        <w:rPr>
          <w:color w:val="000000" w:themeColor="text1"/>
        </w:rPr>
        <w:t xml:space="preserve">. </w:t>
      </w:r>
      <w:r w:rsidR="001206B0">
        <w:rPr>
          <w:color w:val="000000" w:themeColor="text1"/>
        </w:rPr>
        <w:t>Some studies find greater temperature sensitivity at low latitudes</w:t>
      </w:r>
      <w:r w:rsidR="00FC6729">
        <w:rPr>
          <w:color w:val="000000" w:themeColor="text1"/>
        </w:rPr>
        <w:t xml:space="preserve"> </w:t>
      </w:r>
      <w:r w:rsidR="0047750B">
        <w:rPr>
          <w:color w:val="000000" w:themeColor="text1"/>
        </w:rPr>
        <w:fldChar w:fldCharType="begin"/>
      </w:r>
      <w:r w:rsidR="00FC6729">
        <w:rPr>
          <w:color w:val="000000" w:themeColor="text1"/>
        </w:rPr>
        <w:instrText xml:space="preserve"> ADDIN EN.CITE &lt;EndNote&gt;&lt;Cite&gt;&lt;Author&gt;Hurlbert&lt;/Author&gt;&lt;Year&gt;2012&lt;/Year&gt;&lt;RecNum&gt;876&lt;/RecNum&gt;&lt;DisplayText&gt;(Hurlbert &amp;amp; Liang 2012)&lt;/DisplayText&gt;&lt;record&gt;&lt;rec-number&gt;876&lt;/rec-number&gt;&lt;foreign-keys&gt;&lt;key app="EN" db-id="tswepwzphrdd5teef5upp92y9wxtxvpzzvrz" timestamp="1465348514"&gt;876&lt;/key&gt;&lt;/foreign-keys&gt;&lt;ref-type name="Journal Article"&gt;17&lt;/ref-type&gt;&lt;contributors&gt;&lt;authors&gt;&lt;author&gt;Hurlbert, Allen H.&lt;/author&gt;&lt;author&gt;Liang, Zhongfei&lt;/author&gt;&lt;/authors&gt;&lt;/contributors&gt;&lt;titles&gt;&lt;title&gt;Spatiotemporal Variation in Avian Migration Phenology: Citizen Science Reveals Effects of Climate Change&lt;/title&gt;&lt;secondary-title&gt;PLoS ONE&lt;/secondary-title&gt;&lt;/titles&gt;&lt;periodical&gt;&lt;full-title&gt;Plos One&lt;/full-title&gt;&lt;abbr-1&gt;PLoS One&lt;/abbr-1&gt;&lt;/periodical&gt;&lt;pages&gt;e31662&lt;/pages&gt;&lt;volume&gt;7&lt;/volume&gt;&lt;number&gt;2&lt;/number&gt;&lt;dates&gt;&lt;year&gt;2012&lt;/year&gt;&lt;/dates&gt;&lt;publisher&gt;Public Library of Science&lt;/publisher&gt;&lt;urls&gt;&lt;related-urls&gt;&lt;url&gt;http://dx.doi.org/10.1371%2Fjournal.pone.0031662&lt;/url&gt;&lt;/related-urls&gt;&lt;/urls&gt;&lt;electronic-resource-num&gt;10.1371/journal.pone.0031662&lt;/electronic-resource-num&gt;&lt;/record&gt;&lt;/Cite&gt;&lt;/EndNote&gt;</w:instrText>
      </w:r>
      <w:r w:rsidR="0047750B">
        <w:rPr>
          <w:color w:val="000000" w:themeColor="text1"/>
        </w:rPr>
        <w:fldChar w:fldCharType="separate"/>
      </w:r>
      <w:r w:rsidR="00FC6729">
        <w:rPr>
          <w:noProof/>
          <w:color w:val="000000" w:themeColor="text1"/>
        </w:rPr>
        <w:t>(Hurlbert &amp; Liang 2012)</w:t>
      </w:r>
      <w:r w:rsidR="0047750B">
        <w:rPr>
          <w:color w:val="000000" w:themeColor="text1"/>
        </w:rPr>
        <w:fldChar w:fldCharType="end"/>
      </w:r>
      <w:r w:rsidR="001206B0">
        <w:rPr>
          <w:color w:val="000000" w:themeColor="text1"/>
        </w:rPr>
        <w:t xml:space="preserve"> </w:t>
      </w:r>
      <w:commentRangeStart w:id="202"/>
      <w:r w:rsidR="001206B0">
        <w:rPr>
          <w:color w:val="000000" w:themeColor="text1"/>
        </w:rPr>
        <w:t>birds</w:t>
      </w:r>
      <w:r w:rsidR="003C2D8C">
        <w:rPr>
          <w:color w:val="000000" w:themeColor="text1"/>
        </w:rPr>
        <w:t xml:space="preserve"> </w:t>
      </w:r>
      <w:commentRangeEnd w:id="202"/>
      <w:r w:rsidR="00E5427A">
        <w:rPr>
          <w:rStyle w:val="CommentReference"/>
        </w:rPr>
        <w:commentReference w:id="202"/>
      </w:r>
      <w:r w:rsidR="0047750B">
        <w:rPr>
          <w:color w:val="000000" w:themeColor="text1"/>
        </w:rPr>
        <w:fldChar w:fldCharType="begin"/>
      </w:r>
      <w:r w:rsidR="00283B68">
        <w:rPr>
          <w:color w:val="000000" w:themeColor="text1"/>
        </w:rPr>
        <w:instrText xml:space="preserve"> ADDIN EN.CITE &lt;EndNote&gt;&lt;Cite&gt;&lt;Author&gt;Shen&lt;/Author&gt;&lt;Year&gt;2015&lt;/Year&gt;&lt;RecNum&gt;899&lt;/RecNum&gt;&lt;DisplayText&gt;(Shen&lt;style face="italic"&gt; et al.&lt;/style&gt; 2015)&lt;/DisplayText&gt;&lt;record&gt;&lt;rec-number&gt;899&lt;/rec-number&gt;&lt;foreign-keys&gt;&lt;key app="EN" db-id="tswepwzphrdd5teef5upp92y9wxtxvpzzvrz" timestamp="1470167514"&gt;899&lt;/key&gt;&lt;/foreign-keys&gt;&lt;ref-type name="Journal Article"&gt;17&lt;/ref-type&gt;&lt;contributors&gt;&lt;authors&gt;&lt;author&gt;Shen, Miaogen&lt;/author&gt;&lt;author&gt;Cong, Nan&lt;/author&gt;&lt;author&gt;Cao, Ruyin&lt;/author&gt;&lt;/authors&gt;&lt;/contributors&gt;&lt;titles&gt;&lt;title&gt;Temperature sensitivity as an explanation of the latitudinal pattern of green-up date trend in Northern Hemisphere vegetation during 1982–2008&lt;/title&gt;&lt;secondary-title&gt;International Journal of Climatology&lt;/secondary-title&gt;&lt;/titles&gt;&lt;periodical&gt;&lt;full-title&gt;International Journal of Climatology&lt;/full-title&gt;&lt;abbr-1&gt;Int. J. Climatol.&lt;/abbr-1&gt;&lt;/periodical&gt;&lt;pages&gt;3707-3712&lt;/pages&gt;&lt;volume&gt;35&lt;/volume&gt;&lt;number&gt;12&lt;/number&gt;&lt;keywords&gt;&lt;keyword&gt;climate change&lt;/keyword&gt;&lt;keyword&gt;latitudinal gradient&lt;/keyword&gt;&lt;keyword&gt;remote sensing&lt;/keyword&gt;&lt;keyword&gt;temperature sensitivity&lt;/keyword&gt;&lt;keyword&gt;vegetation spring phenology&lt;/keyword&gt;&lt;/keywords&gt;&lt;dates&gt;&lt;year&gt;2015&lt;/year&gt;&lt;/dates&gt;&lt;publisher&gt;John Wiley &amp;amp; Sons, Ltd&lt;/publisher&gt;&lt;isbn&gt;1097-0088&lt;/isbn&gt;&lt;urls&gt;&lt;related-urls&gt;&lt;url&gt;http://dx.doi.org/10.1002/joc.4227&lt;/url&gt;&lt;/related-urls&gt;&lt;/urls&gt;&lt;electronic-resource-num&gt;10.1002/joc.4227&lt;/electronic-resource-num&gt;&lt;/record&gt;&lt;/Cite&gt;&lt;/EndNote&gt;</w:instrText>
      </w:r>
      <w:r w:rsidR="0047750B">
        <w:rPr>
          <w:color w:val="000000" w:themeColor="text1"/>
        </w:rPr>
        <w:fldChar w:fldCharType="separate"/>
      </w:r>
      <w:r w:rsidR="00283B68">
        <w:rPr>
          <w:noProof/>
          <w:color w:val="000000" w:themeColor="text1"/>
        </w:rPr>
        <w:t>(Shen</w:t>
      </w:r>
      <w:r w:rsidR="00283B68" w:rsidRPr="00283B68">
        <w:rPr>
          <w:i/>
          <w:noProof/>
          <w:color w:val="000000" w:themeColor="text1"/>
        </w:rPr>
        <w:t xml:space="preserve"> et al.</w:t>
      </w:r>
      <w:r w:rsidR="00283B68">
        <w:rPr>
          <w:noProof/>
          <w:color w:val="000000" w:themeColor="text1"/>
        </w:rPr>
        <w:t xml:space="preserve"> 2015)</w:t>
      </w:r>
      <w:r w:rsidR="0047750B">
        <w:rPr>
          <w:color w:val="000000" w:themeColor="text1"/>
        </w:rPr>
        <w:fldChar w:fldCharType="end"/>
      </w:r>
      <w:r w:rsidR="00FC6729">
        <w:rPr>
          <w:rStyle w:val="CommentReference"/>
        </w:rPr>
        <w:t xml:space="preserve"> </w:t>
      </w:r>
      <w:r w:rsidR="00FC6729" w:rsidRPr="00283B68">
        <w:rPr>
          <w:rStyle w:val="CommentReference"/>
          <w:sz w:val="22"/>
          <w:szCs w:val="22"/>
        </w:rPr>
        <w:t>plants</w:t>
      </w:r>
      <w:r w:rsidR="00FC6729">
        <w:rPr>
          <w:color w:val="000000" w:themeColor="text1"/>
        </w:rPr>
        <w:t xml:space="preserve">, </w:t>
      </w:r>
      <w:r w:rsidR="00283B68">
        <w:rPr>
          <w:color w:val="000000" w:themeColor="text1"/>
        </w:rPr>
        <w:t xml:space="preserve">while </w:t>
      </w:r>
      <w:r w:rsidR="00FC6729">
        <w:rPr>
          <w:color w:val="000000" w:themeColor="text1"/>
        </w:rPr>
        <w:t xml:space="preserve">others </w:t>
      </w:r>
      <w:r w:rsidR="00283B68">
        <w:rPr>
          <w:color w:val="000000" w:themeColor="text1"/>
        </w:rPr>
        <w:t xml:space="preserve">find greater sensitivity </w:t>
      </w:r>
      <w:r w:rsidR="00FC6729">
        <w:rPr>
          <w:color w:val="000000" w:themeColor="text1"/>
        </w:rPr>
        <w:t>at high latitudes</w:t>
      </w:r>
      <w:r>
        <w:rPr>
          <w:color w:val="000000" w:themeColor="text1"/>
        </w:rPr>
        <w:t xml:space="preserve"> </w:t>
      </w:r>
      <w:r w:rsidR="0047750B">
        <w:rPr>
          <w:color w:val="000000" w:themeColor="text1"/>
        </w:rPr>
        <w:fldChar w:fldCharType="begin"/>
      </w:r>
      <w:r w:rsidR="00FC6729">
        <w:rPr>
          <w:color w:val="000000" w:themeColor="text1"/>
        </w:rPr>
        <w:instrText xml:space="preserve"> ADDIN EN.CITE &lt;EndNote&gt;&lt;Cite&gt;&lt;Author&gt;Pudas&lt;/Author&gt;&lt;Year&gt;2008&lt;/Year&gt;&lt;RecNum&gt;902&lt;/RecNum&gt;&lt;DisplayText&gt;(Pudas&lt;style face="italic"&gt; et al.&lt;/style&gt; 2008)&lt;/DisplayText&gt;&lt;record&gt;&lt;rec-number&gt;902&lt;/rec-number&gt;&lt;foreign-keys&gt;&lt;key app="EN" db-id="tswepwzphrdd5teef5upp92y9wxtxvpzzvrz" timestamp="1470873240"&gt;902&lt;/key&gt;&lt;/foreign-keys&gt;&lt;ref-type name="Journal Article"&gt;17&lt;/ref-type&gt;&lt;contributors&gt;&lt;authors&gt;&lt;author&gt;Pudas, E.&lt;/author&gt;&lt;author&gt;Leppala, M.&lt;/author&gt;&lt;author&gt;Tolvanen, A.&lt;/author&gt;&lt;author&gt;Poikolainen, J.&lt;/author&gt;&lt;author&gt;Venalainen, A.&lt;/author&gt;&lt;author&gt;Kubin, E.&lt;/author&gt;&lt;/authors&gt;&lt;/contributors&gt;&lt;auth-address&gt;Finnish Forest Research Institute, Muhos Research Unit, Kirkkosaarentie 7, 91500, Muhos, Finland.&lt;/auth-address&gt;&lt;titles&gt;&lt;title&gt;Trends in phenology of Betula pubescens across the boreal zone in Finland&lt;/title&gt;&lt;secondary-title&gt;Int J Biometeorol&lt;/secondary-title&gt;&lt;alt-title&gt;International journal of biometeorology&lt;/alt-title&gt;&lt;/titles&gt;&lt;alt-periodical&gt;&lt;full-title&gt;International Journal of Biometeorology&lt;/full-title&gt;&lt;abbr-1&gt;Int. J. Biometeorol.&lt;/abbr-1&gt;&lt;/alt-periodical&gt;&lt;pages&gt;251-9&lt;/pages&gt;&lt;volume&gt;52&lt;/volume&gt;&lt;number&gt;4&lt;/number&gt;&lt;edition&gt;2007/10/25&lt;/edition&gt;&lt;keywords&gt;&lt;keyword&gt;Betula/*growth &amp;amp; development&lt;/keyword&gt;&lt;keyword&gt;Climate&lt;/keyword&gt;&lt;keyword&gt;Finland&lt;/keyword&gt;&lt;keyword&gt;Greenhouse Effect&lt;/keyword&gt;&lt;keyword&gt;Meteorological Concepts&lt;/keyword&gt;&lt;keyword&gt;Seasons&lt;/keyword&gt;&lt;/keywords&gt;&lt;dates&gt;&lt;year&gt;2008&lt;/year&gt;&lt;pub-dates&gt;&lt;date&gt;Mar&lt;/date&gt;&lt;/pub-dates&gt;&lt;/dates&gt;&lt;isbn&gt;0020-7128 (Print)&amp;#xD;0020-7128&lt;/isbn&gt;&lt;accession-num&gt;17957389&lt;/accession-num&gt;&lt;urls&gt;&lt;/urls&gt;&lt;electronic-resource-num&gt;10.1007/s00484-007-0126-3&lt;/electronic-resource-num&gt;&lt;remote-database-provider&gt;NLM&lt;/remote-database-provider&gt;&lt;language&gt;eng&lt;/language&gt;&lt;/record&gt;&lt;/Cite&gt;&lt;/EndNote&gt;</w:instrText>
      </w:r>
      <w:r w:rsidR="0047750B">
        <w:rPr>
          <w:color w:val="000000" w:themeColor="text1"/>
        </w:rPr>
        <w:fldChar w:fldCharType="separate"/>
      </w:r>
      <w:r w:rsidR="00FC6729">
        <w:rPr>
          <w:noProof/>
          <w:color w:val="000000" w:themeColor="text1"/>
        </w:rPr>
        <w:t>(Pudas</w:t>
      </w:r>
      <w:r w:rsidR="00FC6729" w:rsidRPr="00FC6729">
        <w:rPr>
          <w:i/>
          <w:noProof/>
          <w:color w:val="000000" w:themeColor="text1"/>
        </w:rPr>
        <w:t xml:space="preserve"> et al.</w:t>
      </w:r>
      <w:r w:rsidR="00FC6729">
        <w:rPr>
          <w:noProof/>
          <w:color w:val="000000" w:themeColor="text1"/>
        </w:rPr>
        <w:t xml:space="preserve"> 2008)</w:t>
      </w:r>
      <w:r w:rsidR="0047750B">
        <w:rPr>
          <w:color w:val="000000" w:themeColor="text1"/>
        </w:rPr>
        <w:fldChar w:fldCharType="end"/>
      </w:r>
      <w:r w:rsidR="00283B68">
        <w:rPr>
          <w:color w:val="000000" w:themeColor="text1"/>
        </w:rPr>
        <w:t xml:space="preserve">-birch. </w:t>
      </w:r>
      <w:r w:rsidR="00944FFA">
        <w:rPr>
          <w:color w:val="000000" w:themeColor="text1"/>
        </w:rPr>
        <w:t>A</w:t>
      </w:r>
      <w:r w:rsidR="005F2773">
        <w:rPr>
          <w:color w:val="000000" w:themeColor="text1"/>
        </w:rPr>
        <w:t xml:space="preserve">dditional studies </w:t>
      </w:r>
      <w:r w:rsidR="003C2D8C">
        <w:rPr>
          <w:color w:val="000000" w:themeColor="text1"/>
        </w:rPr>
        <w:t>find no relationship between latitude and temperatures sensitivity</w:t>
      </w:r>
      <w:r>
        <w:rPr>
          <w:color w:val="000000" w:themeColor="text1"/>
        </w:rPr>
        <w:t xml:space="preserve"> </w:t>
      </w:r>
      <w:r w:rsidR="0047750B">
        <w:rPr>
          <w:color w:val="000000" w:themeColor="text1"/>
        </w:rPr>
        <w:fldChar w:fldCharType="begin">
          <w:fldData xml:space="preserve">PEVuZE5vdGU+PENpdGU+PEF1dGhvcj5Xb2xrb3ZpY2g8L0F1dGhvcj48WWVhcj4yMDEyPC9ZZWFy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</w:fldData>
        </w:fldChar>
      </w:r>
      <w:r w:rsidR="003C2D8C">
        <w:rPr>
          <w:color w:val="000000" w:themeColor="text1"/>
        </w:rPr>
        <w:instrText xml:space="preserve"> ADDIN EN.CITE </w:instrText>
      </w:r>
      <w:r w:rsidR="0047750B">
        <w:rPr>
          <w:color w:val="000000" w:themeColor="text1"/>
        </w:rPr>
        <w:fldChar w:fldCharType="begin">
          <w:fldData xml:space="preserve">PEVuZE5vdGU+PENpdGU+PEF1dGhvcj5Xb2xrb3ZpY2g8L0F1dGhvcj48WWVhcj4yMDEyPC9ZZWFy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</w:fldData>
        </w:fldChar>
      </w:r>
      <w:r w:rsidR="003C2D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3C2D8C">
        <w:rPr>
          <w:noProof/>
          <w:color w:val="000000" w:themeColor="text1"/>
        </w:rPr>
        <w:t>(Wolkovich</w:t>
      </w:r>
      <w:r w:rsidR="003C2D8C" w:rsidRPr="003C2D8C">
        <w:rPr>
          <w:i/>
          <w:noProof/>
          <w:color w:val="000000" w:themeColor="text1"/>
        </w:rPr>
        <w:t xml:space="preserve"> et al.</w:t>
      </w:r>
      <w:r w:rsidR="003C2D8C">
        <w:rPr>
          <w:noProof/>
          <w:color w:val="000000" w:themeColor="text1"/>
        </w:rPr>
        <w:t xml:space="preserve"> 2012)</w:t>
      </w:r>
      <w:r w:rsidR="0047750B">
        <w:rPr>
          <w:color w:val="000000" w:themeColor="text1"/>
        </w:rPr>
        <w:fldChar w:fldCharType="end"/>
      </w:r>
      <w:r w:rsidR="005F2773">
        <w:rPr>
          <w:color w:val="000000" w:themeColor="text1"/>
        </w:rPr>
        <w:t>-plants</w:t>
      </w:r>
      <w:r w:rsidR="00283B68">
        <w:rPr>
          <w:color w:val="000000" w:themeColor="text1"/>
        </w:rPr>
        <w:t xml:space="preserve"> or spatial variation in temperature sensitivity</w:t>
      </w:r>
      <w:r w:rsidR="009131C5">
        <w:rPr>
          <w:color w:val="000000" w:themeColor="text1"/>
        </w:rPr>
        <w:t>,</w:t>
      </w:r>
      <w:r w:rsidR="00283B68">
        <w:rPr>
          <w:color w:val="000000" w:themeColor="text1"/>
        </w:rPr>
        <w:t xml:space="preserve"> which is associated with non-latitudinal site traits </w:t>
      </w:r>
      <w:r w:rsidR="0047750B">
        <w:rPr>
          <w:color w:val="000000" w:themeColor="text1"/>
        </w:rPr>
        <w:fldChar w:fldCharType="begin">
          <w:fldData xml:space="preserve">PEVuZE5vdGU+PENpdGU+PEF1dGhvcj5LaGFyb3ViYTwvQXV0aG9yPjxZZWFyPjIwMTQ8L1llYXI+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</w:fldData>
        </w:fldChar>
      </w:r>
      <w:r w:rsidR="00283B68">
        <w:rPr>
          <w:color w:val="000000" w:themeColor="text1"/>
        </w:rPr>
        <w:instrText xml:space="preserve"> ADDIN EN.CITE </w:instrText>
      </w:r>
      <w:r w:rsidR="0047750B">
        <w:rPr>
          <w:color w:val="000000" w:themeColor="text1"/>
        </w:rPr>
        <w:fldChar w:fldCharType="begin">
          <w:fldData xml:space="preserve">PEVuZE5vdGU+PENpdGU+PEF1dGhvcj5LaGFyb3ViYTwvQXV0aG9yPjxZZWFyPjIwMTQ8L1llYXI+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</w:fldData>
        </w:fldChar>
      </w:r>
      <w:r w:rsidR="00283B68">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283B68">
        <w:rPr>
          <w:noProof/>
          <w:color w:val="000000" w:themeColor="text1"/>
        </w:rPr>
        <w:t>(Kharouba</w:t>
      </w:r>
      <w:r w:rsidR="00283B68" w:rsidRPr="005F2773">
        <w:rPr>
          <w:i/>
          <w:noProof/>
          <w:color w:val="000000" w:themeColor="text1"/>
        </w:rPr>
        <w:t xml:space="preserve"> et al.</w:t>
      </w:r>
      <w:r w:rsidR="00283B68">
        <w:rPr>
          <w:noProof/>
          <w:color w:val="000000" w:themeColor="text1"/>
        </w:rPr>
        <w:t xml:space="preserve"> 2014)</w:t>
      </w:r>
      <w:r w:rsidR="0047750B">
        <w:rPr>
          <w:color w:val="000000" w:themeColor="text1"/>
        </w:rPr>
        <w:fldChar w:fldCharType="end"/>
      </w:r>
      <w:r w:rsidR="00283B68">
        <w:rPr>
          <w:color w:val="000000" w:themeColor="text1"/>
        </w:rPr>
        <w:t>-butterflies.</w:t>
      </w:r>
      <w:r w:rsidR="000F0180">
        <w:rPr>
          <w:color w:val="000000" w:themeColor="text1"/>
        </w:rPr>
        <w:t xml:space="preserve"> </w:t>
      </w:r>
      <w:r w:rsidR="00283B68">
        <w:rPr>
          <w:color w:val="000000" w:themeColor="text1"/>
        </w:rPr>
        <w:t xml:space="preserve"> Ultimately, </w:t>
      </w:r>
      <w:r>
        <w:rPr>
          <w:color w:val="000000" w:themeColor="text1"/>
        </w:rPr>
        <w:t>the idea</w:t>
      </w:r>
      <w:r w:rsidR="001206B0">
        <w:rPr>
          <w:color w:val="000000" w:themeColor="text1"/>
        </w:rPr>
        <w:t xml:space="preserve"> that only o</w:t>
      </w:r>
      <w:r w:rsidR="00283B68">
        <w:rPr>
          <w:color w:val="000000" w:themeColor="text1"/>
        </w:rPr>
        <w:t>ne mechanism is driving variation in response of phenology to climate change</w:t>
      </w:r>
      <w:r>
        <w:rPr>
          <w:color w:val="000000" w:themeColor="text1"/>
        </w:rPr>
        <w:t xml:space="preserve"> is not supported</w:t>
      </w:r>
      <w:r w:rsidR="001206B0">
        <w:rPr>
          <w:color w:val="000000" w:themeColor="text1"/>
        </w:rPr>
        <w:t>. I</w:t>
      </w:r>
      <w:r w:rsidR="00283B68">
        <w:rPr>
          <w:color w:val="000000" w:themeColor="text1"/>
        </w:rPr>
        <w:t>ndeed</w:t>
      </w:r>
      <w:r>
        <w:rPr>
          <w:color w:val="000000" w:themeColor="text1"/>
        </w:rPr>
        <w:t>,</w:t>
      </w:r>
      <w:r w:rsidR="00283B68">
        <w:rPr>
          <w:color w:val="000000" w:themeColor="text1"/>
        </w:rPr>
        <w:t xml:space="preserve"> there is some evidence</w:t>
      </w:r>
      <w:r w:rsidR="00245A93">
        <w:rPr>
          <w:color w:val="000000" w:themeColor="text1"/>
        </w:rPr>
        <w:t xml:space="preserve"> that greater magnitude of temperature change at high latitudes</w:t>
      </w:r>
      <w:r>
        <w:rPr>
          <w:color w:val="000000" w:themeColor="text1"/>
        </w:rPr>
        <w:t xml:space="preserve"> may oppose</w:t>
      </w:r>
      <w:r w:rsidR="00245A93">
        <w:rPr>
          <w:color w:val="000000" w:themeColor="text1"/>
        </w:rPr>
        <w:t xml:space="preserve"> greater sensitivity to temperature change at lower latitudes</w:t>
      </w:r>
      <w:r>
        <w:rPr>
          <w:color w:val="000000" w:themeColor="text1"/>
        </w:rPr>
        <w:t xml:space="preserve">, </w:t>
      </w:r>
      <w:r w:rsidR="00245A93">
        <w:rPr>
          <w:color w:val="000000" w:themeColor="text1"/>
        </w:rPr>
        <w:t>explain</w:t>
      </w:r>
      <w:r>
        <w:rPr>
          <w:color w:val="000000" w:themeColor="text1"/>
        </w:rPr>
        <w:t>ing</w:t>
      </w:r>
      <w:r w:rsidR="00245A93">
        <w:rPr>
          <w:color w:val="000000" w:themeColor="text1"/>
        </w:rPr>
        <w:t xml:space="preserve"> the weak </w:t>
      </w:r>
      <w:ins w:id="203" w:author="Louie Yang" w:date="2016-11-23T11:01:00Z">
        <w:r w:rsidR="00E5427A">
          <w:rPr>
            <w:color w:val="000000" w:themeColor="text1"/>
          </w:rPr>
          <w:t xml:space="preserve">or inconsistent </w:t>
        </w:r>
      </w:ins>
      <w:r w:rsidR="00245A93">
        <w:rPr>
          <w:color w:val="000000" w:themeColor="text1"/>
        </w:rPr>
        <w:t xml:space="preserve">evidence for </w:t>
      </w:r>
      <w:r>
        <w:rPr>
          <w:color w:val="000000" w:themeColor="text1"/>
        </w:rPr>
        <w:t xml:space="preserve">general </w:t>
      </w:r>
      <w:r w:rsidR="00245A93">
        <w:rPr>
          <w:color w:val="000000" w:themeColor="text1"/>
        </w:rPr>
        <w:t xml:space="preserve">latitudinal patterns of phenological change </w:t>
      </w:r>
      <w:r w:rsidR="0047750B">
        <w:rPr>
          <w:color w:val="000000" w:themeColor="text1"/>
        </w:rPr>
        <w:fldChar w:fldCharType="begin">
          <w:fldData xml:space="preserve">PEVuZE5vdGU+PENpdGU+PEF1dGhvcj5HZTwvQXV0aG9yPjxZZWFyPjIwMTU8L1llYXI+PFJlY051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</w:fldData>
        </w:fldChar>
      </w:r>
      <w:r w:rsidR="00245A93">
        <w:rPr>
          <w:color w:val="000000" w:themeColor="text1"/>
        </w:rPr>
        <w:instrText xml:space="preserve"> ADDIN EN.CITE </w:instrText>
      </w:r>
      <w:r w:rsidR="0047750B">
        <w:rPr>
          <w:color w:val="000000" w:themeColor="text1"/>
        </w:rPr>
        <w:fldChar w:fldCharType="begin">
          <w:fldData xml:space="preserve">PEVuZE5vdGU+PENpdGU+PEF1dGhvcj5HZTwvQXV0aG9yPjxZZWFyPjIwMTU8L1llYXI+PFJlY051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</w:fldData>
        </w:fldChar>
      </w:r>
      <w:r w:rsidR="00245A93">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245A93">
        <w:rPr>
          <w:noProof/>
          <w:color w:val="000000" w:themeColor="text1"/>
        </w:rPr>
        <w:t>(Ge</w:t>
      </w:r>
      <w:r w:rsidR="00245A93" w:rsidRPr="00245A93">
        <w:rPr>
          <w:i/>
          <w:noProof/>
          <w:color w:val="000000" w:themeColor="text1"/>
        </w:rPr>
        <w:t xml:space="preserve"> et al.</w:t>
      </w:r>
      <w:r w:rsidR="00245A93">
        <w:rPr>
          <w:noProof/>
          <w:color w:val="000000" w:themeColor="text1"/>
        </w:rPr>
        <w:t xml:space="preserve"> 2015)</w:t>
      </w:r>
      <w:r w:rsidR="0047750B">
        <w:rPr>
          <w:color w:val="000000" w:themeColor="text1"/>
        </w:rPr>
        <w:fldChar w:fldCharType="end"/>
      </w:r>
      <w:r w:rsidR="00245A93">
        <w:rPr>
          <w:color w:val="000000" w:themeColor="text1"/>
        </w:rPr>
        <w:t>.</w:t>
      </w:r>
    </w:p>
    <w:p w14:paraId="0E5FAB4B" w14:textId="68FF1321" w:rsidR="00610743" w:rsidRDefault="00D15A01" w:rsidP="00B06F9A">
      <w:pPr>
        <w:pStyle w:val="Normal1"/>
        <w:spacing w:before="100" w:beforeAutospacing="1" w:after="100" w:afterAutospacing="1" w:line="480" w:lineRule="auto"/>
        <w:rPr>
          <w:color w:val="000000" w:themeColor="text1"/>
        </w:rPr>
      </w:pPr>
      <w:r>
        <w:rPr>
          <w:color w:val="000000" w:themeColor="text1"/>
        </w:rPr>
        <w:t>P</w:t>
      </w:r>
      <w:r w:rsidR="00AC08BC">
        <w:rPr>
          <w:color w:val="000000" w:themeColor="text1"/>
        </w:rPr>
        <w:t xml:space="preserve">henology may depend upon </w:t>
      </w:r>
      <w:commentRangeStart w:id="204"/>
      <w:r w:rsidR="00AC08BC">
        <w:rPr>
          <w:color w:val="000000" w:themeColor="text1"/>
        </w:rPr>
        <w:t xml:space="preserve">mechanisms </w:t>
      </w:r>
      <w:commentRangeEnd w:id="204"/>
      <w:r w:rsidR="00E5427A">
        <w:rPr>
          <w:rStyle w:val="CommentReference"/>
        </w:rPr>
        <w:commentReference w:id="204"/>
      </w:r>
      <w:r w:rsidR="00AC08BC">
        <w:rPr>
          <w:color w:val="000000" w:themeColor="text1"/>
        </w:rPr>
        <w:t xml:space="preserve">that are only indirectly </w:t>
      </w:r>
      <w:ins w:id="205" w:author="Louie Yang" w:date="2016-11-23T11:02:00Z">
        <w:r w:rsidR="00E5427A">
          <w:rPr>
            <w:color w:val="000000" w:themeColor="text1"/>
          </w:rPr>
          <w:t xml:space="preserve">or poorly </w:t>
        </w:r>
      </w:ins>
      <w:r w:rsidR="00C1088F">
        <w:rPr>
          <w:color w:val="000000" w:themeColor="text1"/>
        </w:rPr>
        <w:t xml:space="preserve">linked </w:t>
      </w:r>
      <w:del w:id="206" w:author="Louie Yang" w:date="2016-11-23T11:02:00Z">
        <w:r w:rsidR="00AC08BC" w:rsidDel="00E5427A">
          <w:rPr>
            <w:color w:val="000000" w:themeColor="text1"/>
          </w:rPr>
          <w:delText>or complete</w:delText>
        </w:r>
        <w:r w:rsidR="00C1088F" w:rsidDel="00E5427A">
          <w:rPr>
            <w:color w:val="000000" w:themeColor="text1"/>
          </w:rPr>
          <w:delText>ly</w:delText>
        </w:r>
        <w:r w:rsidR="00AC08BC" w:rsidDel="00E5427A">
          <w:rPr>
            <w:color w:val="000000" w:themeColor="text1"/>
          </w:rPr>
          <w:delText xml:space="preserve"> </w:delText>
        </w:r>
        <w:r w:rsidR="00C1088F" w:rsidDel="00E5427A">
          <w:rPr>
            <w:color w:val="000000" w:themeColor="text1"/>
          </w:rPr>
          <w:delText>dis</w:delText>
        </w:r>
        <w:r w:rsidR="00AC08BC" w:rsidDel="00E5427A">
          <w:rPr>
            <w:color w:val="000000" w:themeColor="text1"/>
          </w:rPr>
          <w:delText xml:space="preserve">connected </w:delText>
        </w:r>
      </w:del>
      <w:r w:rsidR="00C1088F">
        <w:rPr>
          <w:color w:val="000000" w:themeColor="text1"/>
        </w:rPr>
        <w:t>with</w:t>
      </w:r>
      <w:r w:rsidR="00AC08BC">
        <w:rPr>
          <w:color w:val="000000" w:themeColor="text1"/>
        </w:rPr>
        <w:t xml:space="preserve"> temperature (</w:t>
      </w:r>
      <w:r w:rsidR="00AB5577">
        <w:rPr>
          <w:color w:val="000000" w:themeColor="text1"/>
        </w:rPr>
        <w:t>See Box 2</w:t>
      </w:r>
      <w:r w:rsidR="00AC08BC">
        <w:rPr>
          <w:color w:val="000000" w:themeColor="text1"/>
        </w:rPr>
        <w:t>)</w:t>
      </w:r>
      <w:ins w:id="207" w:author="Louie Yang" w:date="2016-11-23T11:02:00Z">
        <w:r w:rsidR="00E5427A">
          <w:rPr>
            <w:color w:val="000000" w:themeColor="text1"/>
          </w:rPr>
          <w:t xml:space="preserve">, and this these alternative </w:t>
        </w:r>
        <w:commentRangeStart w:id="208"/>
        <w:r w:rsidR="00E5427A">
          <w:rPr>
            <w:color w:val="000000" w:themeColor="text1"/>
          </w:rPr>
          <w:t xml:space="preserve">cues </w:t>
        </w:r>
      </w:ins>
      <w:commentRangeEnd w:id="208"/>
      <w:ins w:id="209" w:author="Louie Yang" w:date="2016-11-23T11:03:00Z">
        <w:r w:rsidR="00E5427A">
          <w:rPr>
            <w:rStyle w:val="CommentReference"/>
          </w:rPr>
          <w:commentReference w:id="208"/>
        </w:r>
        <w:r w:rsidR="00E5427A">
          <w:rPr>
            <w:color w:val="000000" w:themeColor="text1"/>
          </w:rPr>
          <w:t>could</w:t>
        </w:r>
      </w:ins>
      <w:ins w:id="210" w:author="Louie Yang" w:date="2016-11-23T11:02:00Z">
        <w:r w:rsidR="00E5427A">
          <w:rPr>
            <w:color w:val="000000" w:themeColor="text1"/>
          </w:rPr>
          <w:t xml:space="preserve"> </w:t>
        </w:r>
      </w:ins>
      <w:ins w:id="211" w:author="Louie Yang" w:date="2016-11-23T11:03:00Z">
        <w:r w:rsidR="00E5427A">
          <w:rPr>
            <w:color w:val="000000" w:themeColor="text1"/>
          </w:rPr>
          <w:t>also contribute to latitudinal patterns in phenological shifts</w:t>
        </w:r>
      </w:ins>
      <w:r w:rsidR="00AC08BC">
        <w:rPr>
          <w:color w:val="000000" w:themeColor="text1"/>
        </w:rPr>
        <w:t xml:space="preserve">. </w:t>
      </w:r>
      <w:r w:rsidR="00C1088F">
        <w:rPr>
          <w:color w:val="000000" w:themeColor="text1"/>
        </w:rPr>
        <w:t>For example, p</w:t>
      </w:r>
      <w:r w:rsidR="00610743">
        <w:rPr>
          <w:color w:val="000000" w:themeColor="text1"/>
        </w:rPr>
        <w:t xml:space="preserve">hotoperiod is a critical cue for many species </w:t>
      </w:r>
      <w:r w:rsidR="00C1088F">
        <w:rPr>
          <w:color w:val="000000" w:themeColor="text1"/>
        </w:rPr>
        <w:t>that</w:t>
      </w:r>
      <w:r w:rsidR="00610743">
        <w:rPr>
          <w:color w:val="000000" w:themeColor="text1"/>
        </w:rPr>
        <w:t xml:space="preserve"> varies tremendously with latitude</w:t>
      </w:r>
      <w:r w:rsidR="00575C8A">
        <w:rPr>
          <w:color w:val="000000" w:themeColor="text1"/>
        </w:rPr>
        <w:t xml:space="preserve"> (</w:t>
      </w:r>
      <w:r w:rsidR="00AC06B5">
        <w:rPr>
          <w:color w:val="000000" w:themeColor="text1"/>
        </w:rPr>
        <w:t>environment-driven mechanism</w:t>
      </w:r>
      <w:r w:rsidR="00575C8A">
        <w:rPr>
          <w:color w:val="000000" w:themeColor="text1"/>
        </w:rPr>
        <w:t>, Fi</w:t>
      </w:r>
      <w:r w:rsidR="00AC06B5">
        <w:rPr>
          <w:color w:val="000000" w:themeColor="text1"/>
        </w:rPr>
        <w:t>g. 2a</w:t>
      </w:r>
      <w:r w:rsidR="00575C8A">
        <w:rPr>
          <w:color w:val="000000" w:themeColor="text1"/>
        </w:rPr>
        <w:t>)</w:t>
      </w:r>
      <w:r w:rsidR="00610743">
        <w:rPr>
          <w:color w:val="000000" w:themeColor="text1"/>
        </w:rPr>
        <w:t xml:space="preserve">. </w:t>
      </w:r>
      <w:commentRangeStart w:id="212"/>
      <w:commentRangeStart w:id="213"/>
      <w:r w:rsidR="00566FBD" w:rsidRPr="00FB2CED">
        <w:rPr>
          <w:color w:val="000000" w:themeColor="text1"/>
        </w:rPr>
        <w:t>If</w:t>
      </w:r>
      <w:r w:rsidR="00A8478A">
        <w:rPr>
          <w:color w:val="000000" w:themeColor="text1"/>
        </w:rPr>
        <w:t xml:space="preserve"> </w:t>
      </w:r>
      <w:r w:rsidR="00566FBD" w:rsidRPr="00FB2CED">
        <w:rPr>
          <w:color w:val="000000" w:themeColor="text1"/>
        </w:rPr>
        <w:t>photoperiod</w:t>
      </w:r>
      <w:r w:rsidR="00395512">
        <w:rPr>
          <w:color w:val="000000" w:themeColor="text1"/>
        </w:rPr>
        <w:t>ic cues increase in importance</w:t>
      </w:r>
      <w:r w:rsidR="00A8478A">
        <w:rPr>
          <w:color w:val="000000" w:themeColor="text1"/>
        </w:rPr>
        <w:t xml:space="preserve"> </w:t>
      </w:r>
      <w:r w:rsidR="00566FBD" w:rsidRPr="00FB2CED">
        <w:rPr>
          <w:color w:val="000000" w:themeColor="text1"/>
        </w:rPr>
        <w:t xml:space="preserve">with latitude, then </w:t>
      </w:r>
      <w:r w:rsidR="00395512">
        <w:rPr>
          <w:color w:val="000000" w:themeColor="text1"/>
        </w:rPr>
        <w:t xml:space="preserve">high latitude </w:t>
      </w:r>
      <w:r w:rsidR="00566FBD" w:rsidRPr="00FB2CED">
        <w:rPr>
          <w:color w:val="000000" w:themeColor="text1"/>
        </w:rPr>
        <w:t>species</w:t>
      </w:r>
      <w:r w:rsidR="00A8478A">
        <w:rPr>
          <w:color w:val="000000" w:themeColor="text1"/>
        </w:rPr>
        <w:t xml:space="preserve"> </w:t>
      </w:r>
      <w:r w:rsidR="00566FBD" w:rsidRPr="00FB2CED">
        <w:rPr>
          <w:color w:val="000000" w:themeColor="text1"/>
        </w:rPr>
        <w:t xml:space="preserve">should show smaller phenological shifts than </w:t>
      </w:r>
      <w:r w:rsidR="00395512">
        <w:rPr>
          <w:color w:val="000000" w:themeColor="text1"/>
        </w:rPr>
        <w:t xml:space="preserve">low latitude </w:t>
      </w:r>
      <w:r w:rsidR="00566FBD" w:rsidRPr="00FB2CED">
        <w:rPr>
          <w:color w:val="000000" w:themeColor="text1"/>
        </w:rPr>
        <w:t xml:space="preserve">species. </w:t>
      </w:r>
      <w:commentRangeEnd w:id="212"/>
      <w:r w:rsidR="008869C2">
        <w:rPr>
          <w:rStyle w:val="CommentReference"/>
        </w:rPr>
        <w:commentReference w:id="212"/>
      </w:r>
      <w:commentRangeEnd w:id="213"/>
      <w:r w:rsidR="00F67160">
        <w:rPr>
          <w:rStyle w:val="CommentReference"/>
        </w:rPr>
        <w:commentReference w:id="213"/>
      </w:r>
      <w:r w:rsidR="00610743">
        <w:rPr>
          <w:color w:val="000000" w:themeColor="text1"/>
        </w:rPr>
        <w:t xml:space="preserve"> </w:t>
      </w:r>
      <w:r w:rsidR="00C1088F">
        <w:rPr>
          <w:color w:val="000000" w:themeColor="text1"/>
        </w:rPr>
        <w:t>W</w:t>
      </w:r>
      <w:r w:rsidR="00610743">
        <w:rPr>
          <w:color w:val="000000" w:themeColor="text1"/>
        </w:rPr>
        <w:t xml:space="preserve">hile photoperiod can </w:t>
      </w:r>
      <w:r w:rsidR="00575C8A">
        <w:rPr>
          <w:color w:val="000000" w:themeColor="text1"/>
        </w:rPr>
        <w:t>influenc</w:t>
      </w:r>
      <w:r w:rsidR="00610743">
        <w:rPr>
          <w:color w:val="000000" w:themeColor="text1"/>
        </w:rPr>
        <w:t>e phenology for species across latitudes (indeed even tropical species can respond to small changes in photoperiod-</w:t>
      </w:r>
      <w:r w:rsidR="0047750B">
        <w:rPr>
          <w:color w:val="000000" w:themeColor="text1"/>
        </w:rPr>
        <w:fldChar w:fldCharType="begin">
          <w:fldData xml:space="preserve">PEVuZE5vdGU+PENpdGU+PEF1dGhvcj5IYXU8L0F1dGhvcj48WWVhcj4xOTk4PC9ZZWFyPjxSZWNO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</w:fldData>
        </w:fldChar>
      </w:r>
      <w:r w:rsidR="00610743">
        <w:rPr>
          <w:color w:val="000000" w:themeColor="text1"/>
        </w:rPr>
        <w:instrText xml:space="preserve"> ADDIN EN.CITE </w:instrText>
      </w:r>
      <w:r w:rsidR="0047750B">
        <w:rPr>
          <w:color w:val="000000" w:themeColor="text1"/>
        </w:rPr>
        <w:fldChar w:fldCharType="begin">
          <w:fldData xml:space="preserve">PEVuZE5vdGU+PENpdGU+PEF1dGhvcj5IYXU8L0F1dGhvcj48WWVhcj4xOTk4PC9ZZWFyPjxSZWNO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</w:fldData>
        </w:fldChar>
      </w:r>
      <w:r w:rsidR="00610743">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610743">
        <w:rPr>
          <w:noProof/>
          <w:color w:val="000000" w:themeColor="text1"/>
        </w:rPr>
        <w:t>(Hau</w:t>
      </w:r>
      <w:r w:rsidR="00610743" w:rsidRPr="00610743">
        <w:rPr>
          <w:i/>
          <w:noProof/>
          <w:color w:val="000000" w:themeColor="text1"/>
        </w:rPr>
        <w:t xml:space="preserve"> et al.</w:t>
      </w:r>
      <w:r w:rsidR="00610743">
        <w:rPr>
          <w:noProof/>
          <w:color w:val="000000" w:themeColor="text1"/>
        </w:rPr>
        <w:t xml:space="preserve"> 1998)</w:t>
      </w:r>
      <w:r w:rsidR="0047750B">
        <w:rPr>
          <w:color w:val="000000" w:themeColor="text1"/>
        </w:rPr>
        <w:fldChar w:fldCharType="end"/>
      </w:r>
      <w:r w:rsidR="00610743">
        <w:rPr>
          <w:color w:val="000000" w:themeColor="text1"/>
        </w:rPr>
        <w:t xml:space="preserve"> birds</w:t>
      </w:r>
      <w:r w:rsidR="0047750B">
        <w:rPr>
          <w:color w:val="000000" w:themeColor="text1"/>
        </w:rPr>
        <w:fldChar w:fldCharType="begin"/>
      </w:r>
      <w:r w:rsidR="00610743">
        <w:rPr>
          <w:color w:val="000000" w:themeColor="text1"/>
        </w:rPr>
        <w:instrText xml:space="preserve"> ADDIN EN.CITE &lt;EndNote&gt;&lt;Cite&gt;&lt;Author&gt;Calle&lt;/Author&gt;&lt;Year&gt;2010&lt;/Year&gt;&lt;RecNum&gt;903&lt;/RecNum&gt;&lt;DisplayText&gt;(Calle&lt;style face="italic"&gt; et al.&lt;/style&gt; 2010)&lt;/DisplayText&gt;&lt;record&gt;&lt;rec-number&gt;903&lt;/rec-number&gt;&lt;foreign-keys&gt;&lt;key app="EN" db-id="tswepwzphrdd5teef5upp92y9wxtxvpzzvrz" timestamp="1470875072"&gt;903&lt;/key&gt;&lt;/foreign-keys&gt;&lt;ref-type name="Journal Article"&gt;17&lt;/ref-type&gt;&lt;contributors&gt;&lt;authors&gt;&lt;author&gt;Calle, Zoraida&lt;/author&gt;&lt;author&gt;Schlumpberger, Boris O.&lt;/author&gt;&lt;author&gt;Piedrahita, Lorena&lt;/author&gt;&lt;author&gt;Leftin, Avigdor&lt;/author&gt;&lt;author&gt;Hammer, Steven A.&lt;/author&gt;&lt;author&gt;Tye, Alan&lt;/author&gt;&lt;author&gt;Borchert, Rolf&lt;/author&gt;&lt;/authors&gt;&lt;/contributors&gt;&lt;titles&gt;&lt;title&gt;Seasonal variation in daily insolation induces synchronous bud break and flowering in the tropics&lt;/title&gt;&lt;secondary-title&gt;Trees&lt;/secondary-title&gt;&lt;/titles&gt;&lt;periodical&gt;&lt;full-title&gt;Trees&lt;/full-title&gt;&lt;/periodical&gt;&lt;pages&gt;865-877&lt;/pages&gt;&lt;volume&gt;24&lt;/volume&gt;&lt;number&gt;5&lt;/number&gt;&lt;dates&gt;&lt;year&gt;2010&lt;/year&gt;&lt;/dates&gt;&lt;isbn&gt;1432-2285&lt;/isbn&gt;&lt;label&gt;Calle2010&lt;/label&gt;&lt;work-type&gt;journal article&lt;/work-type&gt;&lt;urls&gt;&lt;related-urls&gt;&lt;url&gt;http://dx.doi.org/10.1007/s00468-010-0456-3&lt;/url&gt;&lt;/related-urls&gt;&lt;/urls&gt;&lt;electronic-resource-num&gt;10.1007/s00468-010-0456-3&lt;/electronic-resource-num&gt;&lt;/record&gt;&lt;/Cite&gt;&lt;/EndNote&gt;</w:instrText>
      </w:r>
      <w:r w:rsidR="0047750B">
        <w:rPr>
          <w:color w:val="000000" w:themeColor="text1"/>
        </w:rPr>
        <w:fldChar w:fldCharType="separate"/>
      </w:r>
      <w:r w:rsidR="00610743">
        <w:rPr>
          <w:noProof/>
          <w:color w:val="000000" w:themeColor="text1"/>
        </w:rPr>
        <w:t>(Calle</w:t>
      </w:r>
      <w:r w:rsidR="00610743" w:rsidRPr="00610743">
        <w:rPr>
          <w:i/>
          <w:noProof/>
          <w:color w:val="000000" w:themeColor="text1"/>
        </w:rPr>
        <w:t xml:space="preserve"> et al.</w:t>
      </w:r>
      <w:r w:rsidR="00610743">
        <w:rPr>
          <w:noProof/>
          <w:color w:val="000000" w:themeColor="text1"/>
        </w:rPr>
        <w:t xml:space="preserve"> 2010)</w:t>
      </w:r>
      <w:r w:rsidR="0047750B">
        <w:rPr>
          <w:color w:val="000000" w:themeColor="text1"/>
        </w:rPr>
        <w:fldChar w:fldCharType="end"/>
      </w:r>
      <w:r w:rsidR="00610743">
        <w:rPr>
          <w:color w:val="000000" w:themeColor="text1"/>
        </w:rPr>
        <w:t xml:space="preserve">-plants), in general photoperiodic response is strong at high latitudes, while photoperiodism in combination with response to other environmental cues (e.g. temperature) regulates phenology at lower latitudes </w:t>
      </w:r>
      <w:ins w:id="214" w:author="Louie Yang" w:date="2016-11-23T11:04:00Z">
        <w:r w:rsidR="00E5427A">
          <w:rPr>
            <w:color w:val="000000" w:themeColor="text1"/>
          </w:rPr>
          <w:t>(</w:t>
        </w:r>
      </w:ins>
      <w:r w:rsidR="00610743">
        <w:rPr>
          <w:color w:val="000000" w:themeColor="text1"/>
        </w:rPr>
        <w:t xml:space="preserve">reviewed in </w:t>
      </w:r>
      <w:r w:rsidR="0047750B">
        <w:rPr>
          <w:color w:val="000000" w:themeColor="text1"/>
        </w:rPr>
        <w:fldChar w:fldCharType="begin">
          <w:fldData xml:space="preserve">PEVuZE5vdGU+PENpdGU+PEF1dGhvcj5CcmFkc2hhdzwvQXV0aG9yPjxZZWFyPjIwMTA8L1llYXI+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</w:fldData>
        </w:fldChar>
      </w:r>
      <w:r w:rsidR="00610743">
        <w:rPr>
          <w:color w:val="000000" w:themeColor="text1"/>
        </w:rPr>
        <w:instrText xml:space="preserve"> ADDIN EN.CITE </w:instrText>
      </w:r>
      <w:r w:rsidR="0047750B">
        <w:rPr>
          <w:color w:val="000000" w:themeColor="text1"/>
        </w:rPr>
        <w:fldChar w:fldCharType="begin">
          <w:fldData xml:space="preserve">PEVuZE5vdGU+PENpdGU+PEF1dGhvcj5CcmFkc2hhdzwvQXV0aG9yPjxZZWFyPjIwMTA8L1llYXI+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</w:fldData>
        </w:fldChar>
      </w:r>
      <w:r w:rsidR="00610743">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610743">
        <w:rPr>
          <w:noProof/>
          <w:color w:val="000000" w:themeColor="text1"/>
        </w:rPr>
        <w:t>(Bradshaw &amp; Holzapfel 2010)</w:t>
      </w:r>
      <w:r w:rsidR="0047750B">
        <w:rPr>
          <w:color w:val="000000" w:themeColor="text1"/>
        </w:rPr>
        <w:fldChar w:fldCharType="end"/>
      </w:r>
      <w:r w:rsidR="00610743">
        <w:rPr>
          <w:color w:val="000000" w:themeColor="text1"/>
        </w:rPr>
        <w:t>- lizards, amphibians, birds and insects.</w:t>
      </w:r>
      <w:r w:rsidR="00575C8A">
        <w:rPr>
          <w:color w:val="000000" w:themeColor="text1"/>
        </w:rPr>
        <w:t xml:space="preserve"> </w:t>
      </w:r>
      <w:r w:rsidR="00C1088F">
        <w:rPr>
          <w:color w:val="000000" w:themeColor="text1"/>
        </w:rPr>
        <w:t>Here too,</w:t>
      </w:r>
      <w:r w:rsidR="00575C8A">
        <w:rPr>
          <w:color w:val="000000" w:themeColor="text1"/>
        </w:rPr>
        <w:t xml:space="preserve"> the considering alternative mechanistic explanations for patterns in phenological shift</w:t>
      </w:r>
      <w:r w:rsidR="00C1088F">
        <w:rPr>
          <w:color w:val="000000" w:themeColor="text1"/>
        </w:rPr>
        <w:t xml:space="preserve"> is important because</w:t>
      </w:r>
      <w:r w:rsidR="00575C8A">
        <w:rPr>
          <w:color w:val="000000" w:themeColor="text1"/>
        </w:rPr>
        <w:t xml:space="preserve"> </w:t>
      </w:r>
      <w:del w:id="215" w:author="Louie Yang" w:date="2016-11-23T11:05:00Z">
        <w:r w:rsidR="00575C8A" w:rsidDel="00E5427A">
          <w:rPr>
            <w:color w:val="000000" w:themeColor="text1"/>
          </w:rPr>
          <w:delText>greater shifts at lower latitudes</w:delText>
        </w:r>
      </w:del>
      <w:ins w:id="216" w:author="Louie Yang" w:date="2016-11-23T11:05:00Z">
        <w:r w:rsidR="00E5427A">
          <w:rPr>
            <w:color w:val="000000" w:themeColor="text1"/>
          </w:rPr>
          <w:t>these shifts</w:t>
        </w:r>
      </w:ins>
      <w:r w:rsidR="00575C8A">
        <w:rPr>
          <w:color w:val="000000" w:themeColor="text1"/>
        </w:rPr>
        <w:t xml:space="preserve"> could be driven by latitudinal variation in photoperiod</w:t>
      </w:r>
      <w:ins w:id="217" w:author="Louie Yang" w:date="2016-11-23T11:05:00Z">
        <w:r w:rsidR="00E5427A">
          <w:rPr>
            <w:color w:val="000000" w:themeColor="text1"/>
          </w:rPr>
          <w:t xml:space="preserve"> sensitivity</w:t>
        </w:r>
      </w:ins>
      <w:del w:id="218" w:author="Louie Yang" w:date="2016-11-23T11:05:00Z">
        <w:r w:rsidR="00575C8A" w:rsidDel="00E5427A">
          <w:rPr>
            <w:color w:val="000000" w:themeColor="text1"/>
          </w:rPr>
          <w:delText>ism</w:delText>
        </w:r>
      </w:del>
      <w:r w:rsidR="00575C8A">
        <w:rPr>
          <w:color w:val="000000" w:themeColor="text1"/>
        </w:rPr>
        <w:t xml:space="preserve">, temperature </w:t>
      </w:r>
      <w:r w:rsidR="00575C8A">
        <w:rPr>
          <w:color w:val="000000" w:themeColor="text1"/>
        </w:rPr>
        <w:lastRenderedPageBreak/>
        <w:t xml:space="preserve">sensitivity, or both </w:t>
      </w:r>
      <w:del w:id="219" w:author="Louie Yang" w:date="2016-11-23T11:05:00Z">
        <w:r w:rsidR="00575C8A" w:rsidDel="00E5427A">
          <w:rPr>
            <w:color w:val="000000" w:themeColor="text1"/>
          </w:rPr>
          <w:delText xml:space="preserve">in concert </w:delText>
        </w:r>
      </w:del>
      <w:r w:rsidR="00575C8A">
        <w:rPr>
          <w:color w:val="000000" w:themeColor="text1"/>
        </w:rPr>
        <w:t>(</w:t>
      </w:r>
      <w:r w:rsidR="00AC06B5">
        <w:rPr>
          <w:color w:val="000000" w:themeColor="text1"/>
        </w:rPr>
        <w:t>synergistic mechanisms, Fig. 2d</w:t>
      </w:r>
      <w:r w:rsidR="00575C8A">
        <w:rPr>
          <w:color w:val="000000" w:themeColor="text1"/>
        </w:rPr>
        <w:t>). In such cases, careful experiments are needed to tease apart t</w:t>
      </w:r>
      <w:r w:rsidR="001926DF">
        <w:rPr>
          <w:color w:val="000000" w:themeColor="text1"/>
        </w:rPr>
        <w:t>hese competing explanations as predictions for future change would differ if one mechanism or the other proved to be more important for driving phenological shifts.</w:t>
      </w:r>
    </w:p>
    <w:p w14:paraId="073B09F5" w14:textId="0E43E594" w:rsidR="00015789" w:rsidDel="00E5427A" w:rsidRDefault="00E62BA9" w:rsidP="00B06F9A">
      <w:pPr>
        <w:pStyle w:val="Normal1"/>
        <w:spacing w:before="100" w:beforeAutospacing="1" w:after="100" w:afterAutospacing="1" w:line="480" w:lineRule="auto"/>
        <w:rPr>
          <w:del w:id="220" w:author="Louie Yang" w:date="2016-11-23T11:06:00Z"/>
          <w:color w:val="000000" w:themeColor="text1"/>
        </w:rPr>
      </w:pPr>
      <w:r w:rsidRPr="00FB2CED">
        <w:rPr>
          <w:color w:val="000000" w:themeColor="text1"/>
        </w:rPr>
        <w:t xml:space="preserve">In sum, latitude is </w:t>
      </w:r>
      <w:commentRangeStart w:id="221"/>
      <w:r w:rsidRPr="00FB2CED">
        <w:rPr>
          <w:color w:val="000000" w:themeColor="text1"/>
        </w:rPr>
        <w:t>a</w:t>
      </w:r>
      <w:ins w:id="222" w:author="Louie Yang" w:date="2016-11-23T11:06:00Z">
        <w:r w:rsidR="00E5427A">
          <w:rPr>
            <w:color w:val="000000" w:themeColor="text1"/>
          </w:rPr>
          <w:t xml:space="preserve">n inconsistent </w:t>
        </w:r>
        <w:commentRangeEnd w:id="221"/>
        <w:r w:rsidR="00E5427A">
          <w:rPr>
            <w:rStyle w:val="CommentReference"/>
          </w:rPr>
          <w:commentReference w:id="221"/>
        </w:r>
      </w:ins>
      <w:del w:id="223" w:author="Louie Yang" w:date="2016-11-23T11:06:00Z">
        <w:r w:rsidRPr="00FB2CED" w:rsidDel="00E5427A">
          <w:rPr>
            <w:color w:val="000000" w:themeColor="text1"/>
          </w:rPr>
          <w:delText xml:space="preserve"> weak </w:delText>
        </w:r>
      </w:del>
      <w:r w:rsidRPr="00FB2CED">
        <w:rPr>
          <w:color w:val="000000" w:themeColor="text1"/>
        </w:rPr>
        <w:t>predictor of phenological shifts</w:t>
      </w:r>
      <w:r w:rsidR="001926DF">
        <w:rPr>
          <w:color w:val="000000" w:themeColor="text1"/>
        </w:rPr>
        <w:t xml:space="preserve"> </w:t>
      </w:r>
      <w:r w:rsidR="0047750B">
        <w:rPr>
          <w:color w:val="000000" w:themeColor="text1"/>
        </w:rPr>
        <w:fldChar w:fldCharType="begin">
          <w:fldData xml:space="preserve">PEVuZE5vdGU+PENpdGU+PEF1dGhvcj5HZTwvQXV0aG9yPjxZZWFyPjIwMTU8L1llYXI+PFJlY051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</w:fldData>
        </w:fldChar>
      </w:r>
      <w:r w:rsidR="00245A93">
        <w:rPr>
          <w:color w:val="000000" w:themeColor="text1"/>
        </w:rPr>
        <w:instrText xml:space="preserve"> ADDIN EN.CITE </w:instrText>
      </w:r>
      <w:r w:rsidR="0047750B">
        <w:rPr>
          <w:color w:val="000000" w:themeColor="text1"/>
        </w:rPr>
        <w:fldChar w:fldCharType="begin">
          <w:fldData xml:space="preserve">PEVuZE5vdGU+PENpdGU+PEF1dGhvcj5HZTwvQXV0aG9yPjxZZWFyPjIwMTU8L1llYXI+PFJlY051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</w:fldData>
        </w:fldChar>
      </w:r>
      <w:r w:rsidR="00245A93">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245A93">
        <w:rPr>
          <w:noProof/>
          <w:color w:val="000000" w:themeColor="text1"/>
        </w:rPr>
        <w:t>(Parmesan 2007; Ge</w:t>
      </w:r>
      <w:r w:rsidR="00245A93" w:rsidRPr="00245A93">
        <w:rPr>
          <w:i/>
          <w:noProof/>
          <w:color w:val="000000" w:themeColor="text1"/>
        </w:rPr>
        <w:t xml:space="preserve"> et al.</w:t>
      </w:r>
      <w:r w:rsidR="00245A93">
        <w:rPr>
          <w:noProof/>
          <w:color w:val="000000" w:themeColor="text1"/>
        </w:rPr>
        <w:t xml:space="preserve"> 2015)</w:t>
      </w:r>
      <w:r w:rsidR="0047750B">
        <w:rPr>
          <w:color w:val="000000" w:themeColor="text1"/>
        </w:rPr>
        <w:fldChar w:fldCharType="end"/>
      </w:r>
      <w:r w:rsidRPr="00FB2CED">
        <w:rPr>
          <w:color w:val="000000" w:themeColor="text1"/>
        </w:rPr>
        <w:t>.</w:t>
      </w:r>
      <w:r w:rsidR="001926DF">
        <w:rPr>
          <w:color w:val="000000" w:themeColor="text1"/>
        </w:rPr>
        <w:t xml:space="preserve"> While it has the potential to be a strong predictor of change when phenological mechanisms are known (e.g. temperature sensitive species inhabiting regions with strong latitudinal patterns in warming), latitude is likely to be a poor predictor of phenological shifts when predictions are being made at small spatial scales (where latitudinal variation in temperature is weak) or across diverse taxa (which may rely upon very different mechanisms to regulate phenology). </w:t>
      </w:r>
    </w:p>
    <w:p w14:paraId="7EF9A7D5" w14:textId="77777777" w:rsidR="00015789" w:rsidRDefault="00015789" w:rsidP="00B06F9A">
      <w:pPr>
        <w:pStyle w:val="Normal1"/>
        <w:spacing w:before="100" w:beforeAutospacing="1" w:after="100" w:afterAutospacing="1" w:line="480" w:lineRule="auto"/>
        <w:rPr>
          <w:color w:val="000000" w:themeColor="text1"/>
        </w:rPr>
      </w:pPr>
    </w:p>
    <w:p w14:paraId="4AA8A08C" w14:textId="77777777" w:rsidR="00661979" w:rsidRPr="00B06F9A" w:rsidRDefault="00C402BB" w:rsidP="00B06F9A">
      <w:pPr>
        <w:pStyle w:val="Normal1"/>
        <w:spacing w:before="100" w:beforeAutospacing="1" w:after="100" w:afterAutospacing="1" w:line="480" w:lineRule="auto"/>
        <w:rPr>
          <w:i/>
          <w:color w:val="000000" w:themeColor="text1"/>
        </w:rPr>
      </w:pPr>
      <w:commentRangeStart w:id="224"/>
      <w:r>
        <w:rPr>
          <w:bCs/>
          <w:i/>
          <w:color w:val="000000" w:themeColor="text1"/>
        </w:rPr>
        <w:t>Elevation</w:t>
      </w:r>
      <w:commentRangeEnd w:id="224"/>
      <w:r w:rsidR="007A4912">
        <w:rPr>
          <w:rStyle w:val="CommentReference"/>
        </w:rPr>
        <w:commentReference w:id="224"/>
      </w:r>
      <w:r w:rsidR="00FD65FC" w:rsidRPr="00B06F9A">
        <w:rPr>
          <w:bCs/>
          <w:i/>
          <w:color w:val="000000" w:themeColor="text1"/>
        </w:rPr>
        <w:t xml:space="preserve"> </w:t>
      </w:r>
    </w:p>
    <w:p w14:paraId="4223F29A" w14:textId="77777777" w:rsidR="00661979" w:rsidRDefault="009131C5" w:rsidP="009A2893">
      <w:pPr>
        <w:pStyle w:val="Normal1"/>
        <w:spacing w:before="100" w:beforeAutospacing="1" w:after="100" w:afterAutospacing="1" w:line="480" w:lineRule="auto"/>
        <w:rPr>
          <w:color w:val="000000" w:themeColor="text1"/>
        </w:rPr>
      </w:pPr>
      <w:r>
        <w:rPr>
          <w:color w:val="000000" w:themeColor="text1"/>
        </w:rPr>
        <w:t>The body of r</w:t>
      </w:r>
      <w:r w:rsidR="000318C9">
        <w:rPr>
          <w:color w:val="000000" w:themeColor="text1"/>
        </w:rPr>
        <w:t xml:space="preserve">esearch examining the relationship between elevation and phenological shift is still growing, and to date, results have been mixed. Studies documenting greater phenological change at higher elevations have reported both advances </w:t>
      </w:r>
      <w:r w:rsidR="00395512">
        <w:rPr>
          <w:color w:val="000000" w:themeColor="text1"/>
        </w:rPr>
        <w:t>(</w:t>
      </w:r>
      <w:r w:rsidR="002846C1" w:rsidRPr="00FB2CED">
        <w:rPr>
          <w:color w:val="000000" w:themeColor="text1"/>
        </w:rPr>
        <w:t>Europe</w:t>
      </w:r>
      <w:r w:rsidR="00395512">
        <w:rPr>
          <w:color w:val="000000" w:themeColor="text1"/>
        </w:rPr>
        <w:t>an plants;</w:t>
      </w:r>
      <w:r w:rsidR="002846C1" w:rsidRPr="00FB2CED">
        <w:rPr>
          <w:color w:val="000000" w:themeColor="text1"/>
        </w:rPr>
        <w:t xml:space="preserve"> </w:t>
      </w:r>
      <w:r w:rsidR="0047750B">
        <w:rPr>
          <w:color w:val="000000" w:themeColor="text1"/>
        </w:rPr>
        <w:fldChar w:fldCharType="begin">
          <w:fldData xml:space="preserve">PEVuZE5vdGU+PENpdGU+PEF1dGhvcj5EZWZpbGE8L0F1dGhvcj48WWVhcj4yMDA1PC9ZZWFyPjxS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</w:fldData>
        </w:fldChar>
      </w:r>
      <w:r w:rsidR="00A86865">
        <w:rPr>
          <w:color w:val="000000" w:themeColor="text1"/>
        </w:rPr>
        <w:instrText xml:space="preserve"> ADDIN EN.CITE </w:instrText>
      </w:r>
      <w:r w:rsidR="0047750B">
        <w:rPr>
          <w:color w:val="000000" w:themeColor="text1"/>
        </w:rPr>
        <w:fldChar w:fldCharType="begin">
          <w:fldData xml:space="preserve">PEVuZE5vdGU+PENpdGU+PEF1dGhvcj5EZWZpbGE8L0F1dGhvcj48WWVhcj4yMDA1PC9ZZWFyPjxS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</w:fldData>
        </w:fldChar>
      </w:r>
      <w:r w:rsidR="00A86865">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A86865">
        <w:rPr>
          <w:noProof/>
          <w:color w:val="000000" w:themeColor="text1"/>
        </w:rPr>
        <w:t>(Defila &amp; Clot 2005; Ziello</w:t>
      </w:r>
      <w:r w:rsidR="00A86865" w:rsidRPr="00A86865">
        <w:rPr>
          <w:i/>
          <w:noProof/>
          <w:color w:val="000000" w:themeColor="text1"/>
        </w:rPr>
        <w:t xml:space="preserve"> et al.</w:t>
      </w:r>
      <w:r w:rsidR="00A86865">
        <w:rPr>
          <w:noProof/>
          <w:color w:val="000000" w:themeColor="text1"/>
        </w:rPr>
        <w:t xml:space="preserve"> 2009; Cufar</w:t>
      </w:r>
      <w:r w:rsidR="00A86865" w:rsidRPr="00A86865">
        <w:rPr>
          <w:i/>
          <w:noProof/>
          <w:color w:val="000000" w:themeColor="text1"/>
        </w:rPr>
        <w:t xml:space="preserve"> et al.</w:t>
      </w:r>
      <w:r w:rsidR="00A86865">
        <w:rPr>
          <w:noProof/>
          <w:color w:val="000000" w:themeColor="text1"/>
        </w:rPr>
        <w:t xml:space="preserve"> 2012)</w:t>
      </w:r>
      <w:r w:rsidR="0047750B">
        <w:rPr>
          <w:color w:val="000000" w:themeColor="text1"/>
        </w:rPr>
        <w:fldChar w:fldCharType="end"/>
      </w:r>
      <w:r w:rsidR="00395512">
        <w:rPr>
          <w:color w:val="000000" w:themeColor="text1"/>
        </w:rPr>
        <w:t>;</w:t>
      </w:r>
      <w:r w:rsidR="009F000A">
        <w:rPr>
          <w:color w:val="000000" w:themeColor="text1"/>
        </w:rPr>
        <w:t xml:space="preserve"> </w:t>
      </w:r>
      <w:r w:rsidR="002846C1" w:rsidRPr="00FB2CED">
        <w:rPr>
          <w:color w:val="000000" w:themeColor="text1"/>
        </w:rPr>
        <w:t>North America</w:t>
      </w:r>
      <w:r w:rsidR="00395512">
        <w:rPr>
          <w:color w:val="000000" w:themeColor="text1"/>
        </w:rPr>
        <w:t>:</w:t>
      </w:r>
      <w:r w:rsidR="009F000A">
        <w:rPr>
          <w:color w:val="000000" w:themeColor="text1"/>
        </w:rPr>
        <w:t xml:space="preserve"> </w:t>
      </w:r>
      <w:r w:rsidR="002846C1" w:rsidRPr="00FB2CED">
        <w:rPr>
          <w:color w:val="000000" w:themeColor="text1"/>
        </w:rPr>
        <w:t xml:space="preserve">plant </w:t>
      </w:r>
      <w:r w:rsidR="0047750B" w:rsidRPr="00FB2CED">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(Crimmins</w:t>
      </w:r>
      <w:r w:rsidR="00063E8C" w:rsidRPr="00063E8C">
        <w:rPr>
          <w:i/>
          <w:noProof/>
          <w:color w:val="000000" w:themeColor="text1"/>
        </w:rPr>
        <w:t xml:space="preserve"> et al.</w:t>
      </w:r>
      <w:r w:rsidR="00063E8C">
        <w:rPr>
          <w:noProof/>
          <w:color w:val="000000" w:themeColor="text1"/>
        </w:rPr>
        <w:t xml:space="preserve"> 2010)</w:t>
      </w:r>
      <w:r w:rsidR="0047750B" w:rsidRPr="00FB2CED">
        <w:rPr>
          <w:color w:val="000000" w:themeColor="text1"/>
        </w:rPr>
        <w:fldChar w:fldCharType="end"/>
      </w:r>
      <w:r w:rsidR="002846C1" w:rsidRPr="00FB2CED">
        <w:rPr>
          <w:color w:val="000000" w:themeColor="text1"/>
        </w:rPr>
        <w:t>;</w:t>
      </w:r>
      <w:r w:rsidR="009F000A">
        <w:rPr>
          <w:color w:val="000000" w:themeColor="text1"/>
        </w:rPr>
        <w:t xml:space="preserve"> </w:t>
      </w:r>
      <w:commentRangeStart w:id="225"/>
      <w:r w:rsidR="002846C1" w:rsidRPr="00FB2CED">
        <w:rPr>
          <w:color w:val="000000" w:themeColor="text1"/>
        </w:rPr>
        <w:t xml:space="preserve">grasshoppers </w:t>
      </w:r>
      <w:r w:rsidR="0047750B" w:rsidRPr="00FB2CED">
        <w:rPr>
          <w:color w:val="000000" w:themeColor="text1"/>
        </w:rPr>
        <w:fldChar w:fldCharType="begin">
          <w:fldData xml:space="preserve">PEVuZE5vdGU+PENpdGUgQXV0aG9yWWVhcj0iMSI+PEF1dGhvcj5OdWZpbzwvQXV0aG9yPjxZZWFy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</w:fldData>
        </w:fldChar>
      </w:r>
      <w:r w:rsidR="009504F2">
        <w:rPr>
          <w:color w:val="000000" w:themeColor="text1"/>
        </w:rPr>
        <w:instrText xml:space="preserve"> ADDIN EN.CITE </w:instrText>
      </w:r>
      <w:r w:rsidR="0047750B">
        <w:rPr>
          <w:color w:val="000000" w:themeColor="text1"/>
        </w:rPr>
        <w:fldChar w:fldCharType="begin">
          <w:fldData xml:space="preserve">PEVuZE5vdGU+PENpdGUgQXV0aG9yWWVhcj0iMSI+PEF1dGhvcj5OdWZpbzwvQXV0aG9yPjxZZWFy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</w:fldData>
        </w:fldChar>
      </w:r>
      <w:r w:rsidR="009504F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9504F2">
        <w:rPr>
          <w:noProof/>
          <w:color w:val="000000" w:themeColor="text1"/>
        </w:rPr>
        <w:t>Nufio</w:t>
      </w:r>
      <w:r w:rsidR="009504F2" w:rsidRPr="009504F2">
        <w:rPr>
          <w:i/>
          <w:noProof/>
          <w:color w:val="000000" w:themeColor="text1"/>
        </w:rPr>
        <w:t xml:space="preserve"> et al.</w:t>
      </w:r>
      <w:r w:rsidR="009504F2">
        <w:rPr>
          <w:noProof/>
          <w:color w:val="000000" w:themeColor="text1"/>
        </w:rPr>
        <w:t xml:space="preserve"> (2010)</w:t>
      </w:r>
      <w:r w:rsidR="0047750B" w:rsidRPr="00FB2CED">
        <w:rPr>
          <w:color w:val="000000" w:themeColor="text1"/>
        </w:rPr>
        <w:fldChar w:fldCharType="end"/>
      </w:r>
      <w:r w:rsidR="002846C1" w:rsidRPr="00FB2CED">
        <w:rPr>
          <w:color w:val="000000" w:themeColor="text1"/>
        </w:rPr>
        <w:t>)</w:t>
      </w:r>
      <w:r w:rsidR="000318C9">
        <w:rPr>
          <w:color w:val="000000" w:themeColor="text1"/>
        </w:rPr>
        <w:t xml:space="preserve"> and delays </w:t>
      </w:r>
      <w:r w:rsidR="002846C1" w:rsidRPr="00FB2CED">
        <w:rPr>
          <w:color w:val="000000" w:themeColor="text1"/>
        </w:rPr>
        <w:t xml:space="preserve">(Asia; </w:t>
      </w:r>
      <w:r w:rsidR="0047750B" w:rsidRPr="00FB2CED">
        <w:rPr>
          <w:color w:val="000000" w:themeColor="text1"/>
        </w:rPr>
        <w:fldChar w:fldCharType="begin">
          <w:fldData xml:space="preserve">PEVuZE5vdGU+PENpdGU+PEF1dGhvcj5ZdTwvQXV0aG9yPjxZZWFyPjIwMTA8L1llYXI+PFJlY051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PEVuZE5vdGU+PENpdGU+PEF1dGhvcj5ZdTwvQXV0aG9yPjxZZWFyPjIwMTA8L1llYXI+PFJlY051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(Yu</w:t>
      </w:r>
      <w:r w:rsidR="00063E8C" w:rsidRPr="00063E8C">
        <w:rPr>
          <w:i/>
          <w:noProof/>
          <w:color w:val="000000" w:themeColor="text1"/>
        </w:rPr>
        <w:t xml:space="preserve"> et al.</w:t>
      </w:r>
      <w:r w:rsidR="00063E8C">
        <w:rPr>
          <w:noProof/>
          <w:color w:val="000000" w:themeColor="text1"/>
        </w:rPr>
        <w:t xml:space="preserve"> 2010)</w:t>
      </w:r>
      <w:r w:rsidR="0047750B" w:rsidRPr="00FB2CED">
        <w:rPr>
          <w:color w:val="000000" w:themeColor="text1"/>
        </w:rPr>
        <w:fldChar w:fldCharType="end"/>
      </w:r>
      <w:r w:rsidR="002846C1" w:rsidRPr="00FB2CED">
        <w:rPr>
          <w:color w:val="000000" w:themeColor="text1"/>
        </w:rPr>
        <w:t xml:space="preserve">). </w:t>
      </w:r>
      <w:commentRangeEnd w:id="225"/>
      <w:r w:rsidR="001659E7">
        <w:rPr>
          <w:rStyle w:val="CommentReference"/>
        </w:rPr>
        <w:commentReference w:id="225"/>
      </w:r>
      <w:r w:rsidR="00015789">
        <w:rPr>
          <w:color w:val="000000" w:themeColor="text1"/>
        </w:rPr>
        <w:t>Other</w:t>
      </w:r>
      <w:r w:rsidR="00DE22C8">
        <w:rPr>
          <w:color w:val="000000" w:themeColor="text1"/>
        </w:rPr>
        <w:t xml:space="preserve"> studies find</w:t>
      </w:r>
      <w:r w:rsidR="009707ED">
        <w:rPr>
          <w:color w:val="000000" w:themeColor="text1"/>
        </w:rPr>
        <w:t xml:space="preserve"> greater </w:t>
      </w:r>
      <w:r w:rsidR="00063E8C">
        <w:rPr>
          <w:color w:val="000000" w:themeColor="text1"/>
        </w:rPr>
        <w:t xml:space="preserve">phenological </w:t>
      </w:r>
      <w:r w:rsidR="002846C1" w:rsidRPr="00FB2CED">
        <w:rPr>
          <w:color w:val="000000" w:themeColor="text1"/>
        </w:rPr>
        <w:t>shifts</w:t>
      </w:r>
      <w:r w:rsidR="009707ED">
        <w:rPr>
          <w:color w:val="000000" w:themeColor="text1"/>
        </w:rPr>
        <w:t xml:space="preserve"> </w:t>
      </w:r>
      <w:r w:rsidR="002846C1" w:rsidRPr="00FB2CED">
        <w:rPr>
          <w:color w:val="000000" w:themeColor="text1"/>
        </w:rPr>
        <w:t xml:space="preserve">at low </w:t>
      </w:r>
      <w:r w:rsidR="00C402BB">
        <w:rPr>
          <w:color w:val="000000" w:themeColor="text1"/>
        </w:rPr>
        <w:t>elevations</w:t>
      </w:r>
      <w:r w:rsidR="00DE22C8">
        <w:rPr>
          <w:color w:val="000000" w:themeColor="text1"/>
        </w:rPr>
        <w:t>, including</w:t>
      </w:r>
      <w:r w:rsidR="00015789">
        <w:rPr>
          <w:color w:val="000000" w:themeColor="text1"/>
        </w:rPr>
        <w:t xml:space="preserve"> </w:t>
      </w:r>
      <w:r w:rsidR="002846C1" w:rsidRPr="00FB2CED">
        <w:rPr>
          <w:color w:val="000000" w:themeColor="text1"/>
        </w:rPr>
        <w:t>both advances</w:t>
      </w:r>
      <w:r w:rsidR="00AD67A9">
        <w:rPr>
          <w:color w:val="000000" w:themeColor="text1"/>
        </w:rPr>
        <w:t xml:space="preserve"> </w:t>
      </w:r>
      <w:r w:rsidR="002846C1" w:rsidRPr="00FB2CED">
        <w:rPr>
          <w:color w:val="000000" w:themeColor="text1"/>
        </w:rPr>
        <w:t>(Defila and Clot, 2005)</w:t>
      </w:r>
      <w:r w:rsidR="005B2CB7">
        <w:rPr>
          <w:color w:val="000000" w:themeColor="text1"/>
        </w:rPr>
        <w:t>-plants</w:t>
      </w:r>
      <w:r w:rsidR="002846C1" w:rsidRPr="00FB2CED">
        <w:rPr>
          <w:color w:val="000000" w:themeColor="text1"/>
        </w:rPr>
        <w:t xml:space="preserve">; </w:t>
      </w:r>
      <w:r w:rsidR="0047750B" w:rsidRPr="00FB2CED">
        <w:rPr>
          <w:color w:val="000000" w:themeColor="text1"/>
        </w:rPr>
        <w:fldChar w:fldCharType="begin"/>
      </w:r>
      <w:r w:rsidR="00063E8C">
        <w:rPr>
          <w:color w:val="000000" w:themeColor="text1"/>
        </w:rPr>
        <w:instrText xml:space="preserve"> ADDIN EN.CITE &lt;EndNote&gt;&lt;Cite&gt;&lt;Author&gt;Studer&lt;/Author&gt;&lt;Year&gt;2005&lt;/Year&gt;&lt;RecNum&gt;791&lt;/RecNum&gt;&lt;DisplayText&gt;(Studer&lt;style face="italic"&gt; et al.&lt;/style&gt; 2005)&lt;/DisplayText&gt;&lt;record&gt;&lt;rec-number&gt;791&lt;/rec-number&gt;&lt;foreign-keys&gt;&lt;key app="EN" db-id="tswepwzphrdd5teef5upp92y9wxtxvpzzvrz" timestamp="1456340064"&gt;791&lt;/key&gt;&lt;/foreign-keys&gt;&lt;ref-type name="Journal Article"&gt;17&lt;/ref-type&gt;&lt;contributors&gt;&lt;authors&gt;&lt;author&gt;Studer, S.&lt;/author&gt;&lt;author&gt;Appenzeller, C.&lt;/author&gt;&lt;author&gt;Defila, C.&lt;/author&gt;&lt;/authors&gt;&lt;/contributors&gt;&lt;auth-address&gt;Fed Off Meteorol &amp;amp; Climatol MeteoSwiss, CH-8044 Zurich, Switzerland.&amp;#xD;Studer, S (reprint author), Fed Off Meteorol &amp;amp; Climatol MeteoSwiss, Krahbuhlstr 58, CH-8044 Zurich, Switzerland.&amp;#xD;sibylle.studer@meteoswiss.ch&lt;/auth-address&gt;&lt;titles&gt;&lt;title&gt;Inter-annual variability and decadal trends in alpine spring phenology: A multivariate analysis approach&lt;/title&gt;&lt;secondary-title&gt;Climatic Change&lt;/secondary-title&gt;&lt;alt-title&gt;Clim. Change&lt;/alt-title&gt;&lt;/titles&gt;&lt;periodical&gt;&lt;full-title&gt;Climatic Change&lt;/full-title&gt;&lt;abbr-1&gt;Clim. Change&lt;/abbr-1&gt;&lt;/periodical&gt;&lt;alt-periodical&gt;&lt;full-title&gt;Climatic Change&lt;/full-title&gt;&lt;abbr-1&gt;Clim. Change&lt;/abbr-1&gt;&lt;/alt-periodical&gt;&lt;pages&gt;395-414&lt;/pages&gt;&lt;volume&gt;73&lt;/volume&gt;&lt;number&gt;3&lt;/number&gt;&lt;keywords&gt;&lt;keyword&gt;MEAN AIR-TEMPERATURE&lt;/keyword&gt;&lt;keyword&gt;CLIMATE-CHANGE&lt;/keyword&gt;&lt;keyword&gt;TEMPORAL VARIABILITY&lt;/keyword&gt;&lt;keyword&gt;CENTRAL-EUROPE&lt;/keyword&gt;&lt;keyword&gt;GERMANY&lt;/keyword&gt;&lt;keyword&gt;PLANT&lt;/keyword&gt;&lt;keyword&gt;RELEASE&lt;/keyword&gt;&lt;keyword&gt;RANGES&lt;/keyword&gt;&lt;keyword&gt;PHASES&lt;/keyword&gt;&lt;/keywords&gt;&lt;dates&gt;&lt;year&gt;2005&lt;/year&gt;&lt;pub-dates&gt;&lt;date&gt;Dec&lt;/date&gt;&lt;/pub-dates&gt;&lt;/dates&gt;&lt;isbn&gt;0165-0009&lt;/isbn&gt;&lt;accession-num&gt;WOS:000234482000008&lt;/accession-num&gt;&lt;work-type&gt;Article&lt;/work-type&gt;&lt;urls&gt;&lt;related-urls&gt;&lt;url&gt;&amp;lt;Go to ISI&amp;gt;://WOS:000234482000008&lt;/url&gt;&lt;/related-urls&gt;&lt;/urls&gt;&lt;electronic-resource-num&gt;10.1007/s10584-005-6886-z&lt;/electronic-resource-num&gt;&lt;language&gt;English&lt;/language&gt;&lt;/record&gt;&lt;/Cite&gt;&lt;/EndNote&gt;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(Studer</w:t>
      </w:r>
      <w:r w:rsidR="00063E8C" w:rsidRPr="00063E8C">
        <w:rPr>
          <w:i/>
          <w:noProof/>
          <w:color w:val="000000" w:themeColor="text1"/>
        </w:rPr>
        <w:t xml:space="preserve"> et al.</w:t>
      </w:r>
      <w:r w:rsidR="00063E8C">
        <w:rPr>
          <w:noProof/>
          <w:color w:val="000000" w:themeColor="text1"/>
        </w:rPr>
        <w:t xml:space="preserve"> 2005)</w:t>
      </w:r>
      <w:r w:rsidR="0047750B" w:rsidRPr="00FB2CED">
        <w:rPr>
          <w:color w:val="000000" w:themeColor="text1"/>
        </w:rPr>
        <w:fldChar w:fldCharType="end"/>
      </w:r>
      <w:r w:rsidR="002846C1" w:rsidRPr="00FB2CED">
        <w:rPr>
          <w:color w:val="000000" w:themeColor="text1"/>
        </w:rPr>
        <w:t>) and delays</w:t>
      </w:r>
      <w:r w:rsidR="0047750B" w:rsidRPr="00FB2CED">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(Crimmins</w:t>
      </w:r>
      <w:r w:rsidR="00063E8C" w:rsidRPr="00063E8C">
        <w:rPr>
          <w:i/>
          <w:noProof/>
          <w:color w:val="000000" w:themeColor="text1"/>
        </w:rPr>
        <w:t xml:space="preserve"> et al.</w:t>
      </w:r>
      <w:r w:rsidR="00063E8C">
        <w:rPr>
          <w:noProof/>
          <w:color w:val="000000" w:themeColor="text1"/>
        </w:rPr>
        <w:t xml:space="preserve"> 2010)</w:t>
      </w:r>
      <w:r w:rsidR="0047750B" w:rsidRPr="00FB2CED">
        <w:rPr>
          <w:color w:val="000000" w:themeColor="text1"/>
        </w:rPr>
        <w:fldChar w:fldCharType="end"/>
      </w:r>
      <w:r w:rsidR="005B2CB7">
        <w:rPr>
          <w:color w:val="000000" w:themeColor="text1"/>
        </w:rPr>
        <w:t>-plants</w:t>
      </w:r>
      <w:r w:rsidR="00DE22C8">
        <w:rPr>
          <w:color w:val="000000" w:themeColor="text1"/>
        </w:rPr>
        <w:t xml:space="preserve">, and </w:t>
      </w:r>
      <w:r w:rsidR="00015789">
        <w:rPr>
          <w:color w:val="000000" w:themeColor="text1"/>
        </w:rPr>
        <w:t>a third set of studies</w:t>
      </w:r>
      <w:r w:rsidR="00DE22C8">
        <w:rPr>
          <w:color w:val="000000" w:themeColor="text1"/>
        </w:rPr>
        <w:t xml:space="preserve"> find</w:t>
      </w:r>
      <w:r w:rsidR="00015789">
        <w:rPr>
          <w:color w:val="000000" w:themeColor="text1"/>
        </w:rPr>
        <w:t>s</w:t>
      </w:r>
      <w:r w:rsidR="00DE22C8">
        <w:rPr>
          <w:color w:val="000000" w:themeColor="text1"/>
        </w:rPr>
        <w:t xml:space="preserve"> no relationship between elevation and phenological shift</w:t>
      </w:r>
      <w:r w:rsidR="00C402BB">
        <w:rPr>
          <w:color w:val="000000" w:themeColor="text1"/>
        </w:rPr>
        <w:t xml:space="preserve"> </w:t>
      </w:r>
      <w:r w:rsidR="00242B32">
        <w:rPr>
          <w:color w:val="000000" w:themeColor="text1"/>
        </w:rPr>
        <w:t>(</w:t>
      </w:r>
      <w:r w:rsidR="002846C1" w:rsidRPr="00FB2CED">
        <w:rPr>
          <w:color w:val="000000" w:themeColor="text1"/>
        </w:rPr>
        <w:t>tree swallows</w:t>
      </w:r>
      <w:r w:rsidR="00AB6886">
        <w:rPr>
          <w:color w:val="000000" w:themeColor="text1"/>
        </w:rPr>
        <w:t xml:space="preserve"> </w:t>
      </w:r>
      <w:r w:rsidR="0047750B" w:rsidRPr="00FB2CED">
        <w:rPr>
          <w:color w:val="000000" w:themeColor="text1"/>
        </w:rPr>
        <w:fldChar w:fldCharType="begin"/>
      </w:r>
      <w:r w:rsidR="00063E8C">
        <w:rPr>
          <w:color w:val="000000" w:themeColor="text1"/>
        </w:rPr>
        <w:instrText xml:space="preserve"> ADDIN EN.CITE &lt;EndNote&gt;&lt;Cite&gt;&lt;Author&gt;Dunn&lt;/Author&gt;&lt;Year&gt;1999&lt;/Year&gt;&lt;RecNum&gt;767&lt;/RecNum&gt;&lt;DisplayText&gt;(Dunn &amp;amp; Winkler 1999)&lt;/DisplayText&gt;&lt;record&gt;&lt;rec-number&gt;767&lt;/rec-number&gt;&lt;foreign-keys&gt;&lt;key app="EN" db-id="tswepwzphrdd5teef5upp92y9wxtxvpzzvrz" timestamp="1456338527"&gt;767&lt;/key&gt;&lt;/foreign-keys&gt;&lt;ref-type name="Journal Article"&gt;17&lt;/ref-type&gt;&lt;contributors&gt;&lt;authors&gt;&lt;author&gt;Dunn, P. O.&lt;/author&gt;&lt;author&gt;Winkler, D. W.&lt;/author&gt;&lt;/authors&gt;&lt;/contributors&gt;&lt;auth-address&gt;Univ Wisconsin, Dept Biol Sci, Milwaukee, WI 53201 USA. Cornell Univ, Dept Ecol &amp;amp; Evolutionary Biol, Ithaca, NY 14853 USA.&amp;#xD;Dunn, PO (reprint author), Univ Wisconsin, Dept Biol Sci, POB 413, Milwaukee, WI 53201 USA.&amp;#xD;pdunn@uwm.edu&lt;/auth-address&gt;&lt;titles&gt;&lt;title&gt;Climate change has affected the breeding date of tree swallows throughout North America&lt;/title&gt;&lt;secondary-title&gt;Proceedings of the Royal Society B-Biological Sciences&lt;/secondary-title&gt;&lt;alt-title&gt;Proc. R. Soc. B-Biol. Sci.&lt;/alt-title&gt;&lt;/titles&gt;&lt;periodical&gt;&lt;full-title&gt;Proceedings of the Royal Society B-Biological Sciences&lt;/full-title&gt;&lt;abbr-1&gt;Proc. R. Soc. B-Biol. Sci.&lt;/abbr-1&gt;&lt;/periodical&gt;&lt;alt-periodical&gt;&lt;full-title&gt;Proceedings of the Royal Society B-Biological Sciences&lt;/full-title&gt;&lt;abbr-1&gt;Proc. R. Soc. B-Biol. Sci.&lt;/abbr-1&gt;&lt;/alt-periodical&gt;&lt;pages&gt;2487-2490&lt;/pages&gt;&lt;volume&gt;266&lt;/volume&gt;&lt;number&gt;1437&lt;/number&gt;&lt;keywords&gt;&lt;keyword&gt;timing of reproduction&lt;/keyword&gt;&lt;keyword&gt;laying date&lt;/keyword&gt;&lt;keyword&gt;Tachycineta bicolor&lt;/keyword&gt;&lt;keyword&gt;global warming&lt;/keyword&gt;&lt;keyword&gt;TITS PARUS-MAJOR&lt;/keyword&gt;&lt;keyword&gt;CLUTCH SIZE&lt;/keyword&gt;&lt;keyword&gt;TEMPERATURE&lt;/keyword&gt;&lt;keyword&gt;TRENDS&lt;/keyword&gt;&lt;keyword&gt;BIRDS&lt;/keyword&gt;&lt;/keywords&gt;&lt;dates&gt;&lt;year&gt;1999&lt;/year&gt;&lt;pub-dates&gt;&lt;date&gt;Dec&lt;/date&gt;&lt;/pub-dates&gt;&lt;/dates&gt;&lt;isbn&gt;0962-8452&lt;/isbn&gt;&lt;accession-num&gt;WOS:000084682200006&lt;/accession-num&gt;&lt;work-type&gt;Article&lt;/work-type&gt;&lt;urls&gt;&lt;related-urls&gt;&lt;url&gt;&amp;lt;Go to ISI&amp;gt;://WOS:000084682200006&lt;/url&gt;&lt;/related-urls&gt;&lt;/urls&gt;&lt;language&gt;English&lt;/language&gt;&lt;/record&gt;&lt;/Cite&gt;&lt;/EndNote&gt;</w:instrText>
      </w:r>
      <w:r w:rsidR="0047750B" w:rsidRPr="00FB2CED">
        <w:rPr>
          <w:color w:val="000000" w:themeColor="text1"/>
        </w:rPr>
        <w:fldChar w:fldCharType="separate"/>
      </w:r>
      <w:r w:rsidR="00063E8C">
        <w:rPr>
          <w:noProof/>
          <w:color w:val="000000" w:themeColor="text1"/>
        </w:rPr>
        <w:t>(Dunn &amp; Winkler 1999)</w:t>
      </w:r>
      <w:r w:rsidR="0047750B" w:rsidRPr="00FB2CED">
        <w:rPr>
          <w:color w:val="000000" w:themeColor="text1"/>
        </w:rPr>
        <w:fldChar w:fldCharType="end"/>
      </w:r>
      <w:r w:rsidR="002846C1" w:rsidRPr="00FB2CED">
        <w:rPr>
          <w:color w:val="000000" w:themeColor="text1"/>
        </w:rPr>
        <w:t xml:space="preserve">; plants </w:t>
      </w:r>
      <w:r w:rsidR="0047750B" w:rsidRPr="00FB2CED">
        <w:rPr>
          <w:color w:val="000000" w:themeColor="text1"/>
        </w:rPr>
        <w:fldChar w:fldCharType="begin">
          <w:fldData xml:space="preserve">PEVuZE5vdGU+PENpdGU+PEF1dGhvcj5Kb2NobmVyPC9BdXRob3I+PFllYXI+MjAxMjwvWWVhcj48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</w:fldData>
        </w:fldChar>
      </w:r>
      <w:r w:rsidR="00F116D5">
        <w:rPr>
          <w:color w:val="000000" w:themeColor="text1"/>
        </w:rPr>
        <w:instrText xml:space="preserve"> ADDIN EN.CITE </w:instrText>
      </w:r>
      <w:r w:rsidR="0047750B">
        <w:rPr>
          <w:color w:val="000000" w:themeColor="text1"/>
        </w:rPr>
        <w:fldChar w:fldCharType="begin">
          <w:fldData xml:space="preserve">PEVuZE5vdGU+PENpdGU+PEF1dGhvcj5Kb2NobmVyPC9BdXRob3I+PFllYXI+MjAxMjwvWWVhcj48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</w:fldData>
        </w:fldChar>
      </w:r>
      <w:r w:rsidR="00F116D5">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F116D5">
        <w:rPr>
          <w:noProof/>
          <w:color w:val="000000" w:themeColor="text1"/>
        </w:rPr>
        <w:t>(Piao</w:t>
      </w:r>
      <w:r w:rsidR="00F116D5" w:rsidRPr="00F116D5">
        <w:rPr>
          <w:i/>
          <w:noProof/>
          <w:color w:val="000000" w:themeColor="text1"/>
        </w:rPr>
        <w:t xml:space="preserve"> et al.</w:t>
      </w:r>
      <w:r w:rsidR="00F116D5">
        <w:rPr>
          <w:noProof/>
          <w:color w:val="000000" w:themeColor="text1"/>
        </w:rPr>
        <w:t xml:space="preserve"> 2011; Jochner</w:t>
      </w:r>
      <w:r w:rsidR="00F116D5" w:rsidRPr="00F116D5">
        <w:rPr>
          <w:i/>
          <w:noProof/>
          <w:color w:val="000000" w:themeColor="text1"/>
        </w:rPr>
        <w:t xml:space="preserve"> et al.</w:t>
      </w:r>
      <w:r w:rsidR="00F116D5">
        <w:rPr>
          <w:noProof/>
          <w:color w:val="000000" w:themeColor="text1"/>
        </w:rPr>
        <w:t xml:space="preserve"> 2012)</w:t>
      </w:r>
      <w:r w:rsidR="0047750B" w:rsidRPr="00FB2CED">
        <w:rPr>
          <w:color w:val="000000" w:themeColor="text1"/>
        </w:rPr>
        <w:fldChar w:fldCharType="end"/>
      </w:r>
      <w:r w:rsidR="002846C1" w:rsidRPr="00FB2CED">
        <w:rPr>
          <w:color w:val="000000" w:themeColor="text1"/>
        </w:rPr>
        <w:t>).</w:t>
      </w:r>
      <w:r w:rsidR="00BE26FD">
        <w:rPr>
          <w:color w:val="000000" w:themeColor="text1"/>
        </w:rPr>
        <w:t xml:space="preserve"> </w:t>
      </w:r>
      <w:r w:rsidR="00F5078B">
        <w:rPr>
          <w:color w:val="000000" w:themeColor="text1"/>
        </w:rPr>
        <w:t>T</w:t>
      </w:r>
      <w:r w:rsidR="00F1133B">
        <w:rPr>
          <w:color w:val="000000" w:themeColor="text1"/>
        </w:rPr>
        <w:t xml:space="preserve">he mechanisms proposed to underpin </w:t>
      </w:r>
      <w:r w:rsidR="000318C9">
        <w:rPr>
          <w:color w:val="000000" w:themeColor="text1"/>
        </w:rPr>
        <w:t xml:space="preserve">elevational </w:t>
      </w:r>
      <w:r w:rsidR="00F1133B">
        <w:rPr>
          <w:color w:val="000000" w:themeColor="text1"/>
        </w:rPr>
        <w:t>dif</w:t>
      </w:r>
      <w:r w:rsidR="005531A1">
        <w:rPr>
          <w:color w:val="000000" w:themeColor="text1"/>
        </w:rPr>
        <w:t>ferences in phenological shift</w:t>
      </w:r>
      <w:r w:rsidR="00CD2F7B">
        <w:rPr>
          <w:color w:val="000000" w:themeColor="text1"/>
        </w:rPr>
        <w:t>s</w:t>
      </w:r>
      <w:r w:rsidR="005531A1">
        <w:rPr>
          <w:color w:val="000000" w:themeColor="text1"/>
        </w:rPr>
        <w:t xml:space="preserve"> </w:t>
      </w:r>
      <w:r w:rsidR="00F5078B">
        <w:rPr>
          <w:color w:val="000000" w:themeColor="text1"/>
        </w:rPr>
        <w:t>e</w:t>
      </w:r>
      <w:r w:rsidR="005531A1">
        <w:rPr>
          <w:color w:val="000000" w:themeColor="text1"/>
        </w:rPr>
        <w:t xml:space="preserve">ncompass </w:t>
      </w:r>
      <w:r w:rsidR="000F0180">
        <w:rPr>
          <w:color w:val="000000" w:themeColor="text1"/>
        </w:rPr>
        <w:t>environment-driven</w:t>
      </w:r>
      <w:r w:rsidR="005531A1">
        <w:rPr>
          <w:color w:val="000000" w:themeColor="text1"/>
        </w:rPr>
        <w:t>, organism response</w:t>
      </w:r>
      <w:r w:rsidR="003A52ED">
        <w:rPr>
          <w:color w:val="000000" w:themeColor="text1"/>
        </w:rPr>
        <w:t>-</w:t>
      </w:r>
      <w:r w:rsidR="000318C9">
        <w:rPr>
          <w:color w:val="000000" w:themeColor="text1"/>
        </w:rPr>
        <w:t>driven</w:t>
      </w:r>
      <w:r w:rsidR="005531A1">
        <w:rPr>
          <w:color w:val="000000" w:themeColor="text1"/>
        </w:rPr>
        <w:t xml:space="preserve">, and </w:t>
      </w:r>
      <w:r w:rsidR="000F0180">
        <w:rPr>
          <w:color w:val="000000" w:themeColor="text1"/>
        </w:rPr>
        <w:t>evolution-driven</w:t>
      </w:r>
      <w:r w:rsidR="005531A1">
        <w:rPr>
          <w:color w:val="000000" w:themeColor="text1"/>
        </w:rPr>
        <w:t xml:space="preserve"> </w:t>
      </w:r>
      <w:r w:rsidR="00D15A01">
        <w:rPr>
          <w:color w:val="000000" w:themeColor="text1"/>
        </w:rPr>
        <w:t>mechanisms</w:t>
      </w:r>
      <w:r w:rsidR="00AC06B5">
        <w:rPr>
          <w:color w:val="000000" w:themeColor="text1"/>
        </w:rPr>
        <w:t xml:space="preserve"> (see Table/Fig. 3).</w:t>
      </w:r>
    </w:p>
    <w:p w14:paraId="781ECC51" w14:textId="77777777" w:rsidR="00766BDE" w:rsidRDefault="00BE26FD" w:rsidP="00B06F9A">
      <w:pPr>
        <w:spacing w:before="100" w:after="100" w:line="480" w:lineRule="auto"/>
        <w:rPr>
          <w:color w:val="000000" w:themeColor="text1"/>
        </w:rPr>
      </w:pPr>
      <w:r>
        <w:rPr>
          <w:color w:val="000000" w:themeColor="text1"/>
        </w:rPr>
        <w:lastRenderedPageBreak/>
        <w:t>Organism</w:t>
      </w:r>
      <w:r w:rsidR="00D02906">
        <w:rPr>
          <w:color w:val="000000" w:themeColor="text1"/>
        </w:rPr>
        <w:t xml:space="preserve"> </w:t>
      </w:r>
      <w:r>
        <w:rPr>
          <w:color w:val="000000" w:themeColor="text1"/>
        </w:rPr>
        <w:t xml:space="preserve">response-driven mechanisms </w:t>
      </w:r>
      <w:r w:rsidR="00AC06B5">
        <w:rPr>
          <w:color w:val="000000" w:themeColor="text1"/>
        </w:rPr>
        <w:t xml:space="preserve">(Fig. 2b) </w:t>
      </w:r>
      <w:r>
        <w:rPr>
          <w:color w:val="000000" w:themeColor="text1"/>
        </w:rPr>
        <w:t xml:space="preserve">may explain </w:t>
      </w:r>
      <w:r w:rsidR="002B5244">
        <w:rPr>
          <w:color w:val="000000" w:themeColor="text1"/>
        </w:rPr>
        <w:t>observations that ph</w:t>
      </w:r>
      <w:r w:rsidR="00DE22C8">
        <w:rPr>
          <w:color w:val="000000" w:themeColor="text1"/>
        </w:rPr>
        <w:t>e</w:t>
      </w:r>
      <w:r w:rsidR="002B5244">
        <w:rPr>
          <w:color w:val="000000" w:themeColor="text1"/>
        </w:rPr>
        <w:t xml:space="preserve">nological shifts increase </w:t>
      </w:r>
      <w:r w:rsidR="00AC57F4">
        <w:rPr>
          <w:color w:val="000000" w:themeColor="text1"/>
        </w:rPr>
        <w:t xml:space="preserve">in magnitude </w:t>
      </w:r>
      <w:r w:rsidR="002B5244">
        <w:rPr>
          <w:color w:val="000000" w:themeColor="text1"/>
        </w:rPr>
        <w:t xml:space="preserve">with </w:t>
      </w:r>
      <w:r w:rsidR="00D02906">
        <w:rPr>
          <w:color w:val="000000" w:themeColor="text1"/>
        </w:rPr>
        <w:t>elevation</w:t>
      </w:r>
      <w:r>
        <w:rPr>
          <w:color w:val="000000" w:themeColor="text1"/>
        </w:rPr>
        <w:t xml:space="preserve">. </w:t>
      </w:r>
      <w:r w:rsidR="00752EBA">
        <w:rPr>
          <w:color w:val="000000" w:themeColor="text1"/>
        </w:rPr>
        <w:t>E</w:t>
      </w:r>
      <w:r w:rsidR="00B41BDD">
        <w:rPr>
          <w:color w:val="000000" w:themeColor="text1"/>
        </w:rPr>
        <w:t xml:space="preserve">vidence from grasshoppers suggests that high altitude species require fewer growing </w:t>
      </w:r>
      <w:r w:rsidR="000B56DE">
        <w:rPr>
          <w:color w:val="000000" w:themeColor="text1"/>
        </w:rPr>
        <w:t>degree-days</w:t>
      </w:r>
      <w:r w:rsidR="00B41BDD">
        <w:rPr>
          <w:color w:val="000000" w:themeColor="text1"/>
        </w:rPr>
        <w:t xml:space="preserve"> to </w:t>
      </w:r>
      <w:r w:rsidR="001659E7">
        <w:rPr>
          <w:color w:val="000000" w:themeColor="text1"/>
        </w:rPr>
        <w:t xml:space="preserve">reach </w:t>
      </w:r>
      <w:r w:rsidR="00B41BDD">
        <w:rPr>
          <w:color w:val="000000" w:themeColor="text1"/>
        </w:rPr>
        <w:t xml:space="preserve">adulthood </w:t>
      </w:r>
      <w:r w:rsidR="0047750B">
        <w:rPr>
          <w:color w:val="000000" w:themeColor="text1"/>
        </w:rPr>
        <w:fldChar w:fldCharType="begin">
          <w:fldData xml:space="preserve">PEVuZE5vdGU+PENpdGU+PEF1dGhvcj5OdWZpbzwvQXV0aG9yPjxZZWFyPjIwMTA8L1llYXI+PFJl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=
</w:fldData>
        </w:fldChar>
      </w:r>
      <w:r w:rsidR="00B41BDD">
        <w:rPr>
          <w:color w:val="000000" w:themeColor="text1"/>
        </w:rPr>
        <w:instrText xml:space="preserve"> ADDIN EN.CITE </w:instrText>
      </w:r>
      <w:r w:rsidR="0047750B">
        <w:rPr>
          <w:color w:val="000000" w:themeColor="text1"/>
        </w:rPr>
        <w:fldChar w:fldCharType="begin">
          <w:fldData xml:space="preserve">PEVuZE5vdGU+PENpdGU+PEF1dGhvcj5OdWZpbzwvQXV0aG9yPjxZZWFyPjIwMTA8L1llYXI+PFJl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=
</w:fldData>
        </w:fldChar>
      </w:r>
      <w:r w:rsidR="00B41BD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41BDD">
        <w:rPr>
          <w:noProof/>
          <w:color w:val="000000" w:themeColor="text1"/>
        </w:rPr>
        <w:t>(Nufio</w:t>
      </w:r>
      <w:r w:rsidR="00B41BDD" w:rsidRPr="00B41BDD">
        <w:rPr>
          <w:i/>
          <w:noProof/>
          <w:color w:val="000000" w:themeColor="text1"/>
        </w:rPr>
        <w:t xml:space="preserve"> et al.</w:t>
      </w:r>
      <w:r w:rsidR="00B41BDD">
        <w:rPr>
          <w:noProof/>
          <w:color w:val="000000" w:themeColor="text1"/>
        </w:rPr>
        <w:t xml:space="preserve"> 2010)</w:t>
      </w:r>
      <w:r w:rsidR="0047750B">
        <w:rPr>
          <w:color w:val="000000" w:themeColor="text1"/>
        </w:rPr>
        <w:fldChar w:fldCharType="end"/>
      </w:r>
      <w:r w:rsidR="00B41BDD">
        <w:rPr>
          <w:color w:val="000000" w:themeColor="text1"/>
        </w:rPr>
        <w:t xml:space="preserve"> and that warmer </w:t>
      </w:r>
      <w:r w:rsidR="00B01D5F">
        <w:rPr>
          <w:color w:val="000000" w:themeColor="text1"/>
        </w:rPr>
        <w:t xml:space="preserve">temperatures </w:t>
      </w:r>
      <w:r w:rsidR="00B41BDD">
        <w:rPr>
          <w:color w:val="000000" w:themeColor="text1"/>
        </w:rPr>
        <w:t xml:space="preserve">advance development more rapidly in higher altitude populations </w:t>
      </w:r>
      <w:r w:rsidR="0047750B">
        <w:rPr>
          <w:color w:val="000000" w:themeColor="text1"/>
        </w:rPr>
        <w:fldChar w:fldCharType="begin">
          <w:fldData xml:space="preserve">PEVuZE5vdGU+PENpdGU+PEF1dGhvcj5CdWNrbGV5PC9BdXRob3I+PFllYXI+MjAxNTwvWWVhcj48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</w:fldData>
        </w:fldChar>
      </w:r>
      <w:r w:rsidR="00B41BDD">
        <w:rPr>
          <w:color w:val="000000" w:themeColor="text1"/>
        </w:rPr>
        <w:instrText xml:space="preserve"> ADDIN EN.CITE </w:instrText>
      </w:r>
      <w:r w:rsidR="0047750B">
        <w:rPr>
          <w:color w:val="000000" w:themeColor="text1"/>
        </w:rPr>
        <w:fldChar w:fldCharType="begin">
          <w:fldData xml:space="preserve">PEVuZE5vdGU+PENpdGU+PEF1dGhvcj5CdWNrbGV5PC9BdXRob3I+PFllYXI+MjAxNTwvWWVhcj48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</w:fldData>
        </w:fldChar>
      </w:r>
      <w:r w:rsidR="00B41BD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41BDD">
        <w:rPr>
          <w:noProof/>
          <w:color w:val="000000" w:themeColor="text1"/>
        </w:rPr>
        <w:t>(Buckley</w:t>
      </w:r>
      <w:r w:rsidR="00B41BDD" w:rsidRPr="00B41BDD">
        <w:rPr>
          <w:i/>
          <w:noProof/>
          <w:color w:val="000000" w:themeColor="text1"/>
        </w:rPr>
        <w:t xml:space="preserve"> et al.</w:t>
      </w:r>
      <w:r w:rsidR="00B41BDD">
        <w:rPr>
          <w:noProof/>
          <w:color w:val="000000" w:themeColor="text1"/>
        </w:rPr>
        <w:t xml:space="preserve"> 2015)</w:t>
      </w:r>
      <w:r w:rsidR="0047750B">
        <w:rPr>
          <w:color w:val="000000" w:themeColor="text1"/>
        </w:rPr>
        <w:fldChar w:fldCharType="end"/>
      </w:r>
      <w:r w:rsidR="00B41BDD">
        <w:rPr>
          <w:color w:val="000000" w:themeColor="text1"/>
        </w:rPr>
        <w:t xml:space="preserve">. </w:t>
      </w:r>
      <w:r w:rsidR="00CD2F7B">
        <w:rPr>
          <w:color w:val="000000" w:themeColor="text1"/>
        </w:rPr>
        <w:t xml:space="preserve">The </w:t>
      </w:r>
      <w:r w:rsidR="00766BDE">
        <w:rPr>
          <w:color w:val="000000" w:themeColor="text1"/>
        </w:rPr>
        <w:t xml:space="preserve">phenology of green up or leaf out in high elevation species </w:t>
      </w:r>
      <w:r w:rsidR="00CD2F7B">
        <w:rPr>
          <w:color w:val="000000" w:themeColor="text1"/>
        </w:rPr>
        <w:t>may be</w:t>
      </w:r>
      <w:r w:rsidR="00766BDE">
        <w:rPr>
          <w:color w:val="000000" w:themeColor="text1"/>
        </w:rPr>
        <w:t xml:space="preserve"> more sensitive to temperature than those at low elevation </w:t>
      </w:r>
      <w:commentRangeStart w:id="226"/>
      <w:r w:rsidR="0047750B">
        <w:rPr>
          <w:color w:val="000000" w:themeColor="text1"/>
        </w:rPr>
        <w:fldChar w:fldCharType="begin">
          <w:fldData xml:space="preserve">PEVuZE5vdGU+PENpdGU+PEF1dGhvcj5DaGFwbWFuPC9BdXRob3I+PFllYXI+MjAxMzwvWWVhcj48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</w:fldData>
        </w:fldChar>
      </w:r>
      <w:r w:rsidR="008814DD">
        <w:rPr>
          <w:color w:val="000000" w:themeColor="text1"/>
        </w:rPr>
        <w:instrText xml:space="preserve"> ADDIN EN.CITE </w:instrText>
      </w:r>
      <w:r w:rsidR="0047750B">
        <w:rPr>
          <w:color w:val="000000" w:themeColor="text1"/>
        </w:rPr>
        <w:fldChar w:fldCharType="begin">
          <w:fldData xml:space="preserve">PEVuZE5vdGU+PENpdGU+PEF1dGhvcj5DaGFwbWFuPC9BdXRob3I+PFllYXI+MjAxMzwvWWVhcj48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</w:fldData>
        </w:fldChar>
      </w:r>
      <w:r w:rsidR="008814D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8814DD">
        <w:rPr>
          <w:noProof/>
          <w:color w:val="000000" w:themeColor="text1"/>
        </w:rPr>
        <w:t>(Cufar</w:t>
      </w:r>
      <w:r w:rsidR="008814DD" w:rsidRPr="008814DD">
        <w:rPr>
          <w:i/>
          <w:noProof/>
          <w:color w:val="000000" w:themeColor="text1"/>
        </w:rPr>
        <w:t xml:space="preserve"> et al.</w:t>
      </w:r>
      <w:r w:rsidR="008814DD">
        <w:rPr>
          <w:noProof/>
          <w:color w:val="000000" w:themeColor="text1"/>
        </w:rPr>
        <w:t xml:space="preserve"> 2012; Chapman 2013; Liu</w:t>
      </w:r>
      <w:r w:rsidR="008814DD" w:rsidRPr="008814DD">
        <w:rPr>
          <w:i/>
          <w:noProof/>
          <w:color w:val="000000" w:themeColor="text1"/>
        </w:rPr>
        <w:t xml:space="preserve"> et al.</w:t>
      </w:r>
      <w:r w:rsidR="008814DD">
        <w:rPr>
          <w:noProof/>
          <w:color w:val="000000" w:themeColor="text1"/>
        </w:rPr>
        <w:t xml:space="preserve"> 2014)</w:t>
      </w:r>
      <w:r w:rsidR="0047750B">
        <w:rPr>
          <w:color w:val="000000" w:themeColor="text1"/>
        </w:rPr>
        <w:fldChar w:fldCharType="end"/>
      </w:r>
      <w:r w:rsidR="00766BDE">
        <w:rPr>
          <w:color w:val="000000" w:themeColor="text1"/>
        </w:rPr>
        <w:t xml:space="preserve"> but see </w:t>
      </w:r>
      <w:r w:rsidR="0047750B">
        <w:rPr>
          <w:color w:val="000000" w:themeColor="text1"/>
        </w:rPr>
        <w:fldChar w:fldCharType="begin"/>
      </w:r>
      <w:r w:rsidR="00766BDE">
        <w:rPr>
          <w:color w:val="000000" w:themeColor="text1"/>
        </w:rPr>
        <w:instrText xml:space="preserve"> ADDIN EN.CITE &lt;EndNote&gt;&lt;Cite&gt;&lt;Author&gt;Vitasse&lt;/Author&gt;&lt;Year&gt;2010&lt;/Year&gt;&lt;RecNum&gt;910&lt;/RecNum&gt;&lt;DisplayText&gt;(Vitasse&lt;style face="italic"&gt; et al.&lt;/style&gt; 2010)&lt;/DisplayText&gt;&lt;record&gt;&lt;rec-number&gt;910&lt;/rec-number&gt;&lt;foreign-keys&gt;&lt;key app="EN" db-id="tswepwzphrdd5teef5upp92y9wxtxvpzzvrz" timestamp="1471916171"&gt;910&lt;/key&gt;&lt;/foreign-keys&gt;&lt;ref-type name="Journal Article"&gt;17&lt;/ref-type&gt;&lt;contributors&gt;&lt;authors&gt;&lt;author&gt;Vitasse, Yann&lt;/author&gt;&lt;author&gt;Bresson, Caroline C.&lt;/author&gt;&lt;author&gt;Kremer, Antoine&lt;/author&gt;&lt;author&gt;Michalet, Richard&lt;/author&gt;&lt;author&gt;Delzon, Sylvain&lt;/author&gt;&lt;/authors&gt;&lt;/contributors&gt;&lt;titles&gt;&lt;title&gt;Quantifying phenological plasticity to temperature in two temperate tree species&lt;/title&gt;&lt;secondary-title&gt;Functional Ecology&lt;/secondary-title&gt;&lt;/titles&gt;&lt;periodical&gt;&lt;full-title&gt;Functional Ecology&lt;/full-title&gt;&lt;abbr-1&gt;Funct. Ecol.&lt;/abbr-1&gt;&lt;/periodical&gt;&lt;pages&gt;1211-1218&lt;/pages&gt;&lt;volume&gt;24&lt;/volume&gt;&lt;number&gt;6&lt;/number&gt;&lt;keywords&gt;&lt;keyword&gt;altitudinal gradient&lt;/keyword&gt;&lt;keyword&gt;common garden&lt;/keyword&gt;&lt;keyword&gt;Fagus sylvatica&lt;/keyword&gt;&lt;keyword&gt;phenology&lt;/keyword&gt;&lt;keyword&gt;phenotypic plasticity&lt;/keyword&gt;&lt;keyword&gt;Quercus petraea&lt;/keyword&gt;&lt;keyword&gt;reaction norm&lt;/keyword&gt;&lt;/keywords&gt;&lt;dates&gt;&lt;year&gt;2010&lt;/year&gt;&lt;/dates&gt;&lt;publisher&gt;Blackwell Publishing Ltd&lt;/publisher&gt;&lt;isbn&gt;1365-2435&lt;/isbn&gt;&lt;urls&gt;&lt;related-urls&gt;&lt;url&gt;http://dx.doi.org/10.1111/j.1365-2435.2010.01748.x&lt;/url&gt;&lt;/related-urls&gt;&lt;/urls&gt;&lt;electronic-resource-num&gt;10.1111/j.1365-2435.2010.01748.x&lt;/electronic-resource-num&gt;&lt;/record&gt;&lt;/Cite&gt;&lt;/EndNote&gt;</w:instrText>
      </w:r>
      <w:r w:rsidR="0047750B">
        <w:rPr>
          <w:color w:val="000000" w:themeColor="text1"/>
        </w:rPr>
        <w:fldChar w:fldCharType="separate"/>
      </w:r>
      <w:r w:rsidR="00766BDE">
        <w:rPr>
          <w:noProof/>
          <w:color w:val="000000" w:themeColor="text1"/>
        </w:rPr>
        <w:t>(Vitasse</w:t>
      </w:r>
      <w:r w:rsidR="00766BDE" w:rsidRPr="00752EBA">
        <w:rPr>
          <w:i/>
          <w:noProof/>
          <w:color w:val="000000" w:themeColor="text1"/>
        </w:rPr>
        <w:t xml:space="preserve"> et al.</w:t>
      </w:r>
      <w:r w:rsidR="00766BDE">
        <w:rPr>
          <w:noProof/>
          <w:color w:val="000000" w:themeColor="text1"/>
        </w:rPr>
        <w:t xml:space="preserve"> 2010)</w:t>
      </w:r>
      <w:r w:rsidR="0047750B">
        <w:rPr>
          <w:color w:val="000000" w:themeColor="text1"/>
        </w:rPr>
        <w:fldChar w:fldCharType="end"/>
      </w:r>
      <w:commentRangeEnd w:id="226"/>
      <w:r w:rsidR="00EE6B17">
        <w:rPr>
          <w:color w:val="000000" w:themeColor="text1"/>
        </w:rPr>
        <w:t xml:space="preserve">, perhaps due to intrinsically lower </w:t>
      </w:r>
      <w:commentRangeStart w:id="227"/>
      <w:r w:rsidR="00EE6B17">
        <w:rPr>
          <w:color w:val="000000" w:themeColor="text1"/>
        </w:rPr>
        <w:t xml:space="preserve">requirements </w:t>
      </w:r>
      <w:commentRangeEnd w:id="227"/>
      <w:r w:rsidR="001659E7">
        <w:rPr>
          <w:rStyle w:val="CommentReference"/>
        </w:rPr>
        <w:commentReference w:id="227"/>
      </w:r>
      <w:r w:rsidR="00EE6B17">
        <w:rPr>
          <w:color w:val="000000" w:themeColor="text1"/>
        </w:rPr>
        <w:t>for the amount of growing degree days needed to trigger a phenological event (an idea called the “growth efficiency hypothesis”,</w:t>
      </w:r>
      <w:r w:rsidR="0047750B">
        <w:rPr>
          <w:color w:val="000000" w:themeColor="text1"/>
        </w:rPr>
        <w:fldChar w:fldCharType="begin"/>
      </w:r>
      <w:r w:rsidR="008814DD">
        <w:rPr>
          <w:color w:val="000000" w:themeColor="text1"/>
        </w:rPr>
        <w:instrText xml:space="preserve"> ADDIN EN.CITE &lt;EndNote&gt;&lt;Cite&gt;&lt;Author&gt;Liang&lt;/Author&gt;&lt;Year&gt;2014&lt;/Year&gt;&lt;RecNum&gt;970&lt;/RecNum&gt;&lt;DisplayText&gt;(Liang &amp;amp; Schwartz 2014)&lt;/DisplayText&gt;&lt;record&gt;&lt;rec-number&gt;970&lt;/rec-number&gt;&lt;foreign-keys&gt;&lt;key app="EN" db-id="tswepwzphrdd5teef5upp92y9wxtxvpzzvrz" timestamp="1477604820"&gt;970&lt;/key&gt;&lt;/foreign-keys&gt;&lt;ref-type name="Journal Article"&gt;17&lt;/ref-type&gt;&lt;contributors&gt;&lt;authors&gt;&lt;author&gt;Liang, Liang&lt;/author&gt;&lt;author&gt;Schwartz, Mark D.&lt;/author&gt;&lt;/authors&gt;&lt;/contributors&gt;&lt;titles&gt;&lt;title&gt;Testing a growth efficiency hypothesis with continental-scale phenological variations of common and cloned plants&lt;/title&gt;&lt;secondary-title&gt;International Journal of Biometeorology&lt;/secondary-title&gt;&lt;/titles&gt;&lt;periodical&gt;&lt;full-title&gt;International Journal of Biometeorology&lt;/full-title&gt;&lt;abbr-1&gt;Int. J. Biometeorol.&lt;/abbr-1&gt;&lt;/periodical&gt;&lt;pages&gt;1789-1797&lt;/pages&gt;&lt;volume&gt;58&lt;/volume&gt;&lt;number&gt;8&lt;/number&gt;&lt;dates&gt;&lt;year&gt;2014&lt;/year&gt;&lt;/dates&gt;&lt;isbn&gt;1432-1254&lt;/isbn&gt;&lt;label&gt;Liang2014&lt;/label&gt;&lt;work-type&gt;journal article&lt;/work-type&gt;&lt;urls&gt;&lt;related-urls&gt;&lt;url&gt;http://dx.doi.org/10.1007/s00484-013-0691-6&lt;/url&gt;&lt;/related-urls&gt;&lt;/urls&gt;&lt;electronic-resource-num&gt;10.1007/s00484-013-0691-6&lt;/electronic-resource-num&gt;&lt;/record&gt;&lt;/Cite&gt;&lt;/EndNote&gt;</w:instrText>
      </w:r>
      <w:r w:rsidR="0047750B">
        <w:rPr>
          <w:color w:val="000000" w:themeColor="text1"/>
        </w:rPr>
        <w:fldChar w:fldCharType="separate"/>
      </w:r>
      <w:r w:rsidR="008814DD">
        <w:rPr>
          <w:noProof/>
          <w:color w:val="000000" w:themeColor="text1"/>
        </w:rPr>
        <w:t>(Liang &amp; Schwartz 2014)</w:t>
      </w:r>
      <w:r w:rsidR="0047750B">
        <w:rPr>
          <w:color w:val="000000" w:themeColor="text1"/>
        </w:rPr>
        <w:fldChar w:fldCharType="end"/>
      </w:r>
      <w:r w:rsidR="00EE6B17">
        <w:rPr>
          <w:color w:val="000000" w:themeColor="text1"/>
        </w:rPr>
        <w:t>)</w:t>
      </w:r>
      <w:r w:rsidR="00766BDE">
        <w:rPr>
          <w:rStyle w:val="CommentReference"/>
        </w:rPr>
        <w:commentReference w:id="226"/>
      </w:r>
      <w:r w:rsidR="00766BDE">
        <w:rPr>
          <w:color w:val="000000" w:themeColor="text1"/>
        </w:rPr>
        <w:t>.</w:t>
      </w:r>
      <w:r w:rsidR="00BE0638">
        <w:rPr>
          <w:color w:val="000000" w:themeColor="text1"/>
        </w:rPr>
        <w:t xml:space="preserve"> Importantly, the sensitivity of alpine plants to temperature</w:t>
      </w:r>
      <w:r w:rsidR="008B3BB0">
        <w:rPr>
          <w:color w:val="000000" w:themeColor="text1"/>
        </w:rPr>
        <w:t xml:space="preserve"> is principally mediated by</w:t>
      </w:r>
      <w:r w:rsidR="009F259D">
        <w:rPr>
          <w:color w:val="000000" w:themeColor="text1"/>
        </w:rPr>
        <w:t xml:space="preserve"> an indirect effect (</w:t>
      </w:r>
      <w:commentRangeStart w:id="228"/>
      <w:r w:rsidR="009F259D">
        <w:rPr>
          <w:color w:val="000000" w:themeColor="text1"/>
        </w:rPr>
        <w:t>See Box 2</w:t>
      </w:r>
      <w:commentRangeEnd w:id="228"/>
      <w:r w:rsidR="009F259D">
        <w:rPr>
          <w:rStyle w:val="CommentReference"/>
        </w:rPr>
        <w:commentReference w:id="228"/>
      </w:r>
      <w:r w:rsidR="009F259D">
        <w:rPr>
          <w:color w:val="000000" w:themeColor="text1"/>
        </w:rPr>
        <w:t xml:space="preserve">) </w:t>
      </w:r>
      <w:r w:rsidR="00CD2F7B">
        <w:rPr>
          <w:color w:val="000000" w:themeColor="text1"/>
        </w:rPr>
        <w:t>of</w:t>
      </w:r>
      <w:r w:rsidR="008B3BB0">
        <w:rPr>
          <w:color w:val="000000" w:themeColor="text1"/>
        </w:rPr>
        <w:t xml:space="preserve"> temperature on snowmelt</w:t>
      </w:r>
      <w:r w:rsidR="001659E7">
        <w:rPr>
          <w:color w:val="000000" w:themeColor="text1"/>
        </w:rPr>
        <w:t xml:space="preserve"> and </w:t>
      </w:r>
      <w:r w:rsidR="00BE0638">
        <w:rPr>
          <w:color w:val="000000" w:themeColor="text1"/>
        </w:rPr>
        <w:t xml:space="preserve">may </w:t>
      </w:r>
      <w:r w:rsidR="009F259D">
        <w:rPr>
          <w:color w:val="000000" w:themeColor="text1"/>
        </w:rPr>
        <w:t xml:space="preserve">also </w:t>
      </w:r>
      <w:r w:rsidR="00BE0638">
        <w:rPr>
          <w:color w:val="000000" w:themeColor="text1"/>
        </w:rPr>
        <w:t xml:space="preserve">be constrained by other cues such as photoperiod </w:t>
      </w:r>
      <w:r w:rsidR="0047750B">
        <w:rPr>
          <w:color w:val="000000" w:themeColor="text1"/>
        </w:rPr>
        <w:fldChar w:fldCharType="begin">
          <w:fldData xml:space="preserve">PEVuZE5vdGU+PENpdGU+PEF1dGhvcj5Fcm5ha292aWNoPC9BdXRob3I+PFllYXI+MjAxNDwvWWVh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</w:fldData>
        </w:fldChar>
      </w:r>
      <w:r w:rsidR="00BE0638">
        <w:rPr>
          <w:color w:val="000000" w:themeColor="text1"/>
        </w:rPr>
        <w:instrText xml:space="preserve"> ADDIN EN.CITE </w:instrText>
      </w:r>
      <w:r w:rsidR="0047750B">
        <w:rPr>
          <w:color w:val="000000" w:themeColor="text1"/>
        </w:rPr>
        <w:fldChar w:fldCharType="begin">
          <w:fldData xml:space="preserve">PEVuZE5vdGU+PENpdGU+PEF1dGhvcj5Fcm5ha292aWNoPC9BdXRob3I+PFllYXI+MjAxNDwvWWVh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</w:fldData>
        </w:fldChar>
      </w:r>
      <w:r w:rsidR="00BE0638">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E0638">
        <w:rPr>
          <w:noProof/>
          <w:color w:val="000000" w:themeColor="text1"/>
        </w:rPr>
        <w:t>(Ernakovich</w:t>
      </w:r>
      <w:r w:rsidR="00BE0638" w:rsidRPr="00BE0638">
        <w:rPr>
          <w:i/>
          <w:noProof/>
          <w:color w:val="000000" w:themeColor="text1"/>
        </w:rPr>
        <w:t xml:space="preserve"> et al.</w:t>
      </w:r>
      <w:r w:rsidR="00BE0638">
        <w:rPr>
          <w:noProof/>
          <w:color w:val="000000" w:themeColor="text1"/>
        </w:rPr>
        <w:t xml:space="preserve"> 2014)</w:t>
      </w:r>
      <w:r w:rsidR="0047750B">
        <w:rPr>
          <w:color w:val="000000" w:themeColor="text1"/>
        </w:rPr>
        <w:fldChar w:fldCharType="end"/>
      </w:r>
      <w:r w:rsidR="005D4101">
        <w:rPr>
          <w:color w:val="000000" w:themeColor="text1"/>
        </w:rPr>
        <w:t>. Thus</w:t>
      </w:r>
      <w:r w:rsidR="001659E7">
        <w:rPr>
          <w:color w:val="000000" w:themeColor="text1"/>
        </w:rPr>
        <w:t>,</w:t>
      </w:r>
      <w:r w:rsidR="005D4101">
        <w:rPr>
          <w:color w:val="000000" w:themeColor="text1"/>
        </w:rPr>
        <w:t xml:space="preserve"> </w:t>
      </w:r>
      <w:r w:rsidR="00BE0638">
        <w:rPr>
          <w:color w:val="000000" w:themeColor="text1"/>
        </w:rPr>
        <w:t xml:space="preserve">the actual phenological shift observed in high altitude plants may be somewhat smaller than predicted by temperature change alone </w:t>
      </w:r>
      <w:r w:rsidR="0047750B">
        <w:rPr>
          <w:color w:val="000000" w:themeColor="text1"/>
        </w:rPr>
        <w:fldChar w:fldCharType="begin"/>
      </w:r>
      <w:r w:rsidR="00BE0638">
        <w:rPr>
          <w:color w:val="000000" w:themeColor="text1"/>
        </w:rPr>
        <w:instrText xml:space="preserve"> ADDIN EN.CITE &lt;EndNote&gt;&lt;Cite&gt;&lt;Author&gt;Keller&lt;/Author&gt;&lt;Year&gt;2003&lt;/Year&gt;&lt;RecNum&gt;847&lt;/RecNum&gt;&lt;DisplayText&gt;(Keller &amp;amp; Körner 2003)&lt;/DisplayText&gt;&lt;record&gt;&lt;rec-number&gt;847&lt;/rec-number&gt;&lt;foreign-keys&gt;&lt;key app="EN" db-id="tswepwzphrdd5teef5upp92y9wxtxvpzzvrz" timestamp="1460763711"&gt;847&lt;/key&gt;&lt;/foreign-keys&gt;&lt;ref-type name="Journal Article"&gt;17&lt;/ref-type&gt;&lt;contributors&gt;&lt;authors&gt;&lt;author&gt;Keller, Franziska&lt;/author&gt;&lt;author&gt;Körner, Christian&lt;/author&gt;&lt;/authors&gt;&lt;/contributors&gt;&lt;titles&gt;&lt;title&gt;The Role of Photoperiodism in Alpine Plant Development&lt;/title&gt;&lt;secondary-title&gt;Arctic, Antarctic, and Alpine Research&lt;/secondary-title&gt;&lt;/titles&gt;&lt;periodical&gt;&lt;full-title&gt;Arctic, Antarctic, and Alpine Research&lt;/full-title&gt;&lt;/periodical&gt;&lt;pages&gt;361-368&lt;/pages&gt;&lt;volume&gt;35&lt;/volume&gt;&lt;number&gt;3&lt;/number&gt;&lt;dates&gt;&lt;year&gt;2003&lt;/year&gt;&lt;pub-dates&gt;&lt;date&gt;2003/08/01&lt;/date&gt;&lt;/pub-dates&gt;&lt;/dates&gt;&lt;publisher&gt;Institute of Arctic and Alpine Research (INSTAAR), University of Colorado&lt;/publisher&gt;&lt;isbn&gt;1523-0430&lt;/isbn&gt;&lt;urls&gt;&lt;related-urls&gt;&lt;url&gt;http://dx.doi.org/10.1657/1523-0430(2003)035[0361:TROPIA]2.0.CO;2&lt;/url&gt;&lt;/related-urls&gt;&lt;/urls&gt;&lt;electronic-resource-num&gt;10.1657/1523-0430(2003)035[0361:TROPIA]2.0.CO;2&lt;/electronic-resource-num&gt;&lt;access-date&gt;2016/04/15&lt;/access-date&gt;&lt;/record&gt;&lt;/Cite&gt;&lt;/EndNote&gt;</w:instrText>
      </w:r>
      <w:r w:rsidR="0047750B">
        <w:rPr>
          <w:color w:val="000000" w:themeColor="text1"/>
        </w:rPr>
        <w:fldChar w:fldCharType="separate"/>
      </w:r>
      <w:r w:rsidR="00BE0638">
        <w:rPr>
          <w:noProof/>
          <w:color w:val="000000" w:themeColor="text1"/>
        </w:rPr>
        <w:t>(Keller &amp; Körner 2003)</w:t>
      </w:r>
      <w:r w:rsidR="0047750B">
        <w:rPr>
          <w:color w:val="000000" w:themeColor="text1"/>
        </w:rPr>
        <w:fldChar w:fldCharType="end"/>
      </w:r>
      <w:r w:rsidR="00BE0638">
        <w:rPr>
          <w:color w:val="000000" w:themeColor="text1"/>
        </w:rPr>
        <w:t xml:space="preserve">. </w:t>
      </w:r>
      <w:commentRangeStart w:id="229"/>
      <w:r w:rsidR="00BE0638">
        <w:rPr>
          <w:color w:val="000000" w:themeColor="text1"/>
        </w:rPr>
        <w:t>If the interactions between temperature and photoperiodic cue</w:t>
      </w:r>
      <w:commentRangeStart w:id="230"/>
      <w:r w:rsidR="00BE0638">
        <w:rPr>
          <w:color w:val="000000" w:themeColor="text1"/>
        </w:rPr>
        <w:t xml:space="preserve">s </w:t>
      </w:r>
      <w:commentRangeStart w:id="231"/>
      <w:r w:rsidR="00BE0638">
        <w:rPr>
          <w:color w:val="000000" w:themeColor="text1"/>
        </w:rPr>
        <w:t xml:space="preserve">function differently in </w:t>
      </w:r>
      <w:commentRangeEnd w:id="231"/>
      <w:r w:rsidR="009F259D">
        <w:rPr>
          <w:rStyle w:val="CommentReference"/>
        </w:rPr>
        <w:commentReference w:id="231"/>
      </w:r>
      <w:r w:rsidR="00BE0638">
        <w:rPr>
          <w:color w:val="000000" w:themeColor="text1"/>
        </w:rPr>
        <w:t xml:space="preserve">high and low elevation plants, </w:t>
      </w:r>
      <w:commentRangeStart w:id="232"/>
      <w:r w:rsidR="00BE0638">
        <w:rPr>
          <w:color w:val="000000" w:themeColor="text1"/>
        </w:rPr>
        <w:t>it is possible that in some cases low altitude plants may show greater temperature sensitivity than high altitude plants.</w:t>
      </w:r>
      <w:commentRangeEnd w:id="232"/>
      <w:r w:rsidR="00BE0638">
        <w:rPr>
          <w:rStyle w:val="CommentReference"/>
        </w:rPr>
        <w:commentReference w:id="232"/>
      </w:r>
      <w:commentRangeEnd w:id="229"/>
      <w:commentRangeEnd w:id="230"/>
      <w:r w:rsidR="00BA332D">
        <w:rPr>
          <w:rStyle w:val="CommentReference"/>
        </w:rPr>
        <w:commentReference w:id="229"/>
      </w:r>
      <w:r w:rsidR="008B3BB0">
        <w:rPr>
          <w:rStyle w:val="CommentReference"/>
        </w:rPr>
        <w:commentReference w:id="230"/>
      </w:r>
    </w:p>
    <w:p w14:paraId="50913F7A" w14:textId="7E637B80" w:rsidR="004158DB" w:rsidRDefault="005531A1" w:rsidP="00B06F9A">
      <w:pPr>
        <w:spacing w:before="100" w:after="100" w:line="480" w:lineRule="auto"/>
        <w:rPr>
          <w:color w:val="000000" w:themeColor="text1"/>
        </w:rPr>
      </w:pPr>
      <w:r>
        <w:rPr>
          <w:color w:val="000000" w:themeColor="text1"/>
        </w:rPr>
        <w:t>Numerous e</w:t>
      </w:r>
      <w:r w:rsidR="006C718F">
        <w:rPr>
          <w:color w:val="000000" w:themeColor="text1"/>
        </w:rPr>
        <w:t xml:space="preserve">nvironment-driven </w:t>
      </w:r>
      <w:r w:rsidR="004158DB">
        <w:rPr>
          <w:color w:val="000000" w:themeColor="text1"/>
        </w:rPr>
        <w:t xml:space="preserve">mechanisms </w:t>
      </w:r>
      <w:r w:rsidR="00AC06B5">
        <w:rPr>
          <w:color w:val="000000" w:themeColor="text1"/>
        </w:rPr>
        <w:t xml:space="preserve">(Fig. 2a) </w:t>
      </w:r>
      <w:r w:rsidR="00D15A01">
        <w:rPr>
          <w:color w:val="000000" w:themeColor="text1"/>
        </w:rPr>
        <w:t>may</w:t>
      </w:r>
      <w:r w:rsidR="004158DB">
        <w:rPr>
          <w:color w:val="000000" w:themeColor="text1"/>
        </w:rPr>
        <w:t xml:space="preserve"> explain </w:t>
      </w:r>
      <w:r>
        <w:rPr>
          <w:color w:val="000000" w:themeColor="text1"/>
        </w:rPr>
        <w:t xml:space="preserve">variation in </w:t>
      </w:r>
      <w:r w:rsidR="00D4013E">
        <w:rPr>
          <w:color w:val="000000" w:themeColor="text1"/>
        </w:rPr>
        <w:t xml:space="preserve">phenological shifts </w:t>
      </w:r>
      <w:r>
        <w:rPr>
          <w:color w:val="000000" w:themeColor="text1"/>
        </w:rPr>
        <w:t>with altitude</w:t>
      </w:r>
      <w:r w:rsidR="00EB2E9F">
        <w:rPr>
          <w:color w:val="000000" w:themeColor="text1"/>
        </w:rPr>
        <w:t>,</w:t>
      </w:r>
      <w:r>
        <w:rPr>
          <w:color w:val="000000" w:themeColor="text1"/>
        </w:rPr>
        <w:t xml:space="preserve"> and different environment-driven processes may result in phenological advance, delay</w:t>
      </w:r>
      <w:r w:rsidR="00EB2E9F">
        <w:rPr>
          <w:color w:val="000000" w:themeColor="text1"/>
        </w:rPr>
        <w:t>,</w:t>
      </w:r>
      <w:r>
        <w:rPr>
          <w:color w:val="000000" w:themeColor="text1"/>
        </w:rPr>
        <w:t xml:space="preserve"> or stasis</w:t>
      </w:r>
      <w:r w:rsidR="00D15A01">
        <w:rPr>
          <w:color w:val="000000" w:themeColor="text1"/>
        </w:rPr>
        <w:t>.</w:t>
      </w:r>
      <w:r w:rsidR="004D7BC0">
        <w:rPr>
          <w:color w:val="000000" w:themeColor="text1"/>
        </w:rPr>
        <w:t xml:space="preserve"> </w:t>
      </w:r>
      <w:r w:rsidR="00933251">
        <w:rPr>
          <w:color w:val="000000" w:themeColor="text1"/>
        </w:rPr>
        <w:t>A majority of s</w:t>
      </w:r>
      <w:r w:rsidR="005B2CB7">
        <w:rPr>
          <w:color w:val="000000" w:themeColor="text1"/>
        </w:rPr>
        <w:t>tudies testing whether magnitude of temperature change differs with elevation report</w:t>
      </w:r>
      <w:r w:rsidR="00933251">
        <w:rPr>
          <w:color w:val="000000" w:themeColor="text1"/>
        </w:rPr>
        <w:t xml:space="preserve"> greater warming with altitude during some</w:t>
      </w:r>
      <w:r w:rsidR="005B2CB7">
        <w:rPr>
          <w:color w:val="000000" w:themeColor="text1"/>
        </w:rPr>
        <w:t xml:space="preserve"> season</w:t>
      </w:r>
      <w:r w:rsidR="00933251">
        <w:rPr>
          <w:color w:val="000000" w:themeColor="text1"/>
        </w:rPr>
        <w:t>s</w:t>
      </w:r>
      <w:r w:rsidR="005B2CB7">
        <w:rPr>
          <w:color w:val="000000" w:themeColor="text1"/>
        </w:rPr>
        <w:t xml:space="preserve"> </w:t>
      </w:r>
      <w:r w:rsidR="0047750B">
        <w:rPr>
          <w:color w:val="000000" w:themeColor="text1"/>
        </w:rPr>
        <w:fldChar w:fldCharType="begin"/>
      </w:r>
      <w:r w:rsidR="006A453A">
        <w:rPr>
          <w:color w:val="000000" w:themeColor="text1"/>
        </w:rPr>
        <w:instrText xml:space="preserve"> ADDIN EN.CITE &lt;EndNote&gt;&lt;Cite&gt;&lt;Author&gt;Rangwala&lt;/Author&gt;&lt;Year&gt;2012&lt;/Year&gt;&lt;RecNum&gt;921&lt;/RecNum&gt;&lt;DisplayText&gt;(Rangwala &amp;amp; Miller 2012)&lt;/DisplayText&gt;&lt;record&gt;&lt;rec-number&gt;921&lt;/rec-number&gt;&lt;foreign-keys&gt;&lt;key app="EN" db-id="tswepwzphrdd5teef5upp92y9wxtxvpzzvrz" timestamp="1474830917"&gt;921&lt;/key&gt;&lt;/foreign-keys&gt;&lt;ref-type name="Journal Article"&gt;17&lt;/ref-type&gt;&lt;contributors&gt;&lt;authors&gt;&lt;author&gt;Rangwala, Imtiaz&lt;/author&gt;&lt;author&gt;Miller, James R.&lt;/author&gt;&lt;/authors&gt;&lt;/contributors&gt;&lt;titles&gt;&lt;title&gt;Climate change in mountains: a review of elevation-dependent warming and its possible causes&lt;/title&gt;&lt;secondary-title&gt;Climatic Change&lt;/secondary-title&gt;&lt;/titles&gt;&lt;periodical&gt;&lt;full-title&gt;Climatic Change&lt;/full-title&gt;&lt;abbr-1&gt;Clim. Change&lt;/abbr-1&gt;&lt;/periodical&gt;&lt;pages&gt;527-547&lt;/pages&gt;&lt;volume&gt;114&lt;/volume&gt;&lt;number&gt;3&lt;/number&gt;&lt;dates&gt;&lt;year&gt;2012&lt;/year&gt;&lt;/dates&gt;&lt;isbn&gt;1573-1480&lt;/isbn&gt;&lt;label&gt;Rangwala2012&lt;/label&gt;&lt;work-type&gt;journal article&lt;/work-type&gt;&lt;urls&gt;&lt;related-urls&gt;&lt;url&gt;http://dx.doi.org/10.1007/s10584-012-0419-3&lt;/url&gt;&lt;/related-urls&gt;&lt;/urls&gt;&lt;electronic-resource-num&gt;10.1007/s10584-012-0419-3&lt;/electronic-resource-num&gt;&lt;/record&gt;&lt;/Cite&gt;&lt;/EndNote&gt;</w:instrText>
      </w:r>
      <w:r w:rsidR="0047750B">
        <w:rPr>
          <w:color w:val="000000" w:themeColor="text1"/>
        </w:rPr>
        <w:fldChar w:fldCharType="separate"/>
      </w:r>
      <w:r w:rsidR="006A453A">
        <w:rPr>
          <w:noProof/>
          <w:color w:val="000000" w:themeColor="text1"/>
        </w:rPr>
        <w:t>(Rangwala &amp; Miller 2012)</w:t>
      </w:r>
      <w:r w:rsidR="0047750B">
        <w:rPr>
          <w:color w:val="000000" w:themeColor="text1"/>
        </w:rPr>
        <w:fldChar w:fldCharType="end"/>
      </w:r>
      <w:r w:rsidR="005B2CB7">
        <w:rPr>
          <w:color w:val="000000" w:themeColor="text1"/>
        </w:rPr>
        <w:t xml:space="preserve">, </w:t>
      </w:r>
      <w:r w:rsidR="00933251">
        <w:rPr>
          <w:color w:val="000000" w:themeColor="text1"/>
        </w:rPr>
        <w:t xml:space="preserve">which could drive </w:t>
      </w:r>
      <w:r w:rsidR="005B2CB7">
        <w:rPr>
          <w:color w:val="000000" w:themeColor="text1"/>
        </w:rPr>
        <w:t xml:space="preserve">altitudinal patterns in phenological shift. </w:t>
      </w:r>
      <w:commentRangeStart w:id="233"/>
      <w:r w:rsidR="00F1133B">
        <w:rPr>
          <w:color w:val="000000" w:themeColor="text1"/>
        </w:rPr>
        <w:t>For example, accumulation of a certain number of growing degree days is needed for grasshopper species to reach adulthood</w:t>
      </w:r>
      <w:commentRangeEnd w:id="233"/>
      <w:r w:rsidR="00A905EB">
        <w:rPr>
          <w:rStyle w:val="CommentReference"/>
        </w:rPr>
        <w:commentReference w:id="233"/>
      </w:r>
      <w:r w:rsidR="00933251">
        <w:rPr>
          <w:color w:val="000000" w:themeColor="text1"/>
        </w:rPr>
        <w:t>, and one study showed that</w:t>
      </w:r>
      <w:commentRangeStart w:id="234"/>
      <w:r w:rsidR="00F1133B">
        <w:rPr>
          <w:color w:val="000000" w:themeColor="text1"/>
        </w:rPr>
        <w:t xml:space="preserve"> emergence had a</w:t>
      </w:r>
      <w:r>
        <w:rPr>
          <w:color w:val="000000" w:themeColor="text1"/>
        </w:rPr>
        <w:t>dvanced more at higher altitudes</w:t>
      </w:r>
      <w:r w:rsidR="00F1133B">
        <w:rPr>
          <w:color w:val="000000" w:themeColor="text1"/>
        </w:rPr>
        <w:t xml:space="preserve"> because </w:t>
      </w:r>
      <w:r>
        <w:rPr>
          <w:color w:val="000000" w:themeColor="text1"/>
        </w:rPr>
        <w:t xml:space="preserve">of the larger magnitude of warming (and faster accumulation of degree days) at </w:t>
      </w:r>
      <w:r w:rsidR="00933251">
        <w:rPr>
          <w:color w:val="000000" w:themeColor="text1"/>
        </w:rPr>
        <w:t xml:space="preserve">higher elevation </w:t>
      </w:r>
      <w:r w:rsidR="0047750B">
        <w:rPr>
          <w:color w:val="000000" w:themeColor="text1"/>
        </w:rPr>
        <w:fldChar w:fldCharType="begin">
          <w:fldData xml:space="preserve">PEVuZE5vdGU+PENpdGU+PEF1dGhvcj5OdWZpbzwvQXV0aG9yPjxZZWFyPjIwMTA8L1llYXI+PFJl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</w:fldData>
        </w:fldChar>
      </w:r>
      <w:r w:rsidR="00B8043F">
        <w:rPr>
          <w:color w:val="000000" w:themeColor="text1"/>
        </w:rPr>
        <w:instrText xml:space="preserve"> ADDIN EN.CITE </w:instrText>
      </w:r>
      <w:r w:rsidR="0047750B">
        <w:rPr>
          <w:color w:val="000000" w:themeColor="text1"/>
        </w:rPr>
        <w:fldChar w:fldCharType="begin">
          <w:fldData xml:space="preserve">PEVuZE5vdGU+PENpdGU+PEF1dGhvcj5OdWZpbzwvQXV0aG9yPjxZZWFyPjIwMTA8L1llYXI+PFJl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</w:fldData>
        </w:fldChar>
      </w:r>
      <w:r w:rsidR="00B8043F">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8043F">
        <w:rPr>
          <w:noProof/>
          <w:color w:val="000000" w:themeColor="text1"/>
        </w:rPr>
        <w:t>(Nufio</w:t>
      </w:r>
      <w:r w:rsidR="00B8043F" w:rsidRPr="00B8043F">
        <w:rPr>
          <w:i/>
          <w:noProof/>
          <w:color w:val="000000" w:themeColor="text1"/>
        </w:rPr>
        <w:t xml:space="preserve"> et al.</w:t>
      </w:r>
      <w:r w:rsidR="00B8043F">
        <w:rPr>
          <w:noProof/>
          <w:color w:val="000000" w:themeColor="text1"/>
        </w:rPr>
        <w:t xml:space="preserve"> 2010)</w:t>
      </w:r>
      <w:r w:rsidR="0047750B">
        <w:rPr>
          <w:color w:val="000000" w:themeColor="text1"/>
        </w:rPr>
        <w:fldChar w:fldCharType="end"/>
      </w:r>
      <w:r w:rsidR="00190A30">
        <w:rPr>
          <w:color w:val="000000" w:themeColor="text1"/>
        </w:rPr>
        <w:t xml:space="preserve"> </w:t>
      </w:r>
      <w:r w:rsidR="00AC06B5">
        <w:rPr>
          <w:color w:val="000000" w:themeColor="text1"/>
        </w:rPr>
        <w:t xml:space="preserve">although </w:t>
      </w:r>
      <w:r w:rsidR="00190A30">
        <w:rPr>
          <w:color w:val="000000" w:themeColor="text1"/>
        </w:rPr>
        <w:t xml:space="preserve">multiple mechanisms are in play in this </w:t>
      </w:r>
      <w:r w:rsidR="00190A30">
        <w:rPr>
          <w:color w:val="000000" w:themeColor="text1"/>
        </w:rPr>
        <w:lastRenderedPageBreak/>
        <w:t xml:space="preserve">system as warmer populations also demonstrate greater </w:t>
      </w:r>
      <w:r w:rsidR="00A75E38">
        <w:rPr>
          <w:color w:val="000000" w:themeColor="text1"/>
        </w:rPr>
        <w:t xml:space="preserve">developmental </w:t>
      </w:r>
      <w:r w:rsidR="00190A30">
        <w:rPr>
          <w:color w:val="000000" w:themeColor="text1"/>
        </w:rPr>
        <w:t>temperature sensitivity</w:t>
      </w:r>
      <w:r w:rsidR="00A75E38">
        <w:rPr>
          <w:color w:val="000000" w:themeColor="text1"/>
        </w:rPr>
        <w:t xml:space="preserve"> </w:t>
      </w:r>
      <w:r w:rsidR="00AC06B5">
        <w:rPr>
          <w:color w:val="000000" w:themeColor="text1"/>
        </w:rPr>
        <w:t>(synergistic mechanisms, Fig. 2d</w:t>
      </w:r>
      <w:r w:rsidR="00EB2E9F">
        <w:rPr>
          <w:color w:val="000000" w:themeColor="text1"/>
        </w:rPr>
        <w:t>)</w:t>
      </w:r>
      <w:r>
        <w:rPr>
          <w:color w:val="000000" w:themeColor="text1"/>
        </w:rPr>
        <w:t>.</w:t>
      </w:r>
      <w:commentRangeEnd w:id="234"/>
      <w:r w:rsidR="00B01D5F">
        <w:rPr>
          <w:rStyle w:val="CommentReference"/>
        </w:rPr>
        <w:commentReference w:id="234"/>
      </w:r>
      <w:r w:rsidR="00C14D64">
        <w:rPr>
          <w:color w:val="000000" w:themeColor="text1"/>
        </w:rPr>
        <w:t xml:space="preserve"> </w:t>
      </w:r>
      <w:r>
        <w:rPr>
          <w:color w:val="000000" w:themeColor="text1"/>
        </w:rPr>
        <w:t>In plants, the connection between warming differences across altitude and phenological change is more complex</w:t>
      </w:r>
      <w:r w:rsidR="003A5310">
        <w:rPr>
          <w:color w:val="000000" w:themeColor="text1"/>
        </w:rPr>
        <w:t>.</w:t>
      </w:r>
      <w:r w:rsidR="000F0180">
        <w:rPr>
          <w:color w:val="000000" w:themeColor="text1"/>
        </w:rPr>
        <w:t xml:space="preserve"> </w:t>
      </w:r>
      <w:r w:rsidR="005B2CB7">
        <w:rPr>
          <w:color w:val="000000" w:themeColor="text1"/>
        </w:rPr>
        <w:t xml:space="preserve">Warmer temperatures </w:t>
      </w:r>
      <w:r w:rsidR="00275544">
        <w:rPr>
          <w:color w:val="000000" w:themeColor="text1"/>
        </w:rPr>
        <w:t xml:space="preserve">(direct effect of temperature- </w:t>
      </w:r>
      <w:commentRangeStart w:id="235"/>
      <w:r w:rsidR="00275544">
        <w:rPr>
          <w:color w:val="000000" w:themeColor="text1"/>
        </w:rPr>
        <w:t>temp call out box</w:t>
      </w:r>
      <w:commentRangeEnd w:id="235"/>
      <w:r w:rsidR="002D5F95">
        <w:rPr>
          <w:rStyle w:val="CommentReference"/>
        </w:rPr>
        <w:commentReference w:id="235"/>
      </w:r>
      <w:r w:rsidR="00275544">
        <w:rPr>
          <w:color w:val="000000" w:themeColor="text1"/>
        </w:rPr>
        <w:t xml:space="preserve">) could </w:t>
      </w:r>
      <w:r w:rsidR="005B2CB7">
        <w:rPr>
          <w:color w:val="000000" w:themeColor="text1"/>
        </w:rPr>
        <w:t xml:space="preserve">have a direct effect on </w:t>
      </w:r>
      <w:r w:rsidR="00275544">
        <w:rPr>
          <w:color w:val="000000" w:themeColor="text1"/>
        </w:rPr>
        <w:t>phenology</w:t>
      </w:r>
      <w:r w:rsidR="00D9380C">
        <w:rPr>
          <w:color w:val="000000" w:themeColor="text1"/>
        </w:rPr>
        <w:t xml:space="preserve"> shift</w:t>
      </w:r>
      <w:r w:rsidR="000F0180">
        <w:rPr>
          <w:color w:val="000000" w:themeColor="text1"/>
        </w:rPr>
        <w:t xml:space="preserve"> </w:t>
      </w:r>
      <w:r w:rsidR="00275544">
        <w:rPr>
          <w:color w:val="000000" w:themeColor="text1"/>
        </w:rPr>
        <w:t>at altitude if spring warming accelerates green up and leaf ou</w:t>
      </w:r>
      <w:r w:rsidR="00D9380C">
        <w:rPr>
          <w:color w:val="000000" w:themeColor="text1"/>
        </w:rPr>
        <w:t xml:space="preserve">t </w:t>
      </w:r>
      <w:r w:rsidR="0047750B">
        <w:rPr>
          <w:color w:val="000000" w:themeColor="text1"/>
        </w:rPr>
        <w:fldChar w:fldCharType="begin">
          <w:fldData xml:space="preserve">PEVuZE5vdGU+PENpdGU+PEF1dGhvcj5Fcm5ha292aWNoPC9BdXRob3I+PFllYXI+MjAxNDwvWWVh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</w:fldData>
        </w:fldChar>
      </w:r>
      <w:r w:rsidR="00D9380C">
        <w:rPr>
          <w:color w:val="000000" w:themeColor="text1"/>
        </w:rPr>
        <w:instrText xml:space="preserve"> ADDIN EN.CITE </w:instrText>
      </w:r>
      <w:r w:rsidR="0047750B">
        <w:rPr>
          <w:color w:val="000000" w:themeColor="text1"/>
        </w:rPr>
        <w:fldChar w:fldCharType="begin">
          <w:fldData xml:space="preserve">PEVuZE5vdGU+PENpdGU+PEF1dGhvcj5Fcm5ha292aWNoPC9BdXRob3I+PFllYXI+MjAxNDwvWWVh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</w:fldData>
        </w:fldChar>
      </w:r>
      <w:r w:rsidR="00D9380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D9380C">
        <w:rPr>
          <w:noProof/>
          <w:color w:val="000000" w:themeColor="text1"/>
        </w:rPr>
        <w:t>(Ernakovich</w:t>
      </w:r>
      <w:r w:rsidR="00D9380C" w:rsidRPr="00D9380C">
        <w:rPr>
          <w:i/>
          <w:noProof/>
          <w:color w:val="000000" w:themeColor="text1"/>
        </w:rPr>
        <w:t xml:space="preserve"> et al.</w:t>
      </w:r>
      <w:r w:rsidR="00D9380C">
        <w:rPr>
          <w:noProof/>
          <w:color w:val="000000" w:themeColor="text1"/>
        </w:rPr>
        <w:t xml:space="preserve"> 2014)</w:t>
      </w:r>
      <w:r w:rsidR="0047750B">
        <w:rPr>
          <w:color w:val="000000" w:themeColor="text1"/>
        </w:rPr>
        <w:fldChar w:fldCharType="end"/>
      </w:r>
      <w:r w:rsidR="00D9380C">
        <w:rPr>
          <w:color w:val="000000" w:themeColor="text1"/>
        </w:rPr>
        <w:t xml:space="preserve"> o</w:t>
      </w:r>
      <w:r w:rsidR="00275544">
        <w:rPr>
          <w:color w:val="000000" w:themeColor="text1"/>
        </w:rPr>
        <w:t>r delay phenology</w:t>
      </w:r>
      <w:r w:rsidR="00643342">
        <w:rPr>
          <w:color w:val="000000" w:themeColor="text1"/>
        </w:rPr>
        <w:t xml:space="preserve"> at altitude</w:t>
      </w:r>
      <w:r w:rsidR="00275544">
        <w:rPr>
          <w:color w:val="000000" w:themeColor="text1"/>
        </w:rPr>
        <w:t xml:space="preserve"> if warmer winters prolong the time to achieve winter chilling requirements (</w:t>
      </w:r>
      <w:commentRangeStart w:id="236"/>
      <w:r w:rsidR="00275544">
        <w:rPr>
          <w:color w:val="000000" w:themeColor="text1"/>
        </w:rPr>
        <w:t xml:space="preserve">theory in </w:t>
      </w:r>
      <w:r w:rsidR="0047750B" w:rsidRPr="00FB2CED">
        <w:rPr>
          <w:color w:val="000000" w:themeColor="text1"/>
        </w:rPr>
        <w:fldChar w:fldCharType="begin">
          <w:fldData xml:space="preserve">PEVuZE5vdGU+PENpdGUgQXV0aG9yWWVhcj0iMSI+PEF1dGhvcj5Fcm5ha292aWNoPC9BdXRob3I+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==
</w:fldData>
        </w:fldChar>
      </w:r>
      <w:r w:rsidR="00275544">
        <w:rPr>
          <w:color w:val="000000" w:themeColor="text1"/>
        </w:rPr>
        <w:instrText xml:space="preserve"> ADDIN EN.CITE </w:instrText>
      </w:r>
      <w:r w:rsidR="0047750B">
        <w:rPr>
          <w:color w:val="000000" w:themeColor="text1"/>
        </w:rPr>
        <w:fldChar w:fldCharType="begin">
          <w:fldData xml:space="preserve">PEVuZE5vdGU+PENpdGUgQXV0aG9yWWVhcj0iMSI+PEF1dGhvcj5Fcm5ha292aWNoPC9BdXRob3I+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==
</w:fldData>
        </w:fldChar>
      </w:r>
      <w:r w:rsidR="0027554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275544">
        <w:rPr>
          <w:noProof/>
          <w:color w:val="000000" w:themeColor="text1"/>
        </w:rPr>
        <w:t>Ernakovich</w:t>
      </w:r>
      <w:r w:rsidR="00275544" w:rsidRPr="00502CC0">
        <w:rPr>
          <w:i/>
          <w:noProof/>
          <w:color w:val="000000" w:themeColor="text1"/>
        </w:rPr>
        <w:t xml:space="preserve"> et al.</w:t>
      </w:r>
      <w:r w:rsidR="00275544">
        <w:rPr>
          <w:noProof/>
          <w:color w:val="000000" w:themeColor="text1"/>
        </w:rPr>
        <w:t xml:space="preserve"> (2014)</w:t>
      </w:r>
      <w:r w:rsidR="0047750B" w:rsidRPr="00FB2CED">
        <w:rPr>
          <w:color w:val="000000" w:themeColor="text1"/>
        </w:rPr>
        <w:fldChar w:fldCharType="end"/>
      </w:r>
      <w:r w:rsidR="00275544">
        <w:rPr>
          <w:color w:val="000000" w:themeColor="text1"/>
        </w:rPr>
        <w:t xml:space="preserve">; evidence in </w:t>
      </w:r>
      <w:r w:rsidR="0047750B" w:rsidRPr="00FB2CED">
        <w:rPr>
          <w:color w:val="000000" w:themeColor="text1"/>
        </w:rPr>
        <w:fldChar w:fldCharType="begin">
          <w:fldData xml:space="preserve">PEVuZE5vdGU+PENpdGU+PEF1dGhvcj5ZdTwvQXV0aG9yPjxZZWFyPjIwMTA8L1llYXI+PFJlY051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</w:fldData>
        </w:fldChar>
      </w:r>
      <w:r w:rsidR="00275544">
        <w:rPr>
          <w:color w:val="000000" w:themeColor="text1"/>
        </w:rPr>
        <w:instrText xml:space="preserve"> ADDIN EN.CITE </w:instrText>
      </w:r>
      <w:r w:rsidR="0047750B">
        <w:rPr>
          <w:color w:val="000000" w:themeColor="text1"/>
        </w:rPr>
        <w:fldChar w:fldCharType="begin">
          <w:fldData xml:space="preserve">PEVuZE5vdGU+PENpdGU+PEF1dGhvcj5ZdTwvQXV0aG9yPjxZZWFyPjIwMTA8L1llYXI+PFJlY051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</w:fldData>
        </w:fldChar>
      </w:r>
      <w:r w:rsidR="0027554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275544">
        <w:rPr>
          <w:noProof/>
          <w:color w:val="000000" w:themeColor="text1"/>
        </w:rPr>
        <w:t>(Yu</w:t>
      </w:r>
      <w:r w:rsidR="00275544" w:rsidRPr="00502CC0">
        <w:rPr>
          <w:i/>
          <w:noProof/>
          <w:color w:val="000000" w:themeColor="text1"/>
        </w:rPr>
        <w:t xml:space="preserve"> et al.</w:t>
      </w:r>
      <w:r w:rsidR="00275544">
        <w:rPr>
          <w:noProof/>
          <w:color w:val="000000" w:themeColor="text1"/>
        </w:rPr>
        <w:t xml:space="preserve"> 2010)</w:t>
      </w:r>
      <w:r w:rsidR="0047750B" w:rsidRPr="00FB2CED">
        <w:rPr>
          <w:color w:val="000000" w:themeColor="text1"/>
        </w:rPr>
        <w:fldChar w:fldCharType="end"/>
      </w:r>
      <w:r w:rsidR="00275544">
        <w:rPr>
          <w:color w:val="000000" w:themeColor="text1"/>
        </w:rPr>
        <w:t xml:space="preserve">, but see </w:t>
      </w:r>
      <w:r w:rsidR="0047750B">
        <w:rPr>
          <w:color w:val="000000" w:themeColor="text1"/>
        </w:rPr>
        <w:fldChar w:fldCharType="begin"/>
      </w:r>
      <w:r w:rsidR="00275544">
        <w:rPr>
          <w:color w:val="000000" w:themeColor="text1"/>
        </w:rPr>
        <w:instrText xml:space="preserve"> ADDIN EN.CITE &lt;EndNote&gt;&lt;Cite&gt;&lt;Author&gt;Shen&lt;/Author&gt;&lt;Year&gt;2011&lt;/Year&gt;&lt;RecNum&gt;878&lt;/RecNum&gt;&lt;DisplayText&gt;(Shen 2011)&lt;/DisplayText&gt;&lt;record&gt;&lt;rec-number&gt;878&lt;/rec-number&gt;&lt;foreign-keys&gt;&lt;key app="EN" db-id="tswepwzphrdd5teef5upp92y9wxtxvpzzvrz" timestamp="1465348921"&gt;878&lt;/key&gt;&lt;/foreign-keys&gt;&lt;ref-type name="Journal Article"&gt;17&lt;/ref-type&gt;&lt;contributors&gt;&lt;authors&gt;&lt;author&gt;Shen, Miaogen&lt;/author&gt;&lt;/authors&gt;&lt;/contributors&gt;&lt;titles&gt;&lt;title&gt;Spring phenology was not consistently related to winter warming on the Tibetan Plateau&lt;/title&gt;&lt;secondary-title&gt;Proceedings of the National Academy of Sciences&lt;/secondary-title&gt;&lt;/titles&gt;&lt;periodical&gt;&lt;full-title&gt;Proceedings of the National Academy of Sciences&lt;/full-title&gt;&lt;/periodical&gt;&lt;pages&gt;E91-E92&lt;/pages&gt;&lt;volume&gt;108&lt;/volume&gt;&lt;number&gt;19&lt;/number&gt;&lt;dates&gt;&lt;year&gt;2011&lt;/year&gt;&lt;pub-dates&gt;&lt;date&gt;May 10, 2011&lt;/date&gt;&lt;/pub-dates&gt;&lt;/dates&gt;&lt;urls&gt;&lt;related-urls&gt;&lt;url&gt;http://www.pnas.org/content/108/19/E91.short&lt;/url&gt;&lt;/related-urls&gt;&lt;/urls&gt;&lt;electronic-resource-num&gt;10.1073/pnas.1018390108&lt;/electronic-resource-num&gt;&lt;/record&gt;&lt;/Cite&gt;&lt;/EndNote&gt;</w:instrText>
      </w:r>
      <w:r w:rsidR="0047750B">
        <w:rPr>
          <w:color w:val="000000" w:themeColor="text1"/>
        </w:rPr>
        <w:fldChar w:fldCharType="separate"/>
      </w:r>
      <w:r w:rsidR="00275544">
        <w:rPr>
          <w:noProof/>
          <w:color w:val="000000" w:themeColor="text1"/>
        </w:rPr>
        <w:t>(Shen 2011)</w:t>
      </w:r>
      <w:r w:rsidR="0047750B">
        <w:rPr>
          <w:color w:val="000000" w:themeColor="text1"/>
        </w:rPr>
        <w:fldChar w:fldCharType="end"/>
      </w:r>
      <w:commentRangeEnd w:id="236"/>
      <w:r w:rsidR="00275544">
        <w:rPr>
          <w:rStyle w:val="CommentReference"/>
        </w:rPr>
        <w:commentReference w:id="236"/>
      </w:r>
      <w:r w:rsidR="00275544">
        <w:rPr>
          <w:color w:val="000000" w:themeColor="text1"/>
        </w:rPr>
        <w:t>.</w:t>
      </w:r>
      <w:r w:rsidR="00643342">
        <w:rPr>
          <w:color w:val="000000" w:themeColor="text1"/>
        </w:rPr>
        <w:t xml:space="preserve"> </w:t>
      </w:r>
      <w:r w:rsidR="00275544">
        <w:rPr>
          <w:color w:val="000000" w:themeColor="text1"/>
        </w:rPr>
        <w:t>Additionally, warming temperatures could have an indirect effect on phenology by changing the fraction of precipitation that falls as snow. In such cases</w:t>
      </w:r>
      <w:ins w:id="237" w:author="Louie Yang" w:date="2016-11-23T11:09:00Z">
        <w:r w:rsidR="002D5F95">
          <w:rPr>
            <w:color w:val="000000" w:themeColor="text1"/>
          </w:rPr>
          <w:t>,</w:t>
        </w:r>
      </w:ins>
      <w:r w:rsidR="00275544">
        <w:rPr>
          <w:color w:val="000000" w:themeColor="text1"/>
        </w:rPr>
        <w:t xml:space="preserve"> small changes in temperature at low altitude could have big ef</w:t>
      </w:r>
      <w:r w:rsidR="00643342">
        <w:rPr>
          <w:color w:val="000000" w:themeColor="text1"/>
        </w:rPr>
        <w:t xml:space="preserve">fects on snowpack and </w:t>
      </w:r>
      <w:del w:id="238" w:author="Louie Yang" w:date="2016-11-23T11:10:00Z">
        <w:r w:rsidR="00643342" w:rsidDel="002D5F95">
          <w:rPr>
            <w:color w:val="000000" w:themeColor="text1"/>
          </w:rPr>
          <w:delText xml:space="preserve">snowfree </w:delText>
        </w:r>
      </w:del>
      <w:ins w:id="239" w:author="Louie Yang" w:date="2016-11-23T11:10:00Z">
        <w:r w:rsidR="002D5F95">
          <w:rPr>
            <w:color w:val="000000" w:themeColor="text1"/>
          </w:rPr>
          <w:t>the</w:t>
        </w:r>
        <w:r w:rsidR="002D5F95">
          <w:rPr>
            <w:color w:val="000000" w:themeColor="text1"/>
          </w:rPr>
          <w:t xml:space="preserve"> </w:t>
        </w:r>
      </w:ins>
      <w:r w:rsidR="00643342">
        <w:rPr>
          <w:color w:val="000000" w:themeColor="text1"/>
        </w:rPr>
        <w:t>date</w:t>
      </w:r>
      <w:ins w:id="240" w:author="Louie Yang" w:date="2016-11-23T11:10:00Z">
        <w:r w:rsidR="002D5F95">
          <w:rPr>
            <w:color w:val="000000" w:themeColor="text1"/>
          </w:rPr>
          <w:t xml:space="preserve"> of snow melt</w:t>
        </w:r>
      </w:ins>
      <w:r w:rsidR="00643342">
        <w:rPr>
          <w:color w:val="000000" w:themeColor="text1"/>
        </w:rPr>
        <w:t xml:space="preserve"> </w:t>
      </w:r>
      <w:r w:rsidR="0047750B">
        <w:rPr>
          <w:color w:val="000000" w:themeColor="text1"/>
        </w:rPr>
        <w:fldChar w:fldCharType="begin"/>
      </w:r>
      <w:r w:rsidR="00275544">
        <w:rPr>
          <w:color w:val="000000" w:themeColor="text1"/>
        </w:rPr>
        <w:instrText xml:space="preserve"> ADDIN EN.CITE &lt;EndNote&gt;&lt;Cite&gt;&lt;Author&gt;Scherrer&lt;/Author&gt;&lt;Year&gt;2013&lt;/Year&gt;&lt;RecNum&gt;917&lt;/RecNum&gt;&lt;DisplayText&gt;(Scherrer&lt;style face="italic"&gt; et al.&lt;/style&gt; 2013)&lt;/DisplayText&gt;&lt;record&gt;&lt;rec-number&gt;917&lt;/rec-number&gt;&lt;foreign-keys&gt;&lt;key app="EN" db-id="tswepwzphrdd5teef5upp92y9wxtxvpzzvrz" timestamp="1473115096"&gt;917&lt;/key&gt;&lt;/foreign-keys&gt;&lt;ref-type name="Journal Article"&gt;17&lt;/ref-type&gt;&lt;contributors&gt;&lt;authors&gt;&lt;author&gt;Scherrer, Simon C.&lt;/author&gt;&lt;author&gt;Wüthrich, Christian&lt;/author&gt;&lt;author&gt;Croci-Maspoli, Mischa&lt;/author&gt;&lt;author&gt;Weingartner, Rolf&lt;/author&gt;&lt;author&gt;Appenzeller, Christof&lt;/author&gt;&lt;/authors&gt;&lt;/contributors&gt;&lt;titles&gt;&lt;title&gt;Snow variability in the Swiss Alps 1864–2009&lt;/title&gt;&lt;secondary-title&gt;International Journal of Climatology&lt;/secondary-title&gt;&lt;/titles&gt;&lt;periodical&gt;&lt;full-title&gt;International Journal of Climatology&lt;/full-title&gt;&lt;abbr-1&gt;Int. J. Climatol.&lt;/abbr-1&gt;&lt;/periodical&gt;&lt;pages&gt;3162-3173&lt;/pages&gt;&lt;volume&gt;33&lt;/volume&gt;&lt;number&gt;15&lt;/number&gt;&lt;keywords&gt;&lt;keyword&gt;new snow&lt;/keyword&gt;&lt;keyword&gt;snow fall&lt;/keyword&gt;&lt;keyword&gt;snow day&lt;/keyword&gt;&lt;keyword&gt;snow pack&lt;/keyword&gt;&lt;keyword&gt;reconstruction&lt;/keyword&gt;&lt;keyword&gt;climate change indicator&lt;/keyword&gt;&lt;keyword&gt;Switzerland&lt;/keyword&gt;&lt;keyword&gt;Alps&lt;/keyword&gt;&lt;keyword&gt;long series&lt;/keyword&gt;&lt;keyword&gt;decadal variability&lt;/keyword&gt;&lt;keyword&gt;trends&lt;/keyword&gt;&lt;keyword&gt;seasonal changes&lt;/keyword&gt;&lt;/keywords&gt;&lt;dates&gt;&lt;year&gt;2013&lt;/year&gt;&lt;/dates&gt;&lt;publisher&gt;John Wiley &amp;amp; Sons, Ltd&lt;/publisher&gt;&lt;isbn&gt;1097-0088&lt;/isbn&gt;&lt;urls&gt;&lt;related-urls&gt;&lt;url&gt;http://dx.doi.org/10.1002/joc.3653&lt;/url&gt;&lt;/related-urls&gt;&lt;/urls&gt;&lt;electronic-resource-num&gt;10.1002/joc.3653&lt;/electronic-resource-num&gt;&lt;/record&gt;&lt;/Cite&gt;&lt;/EndNote&gt;</w:instrText>
      </w:r>
      <w:r w:rsidR="0047750B">
        <w:rPr>
          <w:color w:val="000000" w:themeColor="text1"/>
        </w:rPr>
        <w:fldChar w:fldCharType="separate"/>
      </w:r>
      <w:r w:rsidR="00275544">
        <w:rPr>
          <w:noProof/>
          <w:color w:val="000000" w:themeColor="text1"/>
        </w:rPr>
        <w:t>(Scherrer</w:t>
      </w:r>
      <w:r w:rsidR="00275544" w:rsidRPr="00275544">
        <w:rPr>
          <w:i/>
          <w:noProof/>
          <w:color w:val="000000" w:themeColor="text1"/>
        </w:rPr>
        <w:t xml:space="preserve"> et al.</w:t>
      </w:r>
      <w:r w:rsidR="00275544">
        <w:rPr>
          <w:noProof/>
          <w:color w:val="000000" w:themeColor="text1"/>
        </w:rPr>
        <w:t xml:space="preserve"> 2013)</w:t>
      </w:r>
      <w:r w:rsidR="0047750B">
        <w:rPr>
          <w:color w:val="000000" w:themeColor="text1"/>
        </w:rPr>
        <w:fldChar w:fldCharType="end"/>
      </w:r>
      <w:r w:rsidR="007D4AA9">
        <w:rPr>
          <w:color w:val="000000" w:themeColor="text1"/>
        </w:rPr>
        <w:t xml:space="preserve">. </w:t>
      </w:r>
      <w:r w:rsidR="00BE0638">
        <w:rPr>
          <w:color w:val="000000" w:themeColor="text1"/>
        </w:rPr>
        <w:t>In theory, a</w:t>
      </w:r>
      <w:r w:rsidR="003A5310">
        <w:rPr>
          <w:color w:val="000000" w:themeColor="text1"/>
        </w:rPr>
        <w:t>ltitudinal differences in precipitation change may also drive phenological shifts.</w:t>
      </w:r>
      <w:r w:rsidR="004052A7">
        <w:rPr>
          <w:color w:val="000000" w:themeColor="text1"/>
        </w:rPr>
        <w:t xml:space="preserve"> </w:t>
      </w:r>
      <w:r w:rsidR="00BE0638">
        <w:rPr>
          <w:color w:val="000000" w:themeColor="text1"/>
        </w:rPr>
        <w:t xml:space="preserve">While </w:t>
      </w:r>
      <w:commentRangeStart w:id="241"/>
      <w:r w:rsidR="00643342">
        <w:rPr>
          <w:color w:val="000000" w:themeColor="text1"/>
        </w:rPr>
        <w:t xml:space="preserve">climate change on altitudinal patterns of winter </w:t>
      </w:r>
      <w:r w:rsidR="00BE0638">
        <w:rPr>
          <w:color w:val="000000" w:themeColor="text1"/>
        </w:rPr>
        <w:t xml:space="preserve">precipitation may not </w:t>
      </w:r>
      <w:r w:rsidR="00643342">
        <w:rPr>
          <w:color w:val="000000" w:themeColor="text1"/>
        </w:rPr>
        <w:t>be strong</w:t>
      </w:r>
      <w:commentRangeEnd w:id="241"/>
      <w:r w:rsidR="002D5F95">
        <w:rPr>
          <w:rStyle w:val="CommentReference"/>
        </w:rPr>
        <w:commentReference w:id="241"/>
      </w:r>
      <w:r w:rsidR="00BE0638">
        <w:rPr>
          <w:color w:val="000000" w:themeColor="text1"/>
        </w:rPr>
        <w:t xml:space="preserve"> (see </w:t>
      </w:r>
      <w:r w:rsidR="0047750B">
        <w:rPr>
          <w:color w:val="000000" w:themeColor="text1"/>
        </w:rPr>
        <w:fldChar w:fldCharType="begin"/>
      </w:r>
      <w:r w:rsidR="00BE0638">
        <w:rPr>
          <w:color w:val="000000" w:themeColor="text1"/>
        </w:rPr>
        <w:instrText xml:space="preserve"> ADDIN EN.CITE &lt;EndNote&gt;&lt;Cite&gt;&lt;Author&gt;Scherrer&lt;/Author&gt;&lt;Year&gt;2004&lt;/Year&gt;&lt;RecNum&gt;916&lt;/RecNum&gt;&lt;DisplayText&gt;(Scherrer&lt;style face="italic"&gt; et al.&lt;/style&gt; 2004)&lt;/DisplayText&gt;&lt;record&gt;&lt;rec-number&gt;916&lt;/rec-number&gt;&lt;foreign-keys&gt;&lt;key app="EN" db-id="tswepwzphrdd5teef5upp92y9wxtxvpzzvrz" timestamp="1473114801"&gt;916&lt;/key&gt;&lt;/foreign-keys&gt;&lt;ref-type name="Journal Article"&gt;17&lt;/ref-type&gt;&lt;contributors&gt;&lt;authors&gt;&lt;author&gt;Scherrer, Simon C.&lt;/author&gt;&lt;author&gt;Appenzeller, Christof&lt;/author&gt;&lt;author&gt;Laternser, Martin&lt;/author&gt;&lt;/authors&gt;&lt;/contributors&gt;&lt;titles&gt;&lt;title&gt;Trends in Swiss Alpine snow days: The role of local- and large-scale climate variability&lt;/title&gt;&lt;secondary-title&gt;Geophysical Research Letters&lt;/secondary-title&gt;&lt;/titles&gt;&lt;periodical&gt;&lt;full-title&gt;Geophysical Research Letters&lt;/full-title&gt;&lt;/periodical&gt;&lt;pages&gt;n/a-n/a&lt;/pages&gt;&lt;volume&gt;31&lt;/volume&gt;&lt;number&gt;13&lt;/number&gt;&lt;keywords&gt;&lt;keyword&gt;1630 Impacts of global change&lt;/keyword&gt;&lt;keyword&gt;1620 Climate dynamics&lt;/keyword&gt;&lt;keyword&gt;1863 Snow and ice&lt;/keyword&gt;&lt;/keywords&gt;&lt;dates&gt;&lt;year&gt;2004&lt;/year&gt;&lt;/dates&gt;&lt;isbn&gt;1944-8007&lt;/isbn&gt;&lt;urls&gt;&lt;related-urls&gt;&lt;url&gt;http://dx.doi.org/10.1029/2004GL020255&lt;/url&gt;&lt;/related-urls&gt;&lt;/urls&gt;&lt;electronic-resource-num&gt;10.1029/2004GL020255&lt;/electronic-resource-num&gt;&lt;modified-date&gt;L13215&lt;/modified-date&gt;&lt;/record&gt;&lt;/Cite&gt;&lt;/EndNote&gt;</w:instrText>
      </w:r>
      <w:r w:rsidR="0047750B">
        <w:rPr>
          <w:color w:val="000000" w:themeColor="text1"/>
        </w:rPr>
        <w:fldChar w:fldCharType="separate"/>
      </w:r>
      <w:r w:rsidR="00BE0638">
        <w:rPr>
          <w:noProof/>
          <w:color w:val="000000" w:themeColor="text1"/>
        </w:rPr>
        <w:t>(Scherrer</w:t>
      </w:r>
      <w:r w:rsidR="00BE0638" w:rsidRPr="00BE0638">
        <w:rPr>
          <w:i/>
          <w:noProof/>
          <w:color w:val="000000" w:themeColor="text1"/>
        </w:rPr>
        <w:t xml:space="preserve"> et al.</w:t>
      </w:r>
      <w:r w:rsidR="00BE0638">
        <w:rPr>
          <w:noProof/>
          <w:color w:val="000000" w:themeColor="text1"/>
        </w:rPr>
        <w:t xml:space="preserve"> 2004)</w:t>
      </w:r>
      <w:r w:rsidR="0047750B">
        <w:rPr>
          <w:color w:val="000000" w:themeColor="text1"/>
        </w:rPr>
        <w:fldChar w:fldCharType="end"/>
      </w:r>
      <w:r w:rsidR="004052A7">
        <w:rPr>
          <w:color w:val="000000" w:themeColor="text1"/>
        </w:rPr>
        <w:t>, fall precipitation is an important cue regulating spring flowe</w:t>
      </w:r>
      <w:r w:rsidR="00BE0638">
        <w:rPr>
          <w:color w:val="000000" w:themeColor="text1"/>
        </w:rPr>
        <w:t>ring in some systems</w:t>
      </w:r>
      <w:r w:rsidR="004052A7">
        <w:rPr>
          <w:color w:val="000000" w:themeColor="text1"/>
        </w:rPr>
        <w:t xml:space="preserve"> </w:t>
      </w:r>
      <w:r w:rsidR="0047750B">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4052A7">
        <w:rPr>
          <w:color w:val="000000" w:themeColor="text1"/>
        </w:rPr>
        <w:instrText xml:space="preserve"> ADDIN EN.CITE </w:instrText>
      </w:r>
      <w:r w:rsidR="0047750B">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4052A7">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4052A7">
        <w:rPr>
          <w:noProof/>
          <w:color w:val="000000" w:themeColor="text1"/>
        </w:rPr>
        <w:t>(Crimmins</w:t>
      </w:r>
      <w:r w:rsidR="004052A7" w:rsidRPr="004052A7">
        <w:rPr>
          <w:i/>
          <w:noProof/>
          <w:color w:val="000000" w:themeColor="text1"/>
        </w:rPr>
        <w:t xml:space="preserve"> et al.</w:t>
      </w:r>
      <w:r w:rsidR="004052A7">
        <w:rPr>
          <w:noProof/>
          <w:color w:val="000000" w:themeColor="text1"/>
        </w:rPr>
        <w:t xml:space="preserve"> 2010)</w:t>
      </w:r>
      <w:r w:rsidR="0047750B">
        <w:rPr>
          <w:color w:val="000000" w:themeColor="text1"/>
        </w:rPr>
        <w:fldChar w:fldCharType="end"/>
      </w:r>
      <w:r w:rsidR="00BE0638">
        <w:rPr>
          <w:color w:val="000000" w:themeColor="text1"/>
        </w:rPr>
        <w:t>. I</w:t>
      </w:r>
      <w:r w:rsidR="004052A7">
        <w:rPr>
          <w:color w:val="000000" w:themeColor="text1"/>
        </w:rPr>
        <w:t>f</w:t>
      </w:r>
      <w:r w:rsidR="00BE0638">
        <w:rPr>
          <w:color w:val="000000" w:themeColor="text1"/>
        </w:rPr>
        <w:t xml:space="preserve"> changes in fall precipitation differ with elevation</w:t>
      </w:r>
      <w:r w:rsidR="004052A7">
        <w:rPr>
          <w:color w:val="000000" w:themeColor="text1"/>
        </w:rPr>
        <w:t>, this could lead to altitudinal patterns in phenological shift.</w:t>
      </w:r>
      <w:r w:rsidR="000F0180">
        <w:rPr>
          <w:color w:val="000000" w:themeColor="text1"/>
        </w:rPr>
        <w:t xml:space="preserve"> </w:t>
      </w:r>
    </w:p>
    <w:p w14:paraId="6F3D157E" w14:textId="77777777" w:rsidR="00A70640" w:rsidRDefault="005026D5" w:rsidP="00B06F9A">
      <w:pPr>
        <w:spacing w:before="100" w:after="100" w:line="480" w:lineRule="auto"/>
        <w:rPr>
          <w:color w:val="000000" w:themeColor="text1"/>
        </w:rPr>
      </w:pPr>
      <w:r>
        <w:rPr>
          <w:color w:val="000000" w:themeColor="text1"/>
        </w:rPr>
        <w:t>E</w:t>
      </w:r>
      <w:r w:rsidR="00F063AA">
        <w:rPr>
          <w:color w:val="000000" w:themeColor="text1"/>
        </w:rPr>
        <w:t xml:space="preserve">volution-driven mechanisms </w:t>
      </w:r>
      <w:r w:rsidR="00AC06B5">
        <w:rPr>
          <w:color w:val="000000" w:themeColor="text1"/>
        </w:rPr>
        <w:t>(Fig</w:t>
      </w:r>
      <w:r w:rsidR="00F321B3">
        <w:rPr>
          <w:color w:val="000000" w:themeColor="text1"/>
        </w:rPr>
        <w:t>.</w:t>
      </w:r>
      <w:r w:rsidR="00AC06B5">
        <w:rPr>
          <w:color w:val="000000" w:themeColor="text1"/>
        </w:rPr>
        <w:t xml:space="preserve"> 1) </w:t>
      </w:r>
      <w:r w:rsidR="00F063AA">
        <w:rPr>
          <w:color w:val="000000" w:themeColor="text1"/>
        </w:rPr>
        <w:t xml:space="preserve">may </w:t>
      </w:r>
      <w:r w:rsidR="002B5244">
        <w:rPr>
          <w:color w:val="000000" w:themeColor="text1"/>
        </w:rPr>
        <w:t xml:space="preserve">also </w:t>
      </w:r>
      <w:r w:rsidR="00F063AA">
        <w:rPr>
          <w:color w:val="000000" w:themeColor="text1"/>
        </w:rPr>
        <w:t>explain some ph</w:t>
      </w:r>
      <w:r w:rsidR="00DE22C8">
        <w:rPr>
          <w:color w:val="000000" w:themeColor="text1"/>
        </w:rPr>
        <w:t>e</w:t>
      </w:r>
      <w:r w:rsidR="00F063AA">
        <w:rPr>
          <w:color w:val="000000" w:themeColor="text1"/>
        </w:rPr>
        <w:t xml:space="preserve">nological responses at high </w:t>
      </w:r>
      <w:r w:rsidR="00CD5DA4">
        <w:rPr>
          <w:color w:val="000000" w:themeColor="text1"/>
        </w:rPr>
        <w:t>elevation</w:t>
      </w:r>
      <w:r w:rsidR="00F063AA">
        <w:rPr>
          <w:color w:val="000000" w:themeColor="text1"/>
        </w:rPr>
        <w:t>.</w:t>
      </w:r>
      <w:r w:rsidR="000F0180">
        <w:rPr>
          <w:color w:val="000000" w:themeColor="text1"/>
        </w:rPr>
        <w:t xml:space="preserve"> </w:t>
      </w:r>
      <w:commentRangeStart w:id="242"/>
      <w:r>
        <w:rPr>
          <w:color w:val="000000" w:themeColor="text1"/>
        </w:rPr>
        <w:t xml:space="preserve">There is some evidence that hard frosts </w:t>
      </w:r>
      <w:r w:rsidR="006B5B68">
        <w:rPr>
          <w:color w:val="000000" w:themeColor="text1"/>
        </w:rPr>
        <w:t>persist</w:t>
      </w:r>
      <w:r>
        <w:rPr>
          <w:color w:val="000000" w:themeColor="text1"/>
        </w:rPr>
        <w:t xml:space="preserve"> or </w:t>
      </w:r>
      <w:r w:rsidR="006B5B68">
        <w:rPr>
          <w:color w:val="000000" w:themeColor="text1"/>
        </w:rPr>
        <w:t xml:space="preserve">are </w:t>
      </w:r>
      <w:r>
        <w:rPr>
          <w:color w:val="000000" w:themeColor="text1"/>
        </w:rPr>
        <w:t xml:space="preserve">even increasing in frequency at some </w:t>
      </w:r>
      <w:r w:rsidR="006B5B68">
        <w:rPr>
          <w:color w:val="000000" w:themeColor="text1"/>
        </w:rPr>
        <w:t xml:space="preserve">high elevation </w:t>
      </w:r>
      <w:r>
        <w:rPr>
          <w:color w:val="000000" w:themeColor="text1"/>
        </w:rPr>
        <w:t xml:space="preserve">sites despite </w:t>
      </w:r>
      <w:r w:rsidR="00915B49">
        <w:rPr>
          <w:color w:val="000000" w:themeColor="text1"/>
        </w:rPr>
        <w:t xml:space="preserve">earlier </w:t>
      </w:r>
      <w:r>
        <w:rPr>
          <w:color w:val="000000" w:themeColor="text1"/>
        </w:rPr>
        <w:t xml:space="preserve">snowmelt </w:t>
      </w:r>
      <w:r w:rsidR="0047750B">
        <w:rPr>
          <w:color w:val="000000" w:themeColor="text1"/>
        </w:rPr>
        <w:fldChar w:fldCharType="begin">
          <w:fldData xml:space="preserve">PEVuZE5vdGU+PENpdGU+PEF1dGhvcj5Jbm91eWU8L0F1dGhvcj48WWVhcj4yMDA4PC9ZZWFyPjxS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</w:fldData>
        </w:fldChar>
      </w:r>
      <w:r w:rsidR="006B5B68">
        <w:rPr>
          <w:color w:val="000000" w:themeColor="text1"/>
        </w:rPr>
        <w:instrText xml:space="preserve"> ADDIN EN.CITE </w:instrText>
      </w:r>
      <w:r w:rsidR="0047750B">
        <w:rPr>
          <w:color w:val="000000" w:themeColor="text1"/>
        </w:rPr>
        <w:fldChar w:fldCharType="begin">
          <w:fldData xml:space="preserve">PEVuZE5vdGU+PENpdGU+PEF1dGhvcj5Jbm91eWU8L0F1dGhvcj48WWVhcj4yMDA4PC9ZZWFyPjxS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</w:fldData>
        </w:fldChar>
      </w:r>
      <w:r w:rsidR="006B5B68">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6B5B68">
        <w:rPr>
          <w:noProof/>
          <w:color w:val="000000" w:themeColor="text1"/>
        </w:rPr>
        <w:t>(Inouye 2008)</w:t>
      </w:r>
      <w:r w:rsidR="0047750B">
        <w:rPr>
          <w:color w:val="000000" w:themeColor="text1"/>
        </w:rPr>
        <w:fldChar w:fldCharType="end"/>
      </w:r>
      <w:commentRangeEnd w:id="242"/>
      <w:r w:rsidR="00596881">
        <w:rPr>
          <w:rStyle w:val="CommentReference"/>
        </w:rPr>
        <w:commentReference w:id="242"/>
      </w:r>
      <w:r w:rsidR="006B5B68">
        <w:rPr>
          <w:color w:val="000000" w:themeColor="text1"/>
        </w:rPr>
        <w:t xml:space="preserve">. In alpine plants, </w:t>
      </w:r>
      <w:r w:rsidR="000078D4">
        <w:rPr>
          <w:color w:val="000000" w:themeColor="text1"/>
        </w:rPr>
        <w:t>f</w:t>
      </w:r>
      <w:r w:rsidR="004D7BC0" w:rsidRPr="00FB2CED">
        <w:rPr>
          <w:color w:val="000000" w:themeColor="text1"/>
        </w:rPr>
        <w:t>rost damage</w:t>
      </w:r>
      <w:r w:rsidR="004D7BC0">
        <w:rPr>
          <w:color w:val="000000" w:themeColor="text1"/>
        </w:rPr>
        <w:t xml:space="preserve"> </w:t>
      </w:r>
      <w:r w:rsidR="0035604B">
        <w:rPr>
          <w:color w:val="000000" w:themeColor="text1"/>
        </w:rPr>
        <w:t xml:space="preserve">may kill </w:t>
      </w:r>
      <w:r w:rsidR="00F5078B">
        <w:rPr>
          <w:color w:val="000000" w:themeColor="text1"/>
        </w:rPr>
        <w:t xml:space="preserve">individuals </w:t>
      </w:r>
      <w:r w:rsidR="0035604B">
        <w:rPr>
          <w:color w:val="000000" w:themeColor="text1"/>
        </w:rPr>
        <w:t xml:space="preserve">that </w:t>
      </w:r>
      <w:r w:rsidR="006B5B68">
        <w:rPr>
          <w:color w:val="000000" w:themeColor="text1"/>
        </w:rPr>
        <w:t>bloom earlier in response to</w:t>
      </w:r>
      <w:r w:rsidR="0035604B">
        <w:rPr>
          <w:color w:val="000000" w:themeColor="text1"/>
        </w:rPr>
        <w:t xml:space="preserve"> snowmelt</w:t>
      </w:r>
      <w:r w:rsidR="00086052">
        <w:rPr>
          <w:color w:val="000000" w:themeColor="text1"/>
        </w:rPr>
        <w:t xml:space="preserve"> if </w:t>
      </w:r>
      <w:r w:rsidR="00086052" w:rsidRPr="00FB2CED">
        <w:rPr>
          <w:color w:val="000000" w:themeColor="text1"/>
        </w:rPr>
        <w:t xml:space="preserve">snowmelt shifts earlier but hard frosts do not </w:t>
      </w:r>
      <w:r w:rsidR="0047750B" w:rsidRPr="00FB2CED">
        <w:rPr>
          <w:color w:val="000000" w:themeColor="text1"/>
        </w:rPr>
        <w:fldChar w:fldCharType="begin">
          <w:fldData xml:space="preserve">PEVuZE5vdGU+PENpdGU+PEF1dGhvcj5Jbm91eWU8L0F1dGhvcj48WWVhcj4yMDAyPC9ZZWFyPjxS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=
</w:fldData>
        </w:fldChar>
      </w:r>
      <w:r w:rsidR="00086052">
        <w:rPr>
          <w:color w:val="000000" w:themeColor="text1"/>
        </w:rPr>
        <w:instrText xml:space="preserve"> ADDIN EN.CITE </w:instrText>
      </w:r>
      <w:r w:rsidR="0047750B">
        <w:rPr>
          <w:color w:val="000000" w:themeColor="text1"/>
        </w:rPr>
        <w:fldChar w:fldCharType="begin">
          <w:fldData xml:space="preserve">PEVuZE5vdGU+PENpdGU+PEF1dGhvcj5Jbm91eWU8L0F1dGhvcj48WWVhcj4yMDAyPC9ZZWFyPjxS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=
</w:fldData>
        </w:fldChar>
      </w:r>
      <w:r w:rsidR="0008605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86052">
        <w:rPr>
          <w:noProof/>
          <w:color w:val="000000" w:themeColor="text1"/>
        </w:rPr>
        <w:t>(Inouye</w:t>
      </w:r>
      <w:r w:rsidR="00086052" w:rsidRPr="00063E8C">
        <w:rPr>
          <w:i/>
          <w:noProof/>
          <w:color w:val="000000" w:themeColor="text1"/>
        </w:rPr>
        <w:t xml:space="preserve"> et al.</w:t>
      </w:r>
      <w:r w:rsidR="00086052">
        <w:rPr>
          <w:noProof/>
          <w:color w:val="000000" w:themeColor="text1"/>
        </w:rPr>
        <w:t xml:space="preserve"> 2002; Inouye 2008)</w:t>
      </w:r>
      <w:r w:rsidR="0047750B" w:rsidRPr="00FB2CED">
        <w:rPr>
          <w:color w:val="000000" w:themeColor="text1"/>
        </w:rPr>
        <w:fldChar w:fldCharType="end"/>
      </w:r>
      <w:r w:rsidR="0035604B">
        <w:rPr>
          <w:color w:val="000000" w:themeColor="text1"/>
        </w:rPr>
        <w:t xml:space="preserve">. </w:t>
      </w:r>
      <w:r w:rsidR="006B5B68">
        <w:rPr>
          <w:color w:val="000000" w:themeColor="text1"/>
        </w:rPr>
        <w:t xml:space="preserve">The interplay between plastic responses </w:t>
      </w:r>
      <w:r w:rsidR="004D5F5F">
        <w:rPr>
          <w:color w:val="000000" w:themeColor="text1"/>
        </w:rPr>
        <w:t xml:space="preserve">to snowmelt and selection against such plasticity by hard frost may increase variability in phenology </w:t>
      </w:r>
      <w:r w:rsidR="0047750B">
        <w:rPr>
          <w:color w:val="000000" w:themeColor="text1"/>
        </w:rPr>
        <w:fldChar w:fldCharType="begin">
          <w:fldData xml:space="preserve">PEVuZE5vdGU+PENpdGU+PEF1dGhvcj5Jbm91eWU8L0F1dGhvcj48WWVhcj4yMDA4PC9ZZWFyPjxS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</w:fldData>
        </w:fldChar>
      </w:r>
      <w:r w:rsidR="004D5F5F">
        <w:rPr>
          <w:color w:val="000000" w:themeColor="text1"/>
        </w:rPr>
        <w:instrText xml:space="preserve"> ADDIN EN.CITE </w:instrText>
      </w:r>
      <w:r w:rsidR="0047750B">
        <w:rPr>
          <w:color w:val="000000" w:themeColor="text1"/>
        </w:rPr>
        <w:fldChar w:fldCharType="begin">
          <w:fldData xml:space="preserve">PEVuZE5vdGU+PENpdGU+PEF1dGhvcj5Jbm91eWU8L0F1dGhvcj48WWVhcj4yMDA4PC9ZZWFyPjxS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</w:fldData>
        </w:fldChar>
      </w:r>
      <w:r w:rsidR="004D5F5F">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4D5F5F">
        <w:rPr>
          <w:noProof/>
          <w:color w:val="000000" w:themeColor="text1"/>
        </w:rPr>
        <w:t>(Inouye 2008)</w:t>
      </w:r>
      <w:r w:rsidR="0047750B">
        <w:rPr>
          <w:color w:val="000000" w:themeColor="text1"/>
        </w:rPr>
        <w:fldChar w:fldCharType="end"/>
      </w:r>
      <w:r w:rsidR="004D5F5F">
        <w:rPr>
          <w:color w:val="000000" w:themeColor="text1"/>
        </w:rPr>
        <w:t xml:space="preserve"> or even result </w:t>
      </w:r>
      <w:r w:rsidR="00804913">
        <w:rPr>
          <w:color w:val="000000" w:themeColor="text1"/>
        </w:rPr>
        <w:t xml:space="preserve">in </w:t>
      </w:r>
      <w:r w:rsidR="00F063AA">
        <w:rPr>
          <w:color w:val="000000" w:themeColor="text1"/>
        </w:rPr>
        <w:t>population decline</w:t>
      </w:r>
      <w:r w:rsidR="002B5244">
        <w:rPr>
          <w:color w:val="000000" w:themeColor="text1"/>
        </w:rPr>
        <w:t xml:space="preserve"> </w:t>
      </w:r>
      <w:r w:rsidR="0047750B" w:rsidRPr="00FB2CED">
        <w:rPr>
          <w:color w:val="000000" w:themeColor="text1"/>
        </w:rPr>
        <w:fldChar w:fldCharType="begin"/>
      </w:r>
      <w:r w:rsidR="002B5244">
        <w:rPr>
          <w:color w:val="000000" w:themeColor="text1"/>
        </w:rPr>
        <w:instrText xml:space="preserve"> ADDIN EN.CITE &lt;EndNote&gt;&lt;Cite&gt;&lt;Author&gt;Inouye&lt;/Author&gt;&lt;Year&gt;2013&lt;/Year&gt;&lt;RecNum&gt;778&lt;/RecNum&gt;&lt;DisplayText&gt;(Inouye &amp;amp; Wielgolaski 2013)&lt;/DisplayText&gt;&lt;record&gt;&lt;rec-number&gt;778&lt;/rec-number&gt;&lt;foreign-keys&gt;&lt;key app="EN" db-id="tswepwzphrdd5teef5upp92y9wxtxvpzzvrz" timestamp="1456339008"&gt;778&lt;/key&gt;&lt;/foreign-keys&gt;&lt;ref-type name="Book Section"&gt;5&lt;/ref-type&gt;&lt;contributors&gt;&lt;authors&gt;&lt;author&gt;Inouye, David W.&lt;/author&gt;&lt;author&gt;Wielgolaski, Frans E.&lt;/author&gt;&lt;/authors&gt;&lt;secondary-authors&gt;&lt;author&gt;Schwartz, D. Mark&lt;/author&gt;&lt;/secondary-authors&gt;&lt;/contributors&gt;&lt;titles&gt;&lt;title&gt;Phenology at High Altitudes&lt;/title&gt;&lt;secondary-title&gt;Phenology: An Integrative Environmental Science&lt;/secondary-title&gt;&lt;/titles&gt;&lt;pages&gt;249-272&lt;/pages&gt;&lt;dates&gt;&lt;year&gt;2013&lt;/year&gt;&lt;/dates&gt;&lt;pub-location&gt;Dordrecht&lt;/pub-location&gt;&lt;publisher&gt;Springer Netherlands&lt;/publisher&gt;&lt;isbn&gt;978-94-007-6925-0&lt;/isbn&gt;&lt;label&gt;Inouye2013&lt;/label&gt;&lt;urls&gt;&lt;related-urls&gt;&lt;url&gt;http://dx.doi.org/10.1007/978-94-007-6925-0_14&lt;/url&gt;&lt;/related-urls&gt;&lt;/urls&gt;&lt;electronic-resource-num&gt;10.1007/978-94-007-6925-0_14&lt;/electronic-resource-num&gt;&lt;/record&gt;&lt;/Cite&gt;&lt;/EndNote&gt;</w:instrText>
      </w:r>
      <w:r w:rsidR="0047750B" w:rsidRPr="00FB2CED">
        <w:rPr>
          <w:color w:val="000000" w:themeColor="text1"/>
        </w:rPr>
        <w:fldChar w:fldCharType="separate"/>
      </w:r>
      <w:r w:rsidR="002B5244">
        <w:rPr>
          <w:noProof/>
          <w:color w:val="000000" w:themeColor="text1"/>
        </w:rPr>
        <w:t>(Inouye &amp; Wielgolaski 2013)</w:t>
      </w:r>
      <w:r w:rsidR="0047750B" w:rsidRPr="00FB2CED">
        <w:rPr>
          <w:color w:val="000000" w:themeColor="text1"/>
        </w:rPr>
        <w:fldChar w:fldCharType="end"/>
      </w:r>
      <w:r w:rsidR="000078D4">
        <w:rPr>
          <w:color w:val="000000" w:themeColor="text1"/>
        </w:rPr>
        <w:t xml:space="preserve">. </w:t>
      </w:r>
    </w:p>
    <w:p w14:paraId="156E6B60" w14:textId="754E8B3A" w:rsidR="00661979" w:rsidRDefault="004D5F5F" w:rsidP="00B06F9A">
      <w:pPr>
        <w:spacing w:before="100" w:after="100" w:line="480" w:lineRule="auto"/>
      </w:pPr>
      <w:r>
        <w:rPr>
          <w:color w:val="000000" w:themeColor="text1"/>
        </w:rPr>
        <w:t xml:space="preserve">The </w:t>
      </w:r>
      <w:r w:rsidR="004B6043">
        <w:rPr>
          <w:color w:val="000000" w:themeColor="text1"/>
        </w:rPr>
        <w:t xml:space="preserve">coincidence of multiple </w:t>
      </w:r>
      <w:r w:rsidR="000F0180">
        <w:rPr>
          <w:color w:val="000000" w:themeColor="text1"/>
        </w:rPr>
        <w:t>environment-driven</w:t>
      </w:r>
      <w:r w:rsidR="004B6043">
        <w:rPr>
          <w:color w:val="000000" w:themeColor="text1"/>
        </w:rPr>
        <w:t>, organism response</w:t>
      </w:r>
      <w:r w:rsidR="003A52ED">
        <w:rPr>
          <w:color w:val="000000" w:themeColor="text1"/>
        </w:rPr>
        <w:t>-</w:t>
      </w:r>
      <w:r w:rsidR="004B6043">
        <w:rPr>
          <w:color w:val="000000" w:themeColor="text1"/>
        </w:rPr>
        <w:t>driven</w:t>
      </w:r>
      <w:r w:rsidR="003A52ED">
        <w:rPr>
          <w:color w:val="000000" w:themeColor="text1"/>
        </w:rPr>
        <w:t>,</w:t>
      </w:r>
      <w:r w:rsidR="004B6043">
        <w:rPr>
          <w:color w:val="000000" w:themeColor="text1"/>
        </w:rPr>
        <w:t xml:space="preserve"> and </w:t>
      </w:r>
      <w:r w:rsidR="000F0180">
        <w:rPr>
          <w:color w:val="000000" w:themeColor="text1"/>
        </w:rPr>
        <w:t>evolution-driven</w:t>
      </w:r>
      <w:r w:rsidR="004B6043">
        <w:rPr>
          <w:color w:val="000000" w:themeColor="text1"/>
        </w:rPr>
        <w:t xml:space="preserve"> mechanisms make predicting elevational patterns in phenological change difficult.</w:t>
      </w:r>
      <w:r w:rsidR="00A70640">
        <w:rPr>
          <w:color w:val="000000" w:themeColor="text1"/>
        </w:rPr>
        <w:t xml:space="preserve"> Much of this variation in mechanism may be explained by differences between taxonomic groups. </w:t>
      </w:r>
      <w:r w:rsidR="00A70640">
        <w:rPr>
          <w:color w:val="000000" w:themeColor="text1"/>
        </w:rPr>
        <w:lastRenderedPageBreak/>
        <w:t xml:space="preserve">Indeed, </w:t>
      </w:r>
      <w:r w:rsidR="001B7EAA">
        <w:rPr>
          <w:color w:val="000000" w:themeColor="text1"/>
        </w:rPr>
        <w:t xml:space="preserve">even within </w:t>
      </w:r>
      <w:r w:rsidR="00A70640">
        <w:rPr>
          <w:color w:val="000000" w:themeColor="text1"/>
        </w:rPr>
        <w:t>plants</w:t>
      </w:r>
      <w:ins w:id="243" w:author="Louie Yang" w:date="2016-11-23T11:20:00Z">
        <w:r w:rsidR="00D23E69">
          <w:rPr>
            <w:color w:val="000000" w:themeColor="text1"/>
          </w:rPr>
          <w:t>,</w:t>
        </w:r>
      </w:ins>
      <w:r w:rsidR="00A70640">
        <w:rPr>
          <w:color w:val="000000" w:themeColor="text1"/>
        </w:rPr>
        <w:t xml:space="preserve"> the mechanisms driving elevational patterns in phenological change appear to be varied and species-specific </w:t>
      </w:r>
      <w:r w:rsidR="0047750B">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A70640">
        <w:rPr>
          <w:color w:val="000000" w:themeColor="text1"/>
        </w:rPr>
        <w:instrText xml:space="preserve"> ADDIN EN.CITE </w:instrText>
      </w:r>
      <w:r w:rsidR="0047750B">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A70640">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A70640">
        <w:rPr>
          <w:noProof/>
          <w:color w:val="000000" w:themeColor="text1"/>
        </w:rPr>
        <w:t>(Crimmins</w:t>
      </w:r>
      <w:r w:rsidR="00A70640" w:rsidRPr="004052A7">
        <w:rPr>
          <w:i/>
          <w:noProof/>
          <w:color w:val="000000" w:themeColor="text1"/>
        </w:rPr>
        <w:t xml:space="preserve"> et al.</w:t>
      </w:r>
      <w:r w:rsidR="00A70640">
        <w:rPr>
          <w:noProof/>
          <w:color w:val="000000" w:themeColor="text1"/>
        </w:rPr>
        <w:t xml:space="preserve"> 2010)</w:t>
      </w:r>
      <w:r w:rsidR="0047750B">
        <w:rPr>
          <w:color w:val="000000" w:themeColor="text1"/>
        </w:rPr>
        <w:fldChar w:fldCharType="end"/>
      </w:r>
      <w:r w:rsidR="00A70640">
        <w:rPr>
          <w:color w:val="000000" w:themeColor="text1"/>
        </w:rPr>
        <w:t xml:space="preserve">. </w:t>
      </w:r>
      <w:r>
        <w:rPr>
          <w:color w:val="000000" w:themeColor="text1"/>
        </w:rPr>
        <w:t xml:space="preserve">Unsurprisingly, our review suggests that </w:t>
      </w:r>
      <w:ins w:id="244" w:author="Louie Yang" w:date="2016-11-23T11:21:00Z">
        <w:r w:rsidR="00D23E69">
          <w:rPr>
            <w:color w:val="000000" w:themeColor="text1"/>
          </w:rPr>
          <w:t xml:space="preserve">altitudinal </w:t>
        </w:r>
      </w:ins>
      <w:del w:id="245" w:author="Louie Yang" w:date="2016-11-23T11:21:00Z">
        <w:r w:rsidDel="00D23E69">
          <w:rPr>
            <w:color w:val="000000" w:themeColor="text1"/>
          </w:rPr>
          <w:delText>findings across studies vary tremendously, and that</w:delText>
        </w:r>
        <w:r w:rsidR="00A70640" w:rsidDel="00D23E69">
          <w:rPr>
            <w:color w:val="000000" w:themeColor="text1"/>
          </w:rPr>
          <w:delText xml:space="preserve"> </w:delText>
        </w:r>
        <w:r w:rsidR="00A905EB" w:rsidDel="00D23E69">
          <w:rPr>
            <w:color w:val="000000" w:themeColor="text1"/>
          </w:rPr>
          <w:delText>i</w:delText>
        </w:r>
        <w:r w:rsidR="00B41BDD" w:rsidDel="00D23E69">
          <w:rPr>
            <w:color w:val="000000" w:themeColor="text1"/>
          </w:rPr>
          <w:delText>ndeed</w:delText>
        </w:r>
        <w:r w:rsidR="00EB2E9F" w:rsidDel="00D23E69">
          <w:rPr>
            <w:color w:val="000000" w:themeColor="text1"/>
          </w:rPr>
          <w:delText>,</w:delText>
        </w:r>
        <w:r w:rsidR="00B41BDD" w:rsidDel="00D23E69">
          <w:rPr>
            <w:color w:val="000000" w:themeColor="text1"/>
          </w:rPr>
          <w:delText xml:space="preserve"> </w:delText>
        </w:r>
      </w:del>
      <w:r w:rsidR="00B41BDD">
        <w:rPr>
          <w:color w:val="000000" w:themeColor="text1"/>
        </w:rPr>
        <w:t xml:space="preserve">patterns of </w:t>
      </w:r>
      <w:ins w:id="246" w:author="Louie Yang" w:date="2016-11-23T11:22:00Z">
        <w:r w:rsidR="00D23E69">
          <w:rPr>
            <w:color w:val="000000" w:themeColor="text1"/>
          </w:rPr>
          <w:t xml:space="preserve">phenological </w:t>
        </w:r>
      </w:ins>
      <w:r w:rsidR="00B41BDD">
        <w:rPr>
          <w:color w:val="000000" w:themeColor="text1"/>
        </w:rPr>
        <w:t xml:space="preserve">shift </w:t>
      </w:r>
      <w:del w:id="247" w:author="Louie Yang" w:date="2016-11-23T11:22:00Z">
        <w:r w:rsidR="00B41BDD" w:rsidDel="00D23E69">
          <w:rPr>
            <w:color w:val="000000" w:themeColor="text1"/>
          </w:rPr>
          <w:delText>vary tremendou</w:delText>
        </w:r>
        <w:r w:rsidR="004B6043" w:rsidDel="00D23E69">
          <w:rPr>
            <w:color w:val="000000" w:themeColor="text1"/>
          </w:rPr>
          <w:delText>sly across studies</w:delText>
        </w:r>
        <w:r w:rsidR="00EB2E9F" w:rsidDel="00D23E69">
          <w:rPr>
            <w:color w:val="000000" w:themeColor="text1"/>
          </w:rPr>
          <w:delText>,</w:delText>
        </w:r>
        <w:r w:rsidR="004B6043" w:rsidDel="00D23E69">
          <w:rPr>
            <w:color w:val="000000" w:themeColor="text1"/>
          </w:rPr>
          <w:delText xml:space="preserve"> and</w:delText>
        </w:r>
        <w:r w:rsidR="00186D77" w:rsidDel="00D23E69">
          <w:rPr>
            <w:color w:val="000000" w:themeColor="text1"/>
          </w:rPr>
          <w:delText xml:space="preserve"> </w:delText>
        </w:r>
        <w:r w:rsidR="00B41BDD" w:rsidDel="00D23E69">
          <w:rPr>
            <w:color w:val="000000" w:themeColor="text1"/>
          </w:rPr>
          <w:delText>when altitudinal patterns of phenological change are found</w:delText>
        </w:r>
        <w:r w:rsidR="00EB2E9F" w:rsidDel="00D23E69">
          <w:rPr>
            <w:color w:val="000000" w:themeColor="text1"/>
          </w:rPr>
          <w:delText>,</w:delText>
        </w:r>
        <w:r w:rsidR="00B41BDD" w:rsidDel="00D23E69">
          <w:rPr>
            <w:color w:val="000000" w:themeColor="text1"/>
          </w:rPr>
          <w:delText xml:space="preserve"> the effect size is very low</w:delText>
        </w:r>
      </w:del>
      <w:ins w:id="248" w:author="Louie Yang" w:date="2016-11-23T11:22:00Z">
        <w:r w:rsidR="00D23E69">
          <w:rPr>
            <w:color w:val="000000" w:themeColor="text1"/>
          </w:rPr>
          <w:t>are weak or inconsistent among systems</w:t>
        </w:r>
      </w:ins>
      <w:r w:rsidR="00B41BDD">
        <w:rPr>
          <w:color w:val="000000" w:themeColor="text1"/>
        </w:rPr>
        <w:t xml:space="preserve"> </w:t>
      </w:r>
      <w:r w:rsidR="0047750B">
        <w:rPr>
          <w:color w:val="000000" w:themeColor="text1"/>
        </w:rPr>
        <w:fldChar w:fldCharType="begin">
          <w:fldData xml:space="preserve">PEVuZE5vdGU+PENpdGU+PEF1dGhvcj5NZW56ZWw8L0F1dGhvcj48WWVhcj4yMDAxPC9ZZWFyPjxS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</w:fldData>
        </w:fldChar>
      </w:r>
      <w:r w:rsidR="00752EBA">
        <w:rPr>
          <w:color w:val="000000" w:themeColor="text1"/>
        </w:rPr>
        <w:instrText xml:space="preserve"> ADDIN EN.CITE </w:instrText>
      </w:r>
      <w:r w:rsidR="0047750B">
        <w:rPr>
          <w:color w:val="000000" w:themeColor="text1"/>
        </w:rPr>
        <w:fldChar w:fldCharType="begin">
          <w:fldData xml:space="preserve">PEVuZE5vdGU+PENpdGU+PEF1dGhvcj5NZW56ZWw8L0F1dGhvcj48WWVhcj4yMDAxPC9ZZWFyPjxS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</w:fldData>
        </w:fldChar>
      </w:r>
      <w:r w:rsidR="00752EBA">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752EBA">
        <w:rPr>
          <w:noProof/>
          <w:color w:val="000000" w:themeColor="text1"/>
        </w:rPr>
        <w:t>(Menzel</w:t>
      </w:r>
      <w:r w:rsidR="00752EBA" w:rsidRPr="00752EBA">
        <w:rPr>
          <w:i/>
          <w:noProof/>
          <w:color w:val="000000" w:themeColor="text1"/>
        </w:rPr>
        <w:t xml:space="preserve"> et al.</w:t>
      </w:r>
      <w:r w:rsidR="00752EBA">
        <w:rPr>
          <w:noProof/>
          <w:color w:val="000000" w:themeColor="text1"/>
        </w:rPr>
        <w:t xml:space="preserve"> 2001; Jochner</w:t>
      </w:r>
      <w:r w:rsidR="00752EBA" w:rsidRPr="00752EBA">
        <w:rPr>
          <w:i/>
          <w:noProof/>
          <w:color w:val="000000" w:themeColor="text1"/>
        </w:rPr>
        <w:t xml:space="preserve"> et al.</w:t>
      </w:r>
      <w:r w:rsidR="00752EBA">
        <w:rPr>
          <w:noProof/>
          <w:color w:val="000000" w:themeColor="text1"/>
        </w:rPr>
        <w:t xml:space="preserve"> 2012)</w:t>
      </w:r>
      <w:r w:rsidR="0047750B">
        <w:rPr>
          <w:color w:val="000000" w:themeColor="text1"/>
        </w:rPr>
        <w:fldChar w:fldCharType="end"/>
      </w:r>
      <w:r w:rsidR="00B41BDD">
        <w:rPr>
          <w:color w:val="000000" w:themeColor="text1"/>
        </w:rPr>
        <w:t>.</w:t>
      </w:r>
      <w:r w:rsidR="00425128">
        <w:rPr>
          <w:color w:val="000000" w:themeColor="text1"/>
        </w:rPr>
        <w:t xml:space="preserve"> </w:t>
      </w:r>
    </w:p>
    <w:p w14:paraId="481A0B3B" w14:textId="77777777" w:rsidR="00661979" w:rsidRPr="00B06F9A" w:rsidRDefault="00FD65FC" w:rsidP="00B06F9A">
      <w:pPr>
        <w:pStyle w:val="Normal1"/>
        <w:spacing w:before="100" w:beforeAutospacing="1" w:after="100" w:afterAutospacing="1" w:line="480" w:lineRule="auto"/>
        <w:rPr>
          <w:i/>
          <w:color w:val="000000" w:themeColor="text1"/>
        </w:rPr>
      </w:pPr>
      <w:r w:rsidRPr="00B06F9A">
        <w:rPr>
          <w:bCs/>
          <w:i/>
          <w:color w:val="000000" w:themeColor="text1"/>
        </w:rPr>
        <w:t>Terrestrial</w:t>
      </w:r>
      <w:r w:rsidR="00A75A56">
        <w:rPr>
          <w:bCs/>
          <w:i/>
          <w:color w:val="000000" w:themeColor="text1"/>
        </w:rPr>
        <w:t xml:space="preserve"> versus </w:t>
      </w:r>
      <w:r w:rsidRPr="00B06F9A">
        <w:rPr>
          <w:bCs/>
          <w:i/>
          <w:color w:val="000000" w:themeColor="text1"/>
        </w:rPr>
        <w:t>marine habitats</w:t>
      </w:r>
    </w:p>
    <w:p w14:paraId="2A2DA99B" w14:textId="5D8958DC" w:rsidR="00661979" w:rsidRDefault="00E4045B" w:rsidP="00B06F9A">
      <w:pPr>
        <w:pStyle w:val="Normal1"/>
        <w:spacing w:before="100" w:beforeAutospacing="1" w:after="100" w:afterAutospacing="1" w:line="480" w:lineRule="auto"/>
        <w:rPr>
          <w:color w:val="000000" w:themeColor="text1"/>
        </w:rPr>
      </w:pPr>
      <w:r>
        <w:rPr>
          <w:color w:val="000000" w:themeColor="text1"/>
        </w:rPr>
        <w:t>C</w:t>
      </w:r>
      <w:r w:rsidR="0096549A">
        <w:rPr>
          <w:color w:val="000000" w:themeColor="text1"/>
        </w:rPr>
        <w:t xml:space="preserve">omparisons of phenological shifts between terrestrial and marine systems report </w:t>
      </w:r>
      <w:r>
        <w:rPr>
          <w:color w:val="000000" w:themeColor="text1"/>
        </w:rPr>
        <w:t xml:space="preserve">different findings on global </w:t>
      </w:r>
      <w:r w:rsidR="0047750B">
        <w:rPr>
          <w:color w:val="000000" w:themeColor="text1"/>
        </w:rPr>
        <w:fldChar w:fldCharType="begin">
          <w:fldData xml:space="preserve">PEVuZE5vdGU+PENpdGU+PEF1dGhvcj5Qb2xvY3phbnNrYTwvQXV0aG9yPjxZZWFyPjIwMTM8L1ll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</w:fldData>
        </w:fldChar>
      </w:r>
      <w:r w:rsidR="00A75A56">
        <w:rPr>
          <w:color w:val="000000" w:themeColor="text1"/>
        </w:rPr>
        <w:instrText xml:space="preserve"> ADDIN EN.CITE </w:instrText>
      </w:r>
      <w:r w:rsidR="0047750B">
        <w:rPr>
          <w:color w:val="000000" w:themeColor="text1"/>
        </w:rPr>
        <w:fldChar w:fldCharType="begin">
          <w:fldData xml:space="preserve">PEVuZE5vdGU+PENpdGU+PEF1dGhvcj5Qb2xvY3phbnNrYTwvQXV0aG9yPjxZZWFyPjIwMTM8L1ll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</w:fldData>
        </w:fldChar>
      </w:r>
      <w:r w:rsidR="00A75A56">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A75A56">
        <w:rPr>
          <w:noProof/>
          <w:color w:val="000000" w:themeColor="text1"/>
        </w:rPr>
        <w:t>(Poloczanska</w:t>
      </w:r>
      <w:r w:rsidR="00A75A56" w:rsidRPr="00A75A56">
        <w:rPr>
          <w:i/>
          <w:noProof/>
          <w:color w:val="000000" w:themeColor="text1"/>
        </w:rPr>
        <w:t xml:space="preserve"> et al.</w:t>
      </w:r>
      <w:r w:rsidR="00A75A56">
        <w:rPr>
          <w:noProof/>
          <w:color w:val="000000" w:themeColor="text1"/>
        </w:rPr>
        <w:t xml:space="preserve"> 2013)</w:t>
      </w:r>
      <w:r w:rsidR="0047750B">
        <w:rPr>
          <w:color w:val="000000" w:themeColor="text1"/>
        </w:rPr>
        <w:fldChar w:fldCharType="end"/>
      </w:r>
      <w:r w:rsidR="0096549A">
        <w:rPr>
          <w:color w:val="000000" w:themeColor="text1"/>
        </w:rPr>
        <w:t xml:space="preserve"> </w:t>
      </w:r>
      <w:r>
        <w:rPr>
          <w:color w:val="000000" w:themeColor="text1"/>
        </w:rPr>
        <w:t xml:space="preserve">and regional scales </w:t>
      </w:r>
      <w:r w:rsidR="0047750B">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A75A56">
        <w:rPr>
          <w:color w:val="000000" w:themeColor="text1"/>
        </w:rPr>
        <w:instrText xml:space="preserve"> ADDIN EN.CITE </w:instrText>
      </w:r>
      <w:r w:rsidR="0047750B">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A75A56">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A75A56">
        <w:rPr>
          <w:noProof/>
          <w:color w:val="000000" w:themeColor="text1"/>
        </w:rPr>
        <w:t>(Thackeray</w:t>
      </w:r>
      <w:r w:rsidR="00A75A56" w:rsidRPr="00A75A56">
        <w:rPr>
          <w:i/>
          <w:noProof/>
          <w:color w:val="000000" w:themeColor="text1"/>
        </w:rPr>
        <w:t xml:space="preserve"> et al.</w:t>
      </w:r>
      <w:r w:rsidR="00A75A56">
        <w:rPr>
          <w:noProof/>
          <w:color w:val="000000" w:themeColor="text1"/>
        </w:rPr>
        <w:t xml:space="preserve"> 2010)</w:t>
      </w:r>
      <w:r w:rsidR="0047750B">
        <w:rPr>
          <w:color w:val="000000" w:themeColor="text1"/>
        </w:rPr>
        <w:fldChar w:fldCharType="end"/>
      </w:r>
      <w:r w:rsidR="00D13635">
        <w:rPr>
          <w:color w:val="000000" w:themeColor="text1"/>
        </w:rPr>
        <w:t>.</w:t>
      </w:r>
      <w:r w:rsidR="0096549A">
        <w:rPr>
          <w:color w:val="000000" w:themeColor="text1"/>
        </w:rPr>
        <w:t xml:space="preserve"> </w:t>
      </w:r>
      <w:r>
        <w:rPr>
          <w:color w:val="000000" w:themeColor="text1"/>
        </w:rPr>
        <w:t>T</w:t>
      </w:r>
      <w:r w:rsidRPr="00FB2CED">
        <w:rPr>
          <w:color w:val="000000" w:themeColor="text1"/>
        </w:rPr>
        <w:t xml:space="preserve">he first global synthesis of marine datasets found that spring phenology is </w:t>
      </w:r>
      <w:r>
        <w:rPr>
          <w:color w:val="000000" w:themeColor="text1"/>
        </w:rPr>
        <w:t xml:space="preserve">advancing more quickly </w:t>
      </w:r>
      <w:r w:rsidRPr="00FB2CED">
        <w:rPr>
          <w:color w:val="000000" w:themeColor="text1"/>
        </w:rPr>
        <w:t xml:space="preserve">in marine systems than in terrestrial systems </w:t>
      </w:r>
      <w:r w:rsidR="0047750B" w:rsidRPr="00FB2CED">
        <w:rPr>
          <w:color w:val="000000" w:themeColor="text1"/>
        </w:rPr>
        <w:fldChar w:fldCharType="begin">
          <w:fldData xml:space="preserve">PEVuZE5vdGU+PENpdGU+PEF1dGhvcj5Qb2xvY3phbnNrYTwvQXV0aG9yPjxZZWFyPjIwMTM8L1ll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</w:fldData>
        </w:fldChar>
      </w:r>
      <w:r>
        <w:rPr>
          <w:color w:val="000000" w:themeColor="text1"/>
        </w:rPr>
        <w:instrText xml:space="preserve"> ADDIN EN.CITE </w:instrText>
      </w:r>
      <w:r w:rsidR="0047750B">
        <w:rPr>
          <w:color w:val="000000" w:themeColor="text1"/>
        </w:rPr>
        <w:fldChar w:fldCharType="begin">
          <w:fldData xml:space="preserve">PEVuZE5vdGU+PENpdGU+PEF1dGhvcj5Qb2xvY3phbnNrYTwvQXV0aG9yPjxZZWFyPjIwMTM8L1ll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</w:fldData>
        </w:fldChar>
      </w:r>
      <w:r>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Pr>
          <w:noProof/>
          <w:color w:val="000000" w:themeColor="text1"/>
        </w:rPr>
        <w:t>(Poloczanska</w:t>
      </w:r>
      <w:r w:rsidRPr="00063E8C">
        <w:rPr>
          <w:i/>
          <w:noProof/>
          <w:color w:val="000000" w:themeColor="text1"/>
        </w:rPr>
        <w:t xml:space="preserve"> et al.</w:t>
      </w:r>
      <w:r>
        <w:rPr>
          <w:noProof/>
          <w:color w:val="000000" w:themeColor="text1"/>
        </w:rPr>
        <w:t xml:space="preserve"> 2013)</w:t>
      </w:r>
      <w:r w:rsidR="0047750B" w:rsidRPr="00FB2CED">
        <w:rPr>
          <w:color w:val="000000" w:themeColor="text1"/>
        </w:rPr>
        <w:fldChar w:fldCharType="end"/>
      </w:r>
      <w:r w:rsidRPr="00FB2CED">
        <w:rPr>
          <w:color w:val="000000" w:themeColor="text1"/>
        </w:rPr>
        <w:t xml:space="preserve">. Particularly, the phenology of marine phytoplankton is responding more quickly to changing climate than phenology of terrestrial trees and </w:t>
      </w:r>
      <w:r w:rsidR="00340021">
        <w:rPr>
          <w:color w:val="000000" w:themeColor="text1"/>
        </w:rPr>
        <w:t xml:space="preserve">vascular </w:t>
      </w:r>
      <w:r w:rsidRPr="00FB2CED">
        <w:rPr>
          <w:color w:val="000000" w:themeColor="text1"/>
        </w:rPr>
        <w:t xml:space="preserve">plants. </w:t>
      </w:r>
      <w:r>
        <w:rPr>
          <w:color w:val="000000" w:themeColor="text1"/>
        </w:rPr>
        <w:t>While this result may be driven by a study bias towards high latitudes,</w:t>
      </w:r>
      <w:r w:rsidRPr="00FB2CED">
        <w:rPr>
          <w:color w:val="000000" w:themeColor="text1"/>
        </w:rPr>
        <w:t xml:space="preserve"> </w:t>
      </w:r>
      <w:r>
        <w:rPr>
          <w:color w:val="000000" w:themeColor="text1"/>
        </w:rPr>
        <w:t xml:space="preserve">a pattern of greater phenological shifts in marine systems </w:t>
      </w:r>
      <w:r w:rsidRPr="00FB2CED">
        <w:rPr>
          <w:color w:val="000000" w:themeColor="text1"/>
        </w:rPr>
        <w:t>complement</w:t>
      </w:r>
      <w:r>
        <w:rPr>
          <w:color w:val="000000" w:themeColor="text1"/>
        </w:rPr>
        <w:t>s</w:t>
      </w:r>
      <w:r w:rsidRPr="00FB2CED">
        <w:rPr>
          <w:color w:val="000000" w:themeColor="text1"/>
        </w:rPr>
        <w:t xml:space="preserve"> the observation that the </w:t>
      </w:r>
      <w:r>
        <w:rPr>
          <w:color w:val="000000" w:themeColor="text1"/>
        </w:rPr>
        <w:t>pace</w:t>
      </w:r>
      <w:r w:rsidRPr="00FB2CED">
        <w:rPr>
          <w:color w:val="000000" w:themeColor="text1"/>
        </w:rPr>
        <w:t xml:space="preserve"> of climate change </w:t>
      </w:r>
      <w:r>
        <w:rPr>
          <w:color w:val="000000" w:themeColor="text1"/>
        </w:rPr>
        <w:t xml:space="preserve">is </w:t>
      </w:r>
      <w:r w:rsidRPr="00FB2CED">
        <w:rPr>
          <w:color w:val="000000" w:themeColor="text1"/>
        </w:rPr>
        <w:t xml:space="preserve">higher in the ocean </w:t>
      </w:r>
      <w:r w:rsidR="0047750B" w:rsidRPr="00FB2CED">
        <w:rPr>
          <w:color w:val="000000" w:themeColor="text1"/>
        </w:rPr>
        <w:fldChar w:fldCharType="begin">
          <w:fldData xml:space="preserve">PEVuZE5vdGU+PENpdGU+PEF1dGhvcj5CdXJyb3dzPC9BdXRob3I+PFllYXI+MjAxMTwvWWVhcj48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</w:fldData>
        </w:fldChar>
      </w:r>
      <w:r>
        <w:rPr>
          <w:color w:val="000000" w:themeColor="text1"/>
        </w:rPr>
        <w:instrText xml:space="preserve"> ADDIN EN.CITE </w:instrText>
      </w:r>
      <w:r w:rsidR="0047750B">
        <w:rPr>
          <w:color w:val="000000" w:themeColor="text1"/>
        </w:rPr>
        <w:fldChar w:fldCharType="begin">
          <w:fldData xml:space="preserve">PEVuZE5vdGU+PENpdGU+PEF1dGhvcj5CdXJyb3dzPC9BdXRob3I+PFllYXI+MjAxMTwvWWVhcj48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</w:fldData>
        </w:fldChar>
      </w:r>
      <w:r>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Pr>
          <w:noProof/>
          <w:color w:val="000000" w:themeColor="text1"/>
        </w:rPr>
        <w:t>(Burrows</w:t>
      </w:r>
      <w:r w:rsidRPr="00063E8C">
        <w:rPr>
          <w:i/>
          <w:noProof/>
          <w:color w:val="000000" w:themeColor="text1"/>
        </w:rPr>
        <w:t xml:space="preserve"> et al.</w:t>
      </w:r>
      <w:r>
        <w:rPr>
          <w:noProof/>
          <w:color w:val="000000" w:themeColor="text1"/>
        </w:rPr>
        <w:t xml:space="preserve"> 2011)</w:t>
      </w:r>
      <w:r w:rsidR="0047750B" w:rsidRPr="00FB2CED">
        <w:rPr>
          <w:color w:val="000000" w:themeColor="text1"/>
        </w:rPr>
        <w:fldChar w:fldCharType="end"/>
      </w:r>
      <w:r w:rsidRPr="00FB2CED">
        <w:rPr>
          <w:color w:val="000000" w:themeColor="text1"/>
        </w:rPr>
        <w:t>.</w:t>
      </w:r>
      <w:r w:rsidR="00D55575">
        <w:rPr>
          <w:color w:val="000000" w:themeColor="text1"/>
        </w:rPr>
        <w:t xml:space="preserve"> In contrast, o</w:t>
      </w:r>
      <w:r w:rsidR="002846C1" w:rsidRPr="00FB2CED">
        <w:rPr>
          <w:color w:val="000000" w:themeColor="text1"/>
        </w:rPr>
        <w:t xml:space="preserve">ver the past three decades, </w:t>
      </w:r>
      <w:r w:rsidR="0047750B">
        <w:rPr>
          <w:color w:val="000000" w:themeColor="text1"/>
        </w:rPr>
        <w:fldChar w:fldCharType="begin">
          <w:fldData xml:space="preserve">PEVuZE5vdGU+PENpdGUgQXV0aG9yWWVhcj0iMSI+PEF1dGhvcj5UaGFja2VyYXk8L0F1dGhvcj48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</w:fldData>
        </w:fldChar>
      </w:r>
      <w:r w:rsidR="00192E2D">
        <w:rPr>
          <w:color w:val="000000" w:themeColor="text1"/>
        </w:rPr>
        <w:instrText xml:space="preserve"> ADDIN EN.CITE </w:instrText>
      </w:r>
      <w:r w:rsidR="0047750B">
        <w:rPr>
          <w:color w:val="000000" w:themeColor="text1"/>
        </w:rPr>
        <w:fldChar w:fldCharType="begin">
          <w:fldData xml:space="preserve">PEVuZE5vdGU+PENpdGUgQXV0aG9yWWVhcj0iMSI+PEF1dGhvcj5UaGFja2VyYXk8L0F1dGhvcj48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</w:fldData>
        </w:fldChar>
      </w:r>
      <w:r w:rsidR="00192E2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192E2D">
        <w:rPr>
          <w:noProof/>
          <w:color w:val="000000" w:themeColor="text1"/>
        </w:rPr>
        <w:t>Thackeray</w:t>
      </w:r>
      <w:r w:rsidR="00192E2D" w:rsidRPr="00192E2D">
        <w:rPr>
          <w:i/>
          <w:noProof/>
          <w:color w:val="000000" w:themeColor="text1"/>
        </w:rPr>
        <w:t xml:space="preserve"> et al.</w:t>
      </w:r>
      <w:r w:rsidR="00192E2D">
        <w:rPr>
          <w:noProof/>
          <w:color w:val="000000" w:themeColor="text1"/>
        </w:rPr>
        <w:t xml:space="preserve"> (2010)</w:t>
      </w:r>
      <w:r w:rsidR="0047750B">
        <w:rPr>
          <w:color w:val="000000" w:themeColor="text1"/>
        </w:rPr>
        <w:fldChar w:fldCharType="end"/>
      </w:r>
      <w:r w:rsidR="002846C1" w:rsidRPr="00FB2CED">
        <w:rPr>
          <w:color w:val="000000" w:themeColor="text1"/>
        </w:rPr>
        <w:t xml:space="preserve"> </w:t>
      </w:r>
      <w:r w:rsidR="00192E2D">
        <w:rPr>
          <w:color w:val="000000" w:themeColor="text1"/>
        </w:rPr>
        <w:t xml:space="preserve">found </w:t>
      </w:r>
      <w:r w:rsidR="002846C1" w:rsidRPr="00FB2CED">
        <w:rPr>
          <w:color w:val="000000" w:themeColor="text1"/>
        </w:rPr>
        <w:t>that</w:t>
      </w:r>
      <w:r w:rsidR="00076D1F">
        <w:rPr>
          <w:color w:val="000000" w:themeColor="text1"/>
        </w:rPr>
        <w:t xml:space="preserve"> </w:t>
      </w:r>
      <w:r w:rsidR="002846C1" w:rsidRPr="00FB2CED">
        <w:rPr>
          <w:color w:val="000000" w:themeColor="text1"/>
        </w:rPr>
        <w:t xml:space="preserve">phenology </w:t>
      </w:r>
      <w:ins w:id="249" w:author="Louie Yang" w:date="2016-11-23T11:23:00Z">
        <w:r w:rsidR="00D23E69">
          <w:rPr>
            <w:color w:val="000000" w:themeColor="text1"/>
          </w:rPr>
          <w:t xml:space="preserve">advanced more rapidly </w:t>
        </w:r>
      </w:ins>
      <w:del w:id="250" w:author="Louie Yang" w:date="2016-11-23T11:23:00Z">
        <w:r w:rsidR="002846C1" w:rsidRPr="00FB2CED" w:rsidDel="00D23E69">
          <w:rPr>
            <w:color w:val="000000" w:themeColor="text1"/>
          </w:rPr>
          <w:delText xml:space="preserve">of </w:delText>
        </w:r>
      </w:del>
      <w:ins w:id="251" w:author="Louie Yang" w:date="2016-11-23T11:23:00Z">
        <w:r w:rsidR="00D23E69">
          <w:rPr>
            <w:color w:val="000000" w:themeColor="text1"/>
          </w:rPr>
          <w:t>in</w:t>
        </w:r>
        <w:r w:rsidR="00D23E69" w:rsidRPr="00FB2CED">
          <w:rPr>
            <w:color w:val="000000" w:themeColor="text1"/>
          </w:rPr>
          <w:t xml:space="preserve"> </w:t>
        </w:r>
      </w:ins>
      <w:r w:rsidR="002846C1" w:rsidRPr="00FB2CED">
        <w:rPr>
          <w:color w:val="000000" w:themeColor="text1"/>
        </w:rPr>
        <w:t xml:space="preserve">terrestrial plants </w:t>
      </w:r>
      <w:del w:id="252" w:author="Louie Yang" w:date="2016-11-23T11:23:00Z">
        <w:r w:rsidR="008A7839" w:rsidDel="00D23E69">
          <w:rPr>
            <w:color w:val="000000" w:themeColor="text1"/>
          </w:rPr>
          <w:delText>in the United Kingdom advanced</w:delText>
        </w:r>
        <w:r w:rsidR="00192E2D" w:rsidDel="00D23E69">
          <w:rPr>
            <w:color w:val="000000" w:themeColor="text1"/>
          </w:rPr>
          <w:delText xml:space="preserve"> more rapidly </w:delText>
        </w:r>
      </w:del>
      <w:r w:rsidR="00192E2D">
        <w:rPr>
          <w:color w:val="000000" w:themeColor="text1"/>
        </w:rPr>
        <w:t xml:space="preserve">than </w:t>
      </w:r>
      <w:r w:rsidR="002846C1" w:rsidRPr="00FB2CED">
        <w:rPr>
          <w:color w:val="000000" w:themeColor="text1"/>
        </w:rPr>
        <w:t>marine plants, while greater variability in phenological shifts was observed in marine invertebrates</w:t>
      </w:r>
      <w:r w:rsidR="00CF606D">
        <w:rPr>
          <w:color w:val="000000" w:themeColor="text1"/>
        </w:rPr>
        <w:t xml:space="preserve"> than</w:t>
      </w:r>
      <w:r w:rsidR="00D55575">
        <w:rPr>
          <w:color w:val="000000" w:themeColor="text1"/>
        </w:rPr>
        <w:t xml:space="preserve"> in</w:t>
      </w:r>
      <w:r w:rsidR="00CF606D">
        <w:rPr>
          <w:color w:val="000000" w:themeColor="text1"/>
        </w:rPr>
        <w:t xml:space="preserve"> terrestrial invertebrates</w:t>
      </w:r>
      <w:r w:rsidR="002846C1" w:rsidRPr="00FB2CED">
        <w:rPr>
          <w:color w:val="000000" w:themeColor="text1"/>
        </w:rPr>
        <w:t xml:space="preserve">. </w:t>
      </w:r>
      <w:r w:rsidR="008A7839">
        <w:rPr>
          <w:color w:val="000000" w:themeColor="text1"/>
        </w:rPr>
        <w:t>Overall, phenological shifts</w:t>
      </w:r>
      <w:r w:rsidR="002846C1" w:rsidRPr="00FB2CED">
        <w:rPr>
          <w:color w:val="000000" w:themeColor="text1"/>
        </w:rPr>
        <w:t xml:space="preserve"> in marine systems often switched between advancement and delay across consecutive decades</w:t>
      </w:r>
      <w:r w:rsidR="001F1A98">
        <w:rPr>
          <w:color w:val="000000" w:themeColor="text1"/>
        </w:rPr>
        <w:t xml:space="preserve"> with no long-term directional trend</w:t>
      </w:r>
      <w:r w:rsidR="002846C1" w:rsidRPr="00FB2CED">
        <w:rPr>
          <w:color w:val="000000" w:themeColor="text1"/>
        </w:rPr>
        <w:t xml:space="preserve">, whereas events in terrestrial systems advanced </w:t>
      </w:r>
      <w:r w:rsidR="008A7839">
        <w:rPr>
          <w:color w:val="000000" w:themeColor="text1"/>
        </w:rPr>
        <w:t xml:space="preserve">consistently </w:t>
      </w:r>
      <w:r w:rsidR="002846C1" w:rsidRPr="00FB2CED">
        <w:rPr>
          <w:color w:val="000000" w:themeColor="text1"/>
        </w:rPr>
        <w:t xml:space="preserve">through time (Thackeray </w:t>
      </w:r>
      <w:r w:rsidR="002846C1" w:rsidRPr="00F67E0D">
        <w:rPr>
          <w:i/>
          <w:color w:val="000000" w:themeColor="text1"/>
        </w:rPr>
        <w:t>et al.</w:t>
      </w:r>
      <w:r w:rsidR="002846C1" w:rsidRPr="00FB2CED">
        <w:rPr>
          <w:color w:val="000000" w:themeColor="text1"/>
        </w:rPr>
        <w:t xml:space="preserve"> 2010; Chambers </w:t>
      </w:r>
      <w:r w:rsidR="002846C1" w:rsidRPr="00F67E0D">
        <w:rPr>
          <w:i/>
          <w:color w:val="000000" w:themeColor="text1"/>
        </w:rPr>
        <w:t>et al.</w:t>
      </w:r>
      <w:r w:rsidR="002846C1" w:rsidRPr="00FB2CED">
        <w:rPr>
          <w:color w:val="000000" w:themeColor="text1"/>
        </w:rPr>
        <w:t xml:space="preserve"> 2013</w:t>
      </w:r>
      <w:r w:rsidR="00076D1F">
        <w:rPr>
          <w:color w:val="000000" w:themeColor="text1"/>
        </w:rPr>
        <w:t>)</w:t>
      </w:r>
      <w:r w:rsidR="00E33573">
        <w:rPr>
          <w:color w:val="000000" w:themeColor="text1"/>
        </w:rPr>
        <w:t>.</w:t>
      </w:r>
      <w:r w:rsidRPr="00E4045B">
        <w:rPr>
          <w:color w:val="000000" w:themeColor="text1"/>
        </w:rPr>
        <w:t xml:space="preserve"> </w:t>
      </w:r>
      <w:r w:rsidR="00D55575">
        <w:rPr>
          <w:color w:val="000000" w:themeColor="text1"/>
        </w:rPr>
        <w:t xml:space="preserve">It is not surprising that global and regional studies should conflict. </w:t>
      </w:r>
      <w:r>
        <w:rPr>
          <w:color w:val="000000" w:themeColor="text1"/>
        </w:rPr>
        <w:t xml:space="preserve">Indeed, </w:t>
      </w:r>
      <w:del w:id="253" w:author="Louie Yang" w:date="2016-11-23T11:24:00Z">
        <w:r w:rsidDel="00D23E69">
          <w:rPr>
            <w:color w:val="000000" w:themeColor="text1"/>
          </w:rPr>
          <w:delText xml:space="preserve">within the marine realm alone, </w:delText>
        </w:r>
      </w:del>
      <w:r>
        <w:rPr>
          <w:color w:val="000000" w:themeColor="text1"/>
        </w:rPr>
        <w:t xml:space="preserve">trends in phenological shifts are known to differ among ocean regions </w:t>
      </w:r>
      <w:r w:rsidR="0047750B">
        <w:rPr>
          <w:color w:val="000000" w:themeColor="text1"/>
        </w:rPr>
        <w:fldChar w:fldCharType="begin"/>
      </w:r>
      <w:r>
        <w:rPr>
          <w:color w:val="000000" w:themeColor="text1"/>
        </w:rPr>
        <w:instrText xml:space="preserve"> ADDIN EN.CITE &lt;EndNote&gt;&lt;Cite&gt;&lt;Author&gt;Poloczanska&lt;/Author&gt;&lt;Year&gt;2016&lt;/Year&gt;&lt;RecNum&gt;904&lt;/RecNum&gt;&lt;DisplayText&gt;(Poloczanska&lt;style face="italic"&gt; et al.&lt;/style&gt; 2016)&lt;/DisplayText&gt;&lt;record&gt;&lt;rec-number&gt;904&lt;/rec-number&gt;&lt;foreign-keys&gt;&lt;key app="EN" db-id="tswepwzphrdd5teef5upp92y9wxtxvpzzvrz" timestamp="1470879712"&gt;904&lt;/key&gt;&lt;/foreign-keys&gt;&lt;ref-type name="Journal Article"&gt;17&lt;/ref-type&gt;&lt;contributors&gt;&lt;authors&gt;&lt;author&gt;Poloczanska,Elvira S.&lt;/author&gt;&lt;author&gt;Burrows,Michael T.&lt;/author&gt;&lt;author&gt;Brown,Christopher J.&lt;/author&gt;&lt;author&gt;García Molinos,Jorge&lt;/author&gt;&lt;author&gt;Halpern,Benjamin S.&lt;/author&gt;&lt;author&gt;Hoegh-Guldberg,Ove&lt;/author&gt;&lt;author&gt;Kappel,Carrie V.&lt;/author&gt;&lt;author&gt;Moore,Pippa J.&lt;/author&gt;&lt;author&gt;Richardson,Anthony J.&lt;/author&gt;&lt;author&gt;Schoeman,David S.&lt;/author&gt;&lt;author&gt;Sydeman,William J.&lt;/author&gt;&lt;/authors&gt;&lt;/contributors&gt;&lt;auth-address&gt;Elvira S. Poloczanska,Commonwealth Scientific and Industrial Research Organisation, Oceans and Atmosphere,Brisbane, QLD, Australia,elvira.poloczanska@csiro.au&amp;#xD;Elvira S. Poloczanska,The Global Change Institute, University of Queensland,Brisbane, QLD, Australia,elvira.poloczanska@csiro.au&lt;/auth-address&gt;&lt;titles&gt;&lt;title&gt;Responses of Marine Organisms to Climate Change across Oceans&lt;/title&gt;&lt;secondary-title&gt;Frontiers in Marine Science&lt;/secondary-title&gt;&lt;short-title&gt;Responses to climate change across oceans&lt;/short-title&gt;&lt;/titles&gt;&lt;periodical&gt;&lt;full-title&gt;Frontiers in Marine Science&lt;/full-title&gt;&lt;/periodical&gt;&lt;volume&gt;3&lt;/volume&gt;&lt;number&gt;62&lt;/number&gt;&lt;keywords&gt;&lt;keyword&gt;Climate Change,Range shifts,Phenology,ocean acidification,Demography,abundance&lt;/keyword&gt;&lt;/keywords&gt;&lt;dates&gt;&lt;year&gt;2016&lt;/year&gt;&lt;pub-dates&gt;&lt;date&gt;2016-May-04&lt;/date&gt;&lt;/pub-dates&gt;&lt;/dates&gt;&lt;isbn&gt;2296-7745&lt;/isbn&gt;&lt;work-type&gt;Review&lt;/work-type&gt;&lt;urls&gt;&lt;related-urls&gt;&lt;url&gt;http://journal.frontiersin.org/article/10.3389/fmars.2016.00062&lt;/url&gt;&lt;/related-urls&gt;&lt;/urls&gt;&lt;electronic-resource-num&gt;10.3389/fmars.2016.00062&lt;/electronic-resource-num&gt;&lt;language&gt;English&lt;/language&gt;&lt;/record&gt;&lt;/Cite&gt;&lt;/EndNote&gt;</w:instrText>
      </w:r>
      <w:r w:rsidR="0047750B">
        <w:rPr>
          <w:color w:val="000000" w:themeColor="text1"/>
        </w:rPr>
        <w:fldChar w:fldCharType="separate"/>
      </w:r>
      <w:r>
        <w:rPr>
          <w:noProof/>
          <w:color w:val="000000" w:themeColor="text1"/>
        </w:rPr>
        <w:t>(Poloczanska</w:t>
      </w:r>
      <w:r w:rsidRPr="006F0118">
        <w:rPr>
          <w:i/>
          <w:noProof/>
          <w:color w:val="000000" w:themeColor="text1"/>
        </w:rPr>
        <w:t xml:space="preserve"> et al.</w:t>
      </w:r>
      <w:r>
        <w:rPr>
          <w:noProof/>
          <w:color w:val="000000" w:themeColor="text1"/>
        </w:rPr>
        <w:t xml:space="preserve"> 2016)</w:t>
      </w:r>
      <w:r w:rsidR="0047750B">
        <w:rPr>
          <w:color w:val="000000" w:themeColor="text1"/>
        </w:rPr>
        <w:fldChar w:fldCharType="end"/>
      </w:r>
      <w:r>
        <w:rPr>
          <w:color w:val="000000" w:themeColor="text1"/>
        </w:rPr>
        <w:t xml:space="preserve">. </w:t>
      </w:r>
    </w:p>
    <w:p w14:paraId="34D06A9D" w14:textId="2B54DCDD" w:rsidR="00661979" w:rsidRDefault="00882631" w:rsidP="00754BB5">
      <w:pPr>
        <w:pStyle w:val="Normal1"/>
        <w:spacing w:before="100" w:beforeAutospacing="1" w:after="100" w:afterAutospacing="1" w:line="480" w:lineRule="auto"/>
        <w:rPr>
          <w:color w:val="000000" w:themeColor="text1"/>
        </w:rPr>
      </w:pPr>
      <w:r>
        <w:rPr>
          <w:color w:val="000000" w:themeColor="text1"/>
        </w:rPr>
        <w:t>Environment</w:t>
      </w:r>
      <w:r w:rsidR="00016055">
        <w:rPr>
          <w:color w:val="000000" w:themeColor="text1"/>
        </w:rPr>
        <w:t>-driven</w:t>
      </w:r>
      <w:r>
        <w:rPr>
          <w:color w:val="000000" w:themeColor="text1"/>
        </w:rPr>
        <w:t>, organism response</w:t>
      </w:r>
      <w:r w:rsidR="00016055">
        <w:rPr>
          <w:color w:val="000000" w:themeColor="text1"/>
        </w:rPr>
        <w:t>-driven</w:t>
      </w:r>
      <w:r>
        <w:rPr>
          <w:color w:val="000000" w:themeColor="text1"/>
        </w:rPr>
        <w:t xml:space="preserve">, and </w:t>
      </w:r>
      <w:r w:rsidR="00016055">
        <w:rPr>
          <w:color w:val="000000" w:themeColor="text1"/>
        </w:rPr>
        <w:t xml:space="preserve">evolution-driven </w:t>
      </w:r>
      <w:r>
        <w:rPr>
          <w:color w:val="000000" w:themeColor="text1"/>
        </w:rPr>
        <w:t xml:space="preserve">mechanisms </w:t>
      </w:r>
      <w:del w:id="254" w:author="Louie Yang" w:date="2016-11-23T11:27:00Z">
        <w:r w:rsidDel="00D23E69">
          <w:rPr>
            <w:color w:val="000000" w:themeColor="text1"/>
          </w:rPr>
          <w:delText xml:space="preserve">can all </w:delText>
        </w:r>
      </w:del>
      <w:ins w:id="255" w:author="Louie Yang" w:date="2016-11-23T11:27:00Z">
        <w:r w:rsidR="00D23E69">
          <w:rPr>
            <w:color w:val="000000" w:themeColor="text1"/>
          </w:rPr>
          <w:t xml:space="preserve">could </w:t>
        </w:r>
      </w:ins>
      <w:r>
        <w:rPr>
          <w:color w:val="000000" w:themeColor="text1"/>
        </w:rPr>
        <w:t xml:space="preserve">explain </w:t>
      </w:r>
      <w:commentRangeStart w:id="256"/>
      <w:r w:rsidR="002846C1" w:rsidRPr="00FB2CED">
        <w:rPr>
          <w:color w:val="000000" w:themeColor="text1"/>
        </w:rPr>
        <w:t xml:space="preserve">why </w:t>
      </w:r>
      <w:ins w:id="257" w:author="Louie Yang" w:date="2016-11-23T11:27:00Z">
        <w:r w:rsidR="00D23E69">
          <w:rPr>
            <w:color w:val="000000" w:themeColor="text1"/>
          </w:rPr>
          <w:t xml:space="preserve">some </w:t>
        </w:r>
      </w:ins>
      <w:r w:rsidR="002846C1" w:rsidRPr="00FB2CED">
        <w:rPr>
          <w:color w:val="000000" w:themeColor="text1"/>
        </w:rPr>
        <w:t xml:space="preserve">phenological shifts are </w:t>
      </w:r>
      <w:del w:id="258" w:author="Louie Yang" w:date="2016-11-23T11:27:00Z">
        <w:r w:rsidR="00E33573" w:rsidDel="00D23E69">
          <w:rPr>
            <w:color w:val="000000" w:themeColor="text1"/>
          </w:rPr>
          <w:delText xml:space="preserve">likely </w:delText>
        </w:r>
      </w:del>
      <w:r w:rsidR="002846C1" w:rsidRPr="00FB2CED">
        <w:rPr>
          <w:color w:val="000000" w:themeColor="text1"/>
        </w:rPr>
        <w:t>larger in marine than in terrestrial ecosystems</w:t>
      </w:r>
      <w:r w:rsidR="00B6277B">
        <w:rPr>
          <w:color w:val="000000" w:themeColor="text1"/>
        </w:rPr>
        <w:t xml:space="preserve"> </w:t>
      </w:r>
      <w:commentRangeEnd w:id="256"/>
      <w:r w:rsidR="00D23E69">
        <w:rPr>
          <w:rStyle w:val="CommentReference"/>
        </w:rPr>
        <w:commentReference w:id="256"/>
      </w:r>
      <w:r w:rsidR="00B6277B">
        <w:rPr>
          <w:color w:val="000000" w:themeColor="text1"/>
        </w:rPr>
        <w:t>(See Table/Fig 3.)</w:t>
      </w:r>
      <w:r>
        <w:rPr>
          <w:color w:val="000000" w:themeColor="text1"/>
        </w:rPr>
        <w:t>. Environment</w:t>
      </w:r>
      <w:r w:rsidR="00016055">
        <w:rPr>
          <w:color w:val="000000" w:themeColor="text1"/>
        </w:rPr>
        <w:t xml:space="preserve">-driven </w:t>
      </w:r>
      <w:r>
        <w:rPr>
          <w:color w:val="000000" w:themeColor="text1"/>
        </w:rPr>
        <w:t>mechanisms for this pattern focus on the different</w:t>
      </w:r>
      <w:r w:rsidR="008A7839" w:rsidRPr="00FB2CED">
        <w:rPr>
          <w:color w:val="000000" w:themeColor="text1"/>
        </w:rPr>
        <w:t xml:space="preserve"> thermal properties of</w:t>
      </w:r>
      <w:r>
        <w:rPr>
          <w:color w:val="000000" w:themeColor="text1"/>
        </w:rPr>
        <w:t xml:space="preserve"> </w:t>
      </w:r>
      <w:r>
        <w:rPr>
          <w:color w:val="000000" w:themeColor="text1"/>
        </w:rPr>
        <w:lastRenderedPageBreak/>
        <w:t xml:space="preserve">air and water. </w:t>
      </w:r>
      <w:r w:rsidR="008A7839" w:rsidRPr="00FB2CED">
        <w:rPr>
          <w:color w:val="000000" w:themeColor="text1"/>
        </w:rPr>
        <w:t xml:space="preserve">Water has </w:t>
      </w:r>
      <w:r>
        <w:rPr>
          <w:color w:val="000000" w:themeColor="text1"/>
        </w:rPr>
        <w:t>a higher thermal mass than air</w:t>
      </w:r>
      <w:r w:rsidR="00754BB5">
        <w:rPr>
          <w:color w:val="000000" w:themeColor="text1"/>
        </w:rPr>
        <w:t>,</w:t>
      </w:r>
      <w:r>
        <w:rPr>
          <w:color w:val="000000" w:themeColor="text1"/>
        </w:rPr>
        <w:t xml:space="preserve"> and as a result, thermal variation across time and space</w:t>
      </w:r>
      <w:r w:rsidR="008A7839" w:rsidRPr="00FB2CED">
        <w:rPr>
          <w:color w:val="000000" w:themeColor="text1"/>
        </w:rPr>
        <w:t xml:space="preserve"> </w:t>
      </w:r>
      <w:r>
        <w:rPr>
          <w:color w:val="000000" w:themeColor="text1"/>
        </w:rPr>
        <w:t xml:space="preserve">in </w:t>
      </w:r>
      <w:r w:rsidR="00754BB5">
        <w:rPr>
          <w:color w:val="000000" w:themeColor="text1"/>
        </w:rPr>
        <w:t xml:space="preserve">marine </w:t>
      </w:r>
      <w:r>
        <w:rPr>
          <w:color w:val="000000" w:themeColor="text1"/>
        </w:rPr>
        <w:t xml:space="preserve">environments tends to be smaller than that in terrestrial systems </w:t>
      </w:r>
      <w:r w:rsidR="0047750B" w:rsidRPr="00FB2CED">
        <w:rPr>
          <w:color w:val="000000" w:themeColor="text1"/>
        </w:rPr>
        <w:fldChar w:fldCharType="begin"/>
      </w:r>
      <w:r w:rsidR="008A7839">
        <w:rPr>
          <w:color w:val="000000" w:themeColor="text1"/>
        </w:rPr>
        <w:instrText xml:space="preserve"> ADDIN EN.CITE &lt;EndNote&gt;&lt;Cite&gt;&lt;Author&gt;Sunday&lt;/Author&gt;&lt;Year&gt;2011&lt;/Year&gt;&lt;RecNum&gt;563&lt;/RecNum&gt;&lt;DisplayText&gt;(Sunday&lt;style face="italic"&gt; et al.&lt;/style&gt; 2011)&lt;/DisplayText&gt;&lt;record&gt;&lt;rec-number&gt;563&lt;/rec-number&gt;&lt;foreign-keys&gt;&lt;key app="EN" db-id="tswepwzphrdd5teef5upp92y9wxtxvpzzvrz" timestamp="1429559784"&gt;563&lt;/key&gt;&lt;/foreign-keys&gt;&lt;ref-type name="Book"&gt;6&lt;/ref-type&gt;&lt;contributors&gt;&lt;authors&gt;&lt;author&gt;Sunday, Jennifer M.&lt;/author&gt;&lt;author&gt;Bates, Amanda E.&lt;/author&gt;&lt;author&gt;Dulvy, Nicholas K.&lt;/author&gt;&lt;/authors&gt;&lt;/contributors&gt;&lt;titles&gt;&lt;title&gt;Global analysis of thermal tolerance and latitude in ectotherms&lt;/title&gt;&lt;/titles&gt;&lt;pages&gt;1823-1830&lt;/pages&gt;&lt;volume&gt;278&lt;/volume&gt;&lt;number&gt;1713&lt;/number&gt;&lt;dates&gt;&lt;year&gt;2011&lt;/year&gt;&lt;pub-dates&gt;&lt;date&gt;2011-06-22 00:00:00&lt;/date&gt;&lt;/pub-dates&gt;&lt;/dates&gt;&lt;work-type&gt;Journal Article&lt;/work-type&gt;&lt;urls&gt;&lt;related-urls&gt;&lt;url&gt;http://rspb.royalsocietypublishing.org/royprsb/278/1713/1823.full.pdf&lt;/url&gt;&lt;/related-urls&gt;&lt;/urls&gt;&lt;electronic-resource-num&gt;10.1098/rspb.2010.1295&lt;/electronic-resource-num&gt;&lt;/record&gt;&lt;/Cite&gt;&lt;/EndNote&gt;</w:instrText>
      </w:r>
      <w:r w:rsidR="0047750B" w:rsidRPr="00FB2CED">
        <w:rPr>
          <w:color w:val="000000" w:themeColor="text1"/>
        </w:rPr>
        <w:fldChar w:fldCharType="separate"/>
      </w:r>
      <w:r w:rsidR="008A7839">
        <w:rPr>
          <w:noProof/>
          <w:color w:val="000000" w:themeColor="text1"/>
        </w:rPr>
        <w:t>(Sunday</w:t>
      </w:r>
      <w:r w:rsidR="008A7839" w:rsidRPr="00063E8C">
        <w:rPr>
          <w:i/>
          <w:noProof/>
          <w:color w:val="000000" w:themeColor="text1"/>
        </w:rPr>
        <w:t xml:space="preserve"> et al.</w:t>
      </w:r>
      <w:r w:rsidR="008A7839">
        <w:rPr>
          <w:noProof/>
          <w:color w:val="000000" w:themeColor="text1"/>
        </w:rPr>
        <w:t xml:space="preserve"> 2011)</w:t>
      </w:r>
      <w:r w:rsidR="0047750B" w:rsidRPr="00FB2CED">
        <w:rPr>
          <w:color w:val="000000" w:themeColor="text1"/>
        </w:rPr>
        <w:fldChar w:fldCharType="end"/>
      </w:r>
      <w:r w:rsidR="008A7839" w:rsidRPr="00FB2CED">
        <w:rPr>
          <w:color w:val="000000" w:themeColor="text1"/>
        </w:rPr>
        <w:t xml:space="preserve">. </w:t>
      </w:r>
      <w:r w:rsidR="006845A1">
        <w:rPr>
          <w:color w:val="000000" w:themeColor="text1"/>
        </w:rPr>
        <w:t>For example, on land at 60</w:t>
      </w:r>
      <w:r w:rsidR="006711F9">
        <w:rPr>
          <w:color w:val="000000" w:themeColor="text1"/>
        </w:rPr>
        <w:t>°N</w:t>
      </w:r>
      <w:r w:rsidR="006845A1">
        <w:rPr>
          <w:color w:val="000000" w:themeColor="text1"/>
        </w:rPr>
        <w:t>, temperatures can span a range of 30</w:t>
      </w:r>
      <w:r w:rsidR="006711F9">
        <w:rPr>
          <w:color w:val="000000" w:themeColor="text1"/>
        </w:rPr>
        <w:t>°</w:t>
      </w:r>
      <w:r w:rsidR="006845A1">
        <w:rPr>
          <w:color w:val="000000" w:themeColor="text1"/>
        </w:rPr>
        <w:t>C annually, while</w:t>
      </w:r>
      <w:r w:rsidR="005119E2">
        <w:rPr>
          <w:color w:val="000000" w:themeColor="text1"/>
        </w:rPr>
        <w:t xml:space="preserve"> the temperature of the ocean at the same latitude stays within 5</w:t>
      </w:r>
      <w:r w:rsidR="006711F9">
        <w:rPr>
          <w:color w:val="000000" w:themeColor="text1"/>
        </w:rPr>
        <w:t>°</w:t>
      </w:r>
      <w:r w:rsidR="005119E2">
        <w:rPr>
          <w:color w:val="000000" w:themeColor="text1"/>
        </w:rPr>
        <w:t xml:space="preserve">C annually (Sunday et al. 2011). </w:t>
      </w:r>
      <w:commentRangeStart w:id="259"/>
      <w:r w:rsidR="005119E2">
        <w:rPr>
          <w:color w:val="000000" w:themeColor="text1"/>
        </w:rPr>
        <w:t>This difference in thermal variation can lead to differences in phenological shifts across marine and terrestrial environments by shaping the breadth of thermotolerance windows. Indeed, marine and terrestrial species differ in how their thermotolerance breadth changes with latitude, which relates to the degree of temperature variability experienced in marine and terrestrial systems (Sunday et al. 2011).</w:t>
      </w:r>
      <w:commentRangeEnd w:id="259"/>
      <w:r w:rsidR="00D23E69">
        <w:rPr>
          <w:rStyle w:val="CommentReference"/>
        </w:rPr>
        <w:commentReference w:id="259"/>
      </w:r>
    </w:p>
    <w:p w14:paraId="3A96D191" w14:textId="77777777" w:rsidR="00661979" w:rsidRDefault="0017642C" w:rsidP="00B06F9A">
      <w:pPr>
        <w:pStyle w:val="Normal1"/>
        <w:spacing w:before="100" w:beforeAutospacing="1" w:after="100" w:afterAutospacing="1" w:line="480" w:lineRule="auto"/>
        <w:rPr>
          <w:color w:val="000000" w:themeColor="text1"/>
        </w:rPr>
      </w:pPr>
      <w:r>
        <w:rPr>
          <w:color w:val="000000" w:themeColor="text1"/>
        </w:rPr>
        <w:t>Organism response</w:t>
      </w:r>
      <w:r w:rsidR="00B41B9D">
        <w:rPr>
          <w:color w:val="000000" w:themeColor="text1"/>
        </w:rPr>
        <w:t>-driven</w:t>
      </w:r>
      <w:r>
        <w:rPr>
          <w:color w:val="000000" w:themeColor="text1"/>
        </w:rPr>
        <w:t xml:space="preserve"> mechanisms </w:t>
      </w:r>
      <w:r w:rsidR="00D55575">
        <w:rPr>
          <w:color w:val="000000" w:themeColor="text1"/>
        </w:rPr>
        <w:t>explaining differences in phenological shift</w:t>
      </w:r>
      <w:r w:rsidR="00345197">
        <w:rPr>
          <w:color w:val="000000" w:themeColor="text1"/>
        </w:rPr>
        <w:t>s</w:t>
      </w:r>
      <w:r w:rsidR="00D55575">
        <w:rPr>
          <w:color w:val="000000" w:themeColor="text1"/>
        </w:rPr>
        <w:t xml:space="preserve"> between terrestrial and marine environments </w:t>
      </w:r>
      <w:r w:rsidR="00303559">
        <w:rPr>
          <w:color w:val="000000" w:themeColor="text1"/>
        </w:rPr>
        <w:t>focus on differences in therm</w:t>
      </w:r>
      <w:r w:rsidR="000066E8">
        <w:rPr>
          <w:color w:val="000000" w:themeColor="text1"/>
        </w:rPr>
        <w:t xml:space="preserve">al </w:t>
      </w:r>
      <w:r w:rsidR="00303559">
        <w:rPr>
          <w:color w:val="000000" w:themeColor="text1"/>
        </w:rPr>
        <w:t xml:space="preserve">tolerance between marine and terrestrial ectotherms. </w:t>
      </w:r>
      <w:commentRangeStart w:id="260"/>
      <w:r w:rsidR="00303559">
        <w:rPr>
          <w:color w:val="000000" w:themeColor="text1"/>
        </w:rPr>
        <w:t>A</w:t>
      </w:r>
      <w:r w:rsidR="00303559" w:rsidRPr="00FB2CED">
        <w:rPr>
          <w:color w:val="000000" w:themeColor="text1"/>
        </w:rPr>
        <w:t>s</w:t>
      </w:r>
      <w:commentRangeEnd w:id="260"/>
      <w:r w:rsidR="00AB0F29">
        <w:rPr>
          <w:rStyle w:val="CommentReference"/>
        </w:rPr>
        <w:commentReference w:id="260"/>
      </w:r>
      <w:r w:rsidR="00303559" w:rsidRPr="00FB2CED">
        <w:rPr>
          <w:color w:val="000000" w:themeColor="text1"/>
        </w:rPr>
        <w:t xml:space="preserve"> surface temperature continues to rise globally, marine ectotherms will </w:t>
      </w:r>
      <w:r w:rsidR="00303559">
        <w:rPr>
          <w:color w:val="000000" w:themeColor="text1"/>
        </w:rPr>
        <w:t xml:space="preserve">likely </w:t>
      </w:r>
      <w:r w:rsidR="00303559" w:rsidRPr="00FB2CED">
        <w:rPr>
          <w:color w:val="000000" w:themeColor="text1"/>
        </w:rPr>
        <w:t>reach their thermal limits before terrestrial ectotherms</w:t>
      </w:r>
      <w:r w:rsidR="0097654D">
        <w:rPr>
          <w:color w:val="000000" w:themeColor="text1"/>
        </w:rPr>
        <w:t>, especially at high latitudes</w:t>
      </w:r>
      <w:r w:rsidR="00303559" w:rsidRPr="00FB2CED">
        <w:rPr>
          <w:color w:val="000000" w:themeColor="text1"/>
        </w:rPr>
        <w:t xml:space="preserve"> (</w:t>
      </w:r>
      <w:r w:rsidR="00F321B3">
        <w:rPr>
          <w:color w:val="000000" w:themeColor="text1"/>
        </w:rPr>
        <w:t>Table / Fig. 3</w:t>
      </w:r>
      <w:r w:rsidR="00303559" w:rsidRPr="00FB2CED">
        <w:rPr>
          <w:noProof/>
          <w:color w:val="000000" w:themeColor="text1"/>
        </w:rPr>
        <w:t>)</w:t>
      </w:r>
      <w:r w:rsidR="00303559">
        <w:rPr>
          <w:color w:val="000000" w:themeColor="text1"/>
        </w:rPr>
        <w:t xml:space="preserve">, </w:t>
      </w:r>
      <w:commentRangeStart w:id="261"/>
      <w:r w:rsidR="00303559">
        <w:rPr>
          <w:color w:val="000000" w:themeColor="text1"/>
        </w:rPr>
        <w:t>supported by the observation that</w:t>
      </w:r>
      <w:r w:rsidR="00303559" w:rsidRPr="00FB2CED">
        <w:rPr>
          <w:color w:val="000000" w:themeColor="text1"/>
        </w:rPr>
        <w:t xml:space="preserve"> </w:t>
      </w:r>
      <w:r w:rsidR="00303559">
        <w:rPr>
          <w:color w:val="000000" w:themeColor="text1"/>
        </w:rPr>
        <w:t>u</w:t>
      </w:r>
      <w:r w:rsidR="008A7839" w:rsidRPr="00FB2CED">
        <w:rPr>
          <w:color w:val="000000" w:themeColor="text1"/>
        </w:rPr>
        <w:t>pper therm</w:t>
      </w:r>
      <w:r w:rsidR="000066E8">
        <w:rPr>
          <w:color w:val="000000" w:themeColor="text1"/>
        </w:rPr>
        <w:t xml:space="preserve">al </w:t>
      </w:r>
      <w:r w:rsidR="008A7839" w:rsidRPr="00FB2CED">
        <w:rPr>
          <w:color w:val="000000" w:themeColor="text1"/>
        </w:rPr>
        <w:t xml:space="preserve">tolerance vary little by latitude for terrestrial </w:t>
      </w:r>
      <w:r w:rsidR="00303559">
        <w:rPr>
          <w:color w:val="000000" w:themeColor="text1"/>
        </w:rPr>
        <w:t>ectotherms</w:t>
      </w:r>
      <w:r w:rsidR="008A7839" w:rsidRPr="00FB2CED">
        <w:rPr>
          <w:color w:val="000000" w:themeColor="text1"/>
        </w:rPr>
        <w:t>, while upper therm</w:t>
      </w:r>
      <w:r w:rsidR="000066E8">
        <w:rPr>
          <w:color w:val="000000" w:themeColor="text1"/>
        </w:rPr>
        <w:t xml:space="preserve">al </w:t>
      </w:r>
      <w:r w:rsidR="008A7839" w:rsidRPr="00FB2CED">
        <w:rPr>
          <w:color w:val="000000" w:themeColor="text1"/>
        </w:rPr>
        <w:t>tolerance decrease</w:t>
      </w:r>
      <w:r w:rsidR="00754BB5">
        <w:rPr>
          <w:color w:val="000000" w:themeColor="text1"/>
        </w:rPr>
        <w:t>s</w:t>
      </w:r>
      <w:r w:rsidR="008A7839" w:rsidRPr="00FB2CED">
        <w:rPr>
          <w:color w:val="000000" w:themeColor="text1"/>
        </w:rPr>
        <w:t xml:space="preserve"> poleward in marine species </w:t>
      </w:r>
      <w:r w:rsidR="0047750B" w:rsidRPr="00FB2CED">
        <w:rPr>
          <w:color w:val="000000" w:themeColor="text1"/>
        </w:rPr>
        <w:fldChar w:fldCharType="begin"/>
      </w:r>
      <w:r w:rsidR="008A7839">
        <w:rPr>
          <w:color w:val="000000" w:themeColor="text1"/>
        </w:rPr>
        <w:instrText xml:space="preserve"> ADDIN EN.CITE &lt;EndNote&gt;&lt;Cite&gt;&lt;Author&gt;Sunday&lt;/Author&gt;&lt;Year&gt;2011&lt;/Year&gt;&lt;RecNum&gt;563&lt;/RecNum&gt;&lt;DisplayText&gt;(Sunday&lt;style face="italic"&gt; et al.&lt;/style&gt; 2011)&lt;/DisplayText&gt;&lt;record&gt;&lt;rec-number&gt;563&lt;/rec-number&gt;&lt;foreign-keys&gt;&lt;key app="EN" db-id="tswepwzphrdd5teef5upp92y9wxtxvpzzvrz" timestamp="1429559784"&gt;563&lt;/key&gt;&lt;/foreign-keys&gt;&lt;ref-type name="Book"&gt;6&lt;/ref-type&gt;&lt;contributors&gt;&lt;authors&gt;&lt;author&gt;Sunday, Jennifer M.&lt;/author&gt;&lt;author&gt;Bates, Amanda E.&lt;/author&gt;&lt;author&gt;Dulvy, Nicholas K.&lt;/author&gt;&lt;/authors&gt;&lt;/contributors&gt;&lt;titles&gt;&lt;title&gt;Global analysis of thermal tolerance and latitude in ectotherms&lt;/title&gt;&lt;/titles&gt;&lt;pages&gt;1823-1830&lt;/pages&gt;&lt;volume&gt;278&lt;/volume&gt;&lt;number&gt;1713&lt;/number&gt;&lt;dates&gt;&lt;year&gt;2011&lt;/year&gt;&lt;pub-dates&gt;&lt;date&gt;2011-06-22 00:00:00&lt;/date&gt;&lt;/pub-dates&gt;&lt;/dates&gt;&lt;work-type&gt;Journal Article&lt;/work-type&gt;&lt;urls&gt;&lt;related-urls&gt;&lt;url&gt;http://rspb.royalsocietypublishing.org/royprsb/278/1713/1823.full.pdf&lt;/url&gt;&lt;/related-urls&gt;&lt;/urls&gt;&lt;electronic-resource-num&gt;10.1098/rspb.2010.1295&lt;/electronic-resource-num&gt;&lt;/record&gt;&lt;/Cite&gt;&lt;/EndNote&gt;</w:instrText>
      </w:r>
      <w:r w:rsidR="0047750B" w:rsidRPr="00FB2CED">
        <w:rPr>
          <w:color w:val="000000" w:themeColor="text1"/>
        </w:rPr>
        <w:fldChar w:fldCharType="separate"/>
      </w:r>
      <w:r w:rsidR="008A7839">
        <w:rPr>
          <w:noProof/>
          <w:color w:val="000000" w:themeColor="text1"/>
        </w:rPr>
        <w:t>(Sunday</w:t>
      </w:r>
      <w:r w:rsidR="008A7839" w:rsidRPr="00063E8C">
        <w:rPr>
          <w:i/>
          <w:noProof/>
          <w:color w:val="000000" w:themeColor="text1"/>
        </w:rPr>
        <w:t xml:space="preserve"> et al.</w:t>
      </w:r>
      <w:r w:rsidR="008A7839">
        <w:rPr>
          <w:noProof/>
          <w:color w:val="000000" w:themeColor="text1"/>
        </w:rPr>
        <w:t xml:space="preserve"> 2011)</w:t>
      </w:r>
      <w:r w:rsidR="0047750B" w:rsidRPr="00FB2CED">
        <w:rPr>
          <w:color w:val="000000" w:themeColor="text1"/>
        </w:rPr>
        <w:fldChar w:fldCharType="end"/>
      </w:r>
      <w:commentRangeEnd w:id="261"/>
      <w:r w:rsidR="00D55575">
        <w:rPr>
          <w:rStyle w:val="CommentReference"/>
        </w:rPr>
        <w:commentReference w:id="261"/>
      </w:r>
      <w:r w:rsidR="008A7839" w:rsidRPr="00FB2CED">
        <w:rPr>
          <w:color w:val="000000" w:themeColor="text1"/>
        </w:rPr>
        <w:t xml:space="preserve">. </w:t>
      </w:r>
      <w:r w:rsidR="00303559">
        <w:rPr>
          <w:color w:val="000000" w:themeColor="text1"/>
        </w:rPr>
        <w:t>As a result</w:t>
      </w:r>
      <w:r w:rsidR="008A7839" w:rsidRPr="00FB2CED">
        <w:rPr>
          <w:color w:val="000000" w:themeColor="text1"/>
        </w:rPr>
        <w:t>, marine species with upper therm</w:t>
      </w:r>
      <w:r w:rsidR="000066E8">
        <w:rPr>
          <w:color w:val="000000" w:themeColor="text1"/>
        </w:rPr>
        <w:t xml:space="preserve">al </w:t>
      </w:r>
      <w:r w:rsidR="008A7839" w:rsidRPr="00FB2CED">
        <w:rPr>
          <w:color w:val="000000" w:themeColor="text1"/>
        </w:rPr>
        <w:t>tolerance</w:t>
      </w:r>
      <w:r w:rsidR="006F63B6">
        <w:rPr>
          <w:color w:val="000000" w:themeColor="text1"/>
        </w:rPr>
        <w:t xml:space="preserve"> limits that are cooler</w:t>
      </w:r>
      <w:r w:rsidR="008A7839" w:rsidRPr="00FB2CED">
        <w:rPr>
          <w:color w:val="000000" w:themeColor="text1"/>
        </w:rPr>
        <w:t xml:space="preserve">, </w:t>
      </w:r>
      <w:r w:rsidR="0097654D">
        <w:rPr>
          <w:color w:val="000000" w:themeColor="text1"/>
        </w:rPr>
        <w:t>particularly</w:t>
      </w:r>
      <w:r w:rsidR="0097654D" w:rsidRPr="00FB2CED">
        <w:rPr>
          <w:color w:val="000000" w:themeColor="text1"/>
        </w:rPr>
        <w:t xml:space="preserve"> </w:t>
      </w:r>
      <w:r w:rsidR="008A7839" w:rsidRPr="00FB2CED">
        <w:rPr>
          <w:color w:val="000000" w:themeColor="text1"/>
        </w:rPr>
        <w:t xml:space="preserve">at higher latitudes, </w:t>
      </w:r>
      <w:commentRangeStart w:id="262"/>
      <w:r w:rsidR="008A7839" w:rsidRPr="00FB2CED">
        <w:rPr>
          <w:color w:val="000000" w:themeColor="text1"/>
        </w:rPr>
        <w:t xml:space="preserve">may experience higher selection for temperature-dependent phenological traits (schematic figure?). </w:t>
      </w:r>
      <w:commentRangeEnd w:id="262"/>
      <w:r w:rsidR="00B56810">
        <w:rPr>
          <w:rStyle w:val="CommentReference"/>
        </w:rPr>
        <w:commentReference w:id="262"/>
      </w:r>
      <w:r w:rsidR="0053511C">
        <w:rPr>
          <w:color w:val="000000" w:themeColor="text1"/>
        </w:rPr>
        <w:t xml:space="preserve"> </w:t>
      </w:r>
      <w:r w:rsidR="00E4045B">
        <w:rPr>
          <w:color w:val="000000" w:themeColor="text1"/>
        </w:rPr>
        <w:t>O</w:t>
      </w:r>
      <w:r w:rsidR="0053511C">
        <w:rPr>
          <w:color w:val="000000" w:themeColor="text1"/>
        </w:rPr>
        <w:t>rganismal traits like mobility could</w:t>
      </w:r>
      <w:r w:rsidR="005B4266">
        <w:rPr>
          <w:color w:val="000000" w:themeColor="text1"/>
        </w:rPr>
        <w:t xml:space="preserve"> also </w:t>
      </w:r>
      <w:r w:rsidR="0053511C">
        <w:rPr>
          <w:color w:val="000000" w:themeColor="text1"/>
        </w:rPr>
        <w:t xml:space="preserve">contribute to greater </w:t>
      </w:r>
      <w:r w:rsidR="0053511C" w:rsidRPr="00FB2CED">
        <w:rPr>
          <w:color w:val="000000" w:themeColor="text1"/>
        </w:rPr>
        <w:t xml:space="preserve">phenological shifts </w:t>
      </w:r>
      <w:r w:rsidR="0053511C">
        <w:rPr>
          <w:color w:val="000000" w:themeColor="text1"/>
        </w:rPr>
        <w:t>in marine systems</w:t>
      </w:r>
      <w:r w:rsidR="0053511C" w:rsidRPr="00FB2CED">
        <w:rPr>
          <w:color w:val="000000" w:themeColor="text1"/>
        </w:rPr>
        <w:t xml:space="preserve">. </w:t>
      </w:r>
      <w:r w:rsidR="0053511C">
        <w:rPr>
          <w:color w:val="000000" w:themeColor="text1"/>
        </w:rPr>
        <w:t>M</w:t>
      </w:r>
      <w:r w:rsidR="0053511C" w:rsidRPr="00FB2CED">
        <w:rPr>
          <w:color w:val="000000" w:themeColor="text1"/>
        </w:rPr>
        <w:t xml:space="preserve">any marine </w:t>
      </w:r>
      <w:r w:rsidR="0053511C">
        <w:rPr>
          <w:color w:val="000000" w:themeColor="text1"/>
        </w:rPr>
        <w:t>animal species</w:t>
      </w:r>
      <w:r w:rsidR="0053511C" w:rsidRPr="00FB2CED">
        <w:rPr>
          <w:color w:val="000000" w:themeColor="text1"/>
        </w:rPr>
        <w:t xml:space="preserve"> </w:t>
      </w:r>
      <w:r w:rsidR="0053511C">
        <w:rPr>
          <w:color w:val="000000" w:themeColor="text1"/>
        </w:rPr>
        <w:t>have</w:t>
      </w:r>
      <w:r w:rsidR="0053511C" w:rsidRPr="00FB2CED">
        <w:rPr>
          <w:color w:val="000000" w:themeColor="text1"/>
        </w:rPr>
        <w:t xml:space="preserve"> sessile </w:t>
      </w:r>
      <w:r w:rsidR="005B4266">
        <w:rPr>
          <w:color w:val="000000" w:themeColor="text1"/>
        </w:rPr>
        <w:t xml:space="preserve">life history stages and </w:t>
      </w:r>
      <w:r w:rsidR="003F619C">
        <w:rPr>
          <w:color w:val="000000" w:themeColor="text1"/>
        </w:rPr>
        <w:t>exhibit phenotypic</w:t>
      </w:r>
      <w:r w:rsidR="0053511C" w:rsidRPr="00FB2CED">
        <w:rPr>
          <w:color w:val="000000" w:themeColor="text1"/>
        </w:rPr>
        <w:t xml:space="preserve"> plasticity </w:t>
      </w:r>
      <w:r w:rsidR="003F619C">
        <w:rPr>
          <w:color w:val="000000" w:themeColor="text1"/>
        </w:rPr>
        <w:t>as they</w:t>
      </w:r>
      <w:r w:rsidR="0053511C" w:rsidRPr="00FB2CED">
        <w:rPr>
          <w:color w:val="000000" w:themeColor="text1"/>
        </w:rPr>
        <w:t xml:space="preserve"> </w:t>
      </w:r>
      <w:r w:rsidR="003F619C">
        <w:rPr>
          <w:color w:val="000000" w:themeColor="text1"/>
        </w:rPr>
        <w:t>respond to</w:t>
      </w:r>
      <w:r w:rsidR="0053511C" w:rsidRPr="00FB2CED">
        <w:rPr>
          <w:color w:val="000000" w:themeColor="text1"/>
        </w:rPr>
        <w:t xml:space="preserve"> changes in environmental conditions. </w:t>
      </w:r>
      <w:r w:rsidR="0053511C">
        <w:rPr>
          <w:color w:val="000000" w:themeColor="text1"/>
        </w:rPr>
        <w:t xml:space="preserve">The relatively lower </w:t>
      </w:r>
      <w:r w:rsidR="003F619C">
        <w:rPr>
          <w:color w:val="000000" w:themeColor="text1"/>
        </w:rPr>
        <w:t xml:space="preserve">spatial </w:t>
      </w:r>
      <w:r w:rsidR="0053511C">
        <w:rPr>
          <w:color w:val="000000" w:themeColor="text1"/>
        </w:rPr>
        <w:t xml:space="preserve">temperature variation </w:t>
      </w:r>
      <w:r w:rsidR="003F619C">
        <w:rPr>
          <w:color w:val="000000" w:themeColor="text1"/>
        </w:rPr>
        <w:t>in marine systems (Sunday et al. 2011) as well as</w:t>
      </w:r>
      <w:r w:rsidR="0053511C">
        <w:rPr>
          <w:color w:val="000000" w:themeColor="text1"/>
        </w:rPr>
        <w:t xml:space="preserve"> </w:t>
      </w:r>
      <w:r w:rsidR="003F619C">
        <w:rPr>
          <w:color w:val="000000" w:themeColor="text1"/>
        </w:rPr>
        <w:t xml:space="preserve">the </w:t>
      </w:r>
      <w:commentRangeStart w:id="263"/>
      <w:r w:rsidR="0053511C">
        <w:rPr>
          <w:color w:val="000000" w:themeColor="text1"/>
        </w:rPr>
        <w:t xml:space="preserve">presence of sessile life history stages </w:t>
      </w:r>
      <w:r w:rsidR="003F619C">
        <w:rPr>
          <w:color w:val="000000" w:themeColor="text1"/>
        </w:rPr>
        <w:t xml:space="preserve">for many marine animals (e.g. reef coral, sponges, bivalves) </w:t>
      </w:r>
      <w:r w:rsidR="0053511C">
        <w:rPr>
          <w:color w:val="000000" w:themeColor="text1"/>
        </w:rPr>
        <w:t xml:space="preserve">means that behavioral strategies that limit exposure to environmental change (e.g. moving) may not be as </w:t>
      </w:r>
      <w:r w:rsidR="003F619C">
        <w:rPr>
          <w:color w:val="000000" w:themeColor="text1"/>
        </w:rPr>
        <w:t>prevalent as in terrestrial systems</w:t>
      </w:r>
      <w:commentRangeEnd w:id="263"/>
      <w:r w:rsidR="00353DA6">
        <w:rPr>
          <w:rStyle w:val="CommentReference"/>
        </w:rPr>
        <w:commentReference w:id="263"/>
      </w:r>
      <w:r w:rsidR="003F619C">
        <w:rPr>
          <w:color w:val="000000" w:themeColor="text1"/>
        </w:rPr>
        <w:t>, where most groups of animal species are mobile. As a result</w:t>
      </w:r>
      <w:r w:rsidR="0053511C">
        <w:rPr>
          <w:color w:val="000000" w:themeColor="text1"/>
        </w:rPr>
        <w:t xml:space="preserve">, </w:t>
      </w:r>
      <w:r w:rsidR="003F619C">
        <w:rPr>
          <w:color w:val="000000" w:themeColor="text1"/>
        </w:rPr>
        <w:t xml:space="preserve">we may expect marine species to exhibit </w:t>
      </w:r>
      <w:r w:rsidR="0053511C">
        <w:rPr>
          <w:color w:val="000000" w:themeColor="text1"/>
        </w:rPr>
        <w:lastRenderedPageBreak/>
        <w:t>more dramatic</w:t>
      </w:r>
      <w:r w:rsidR="0053511C" w:rsidRPr="00FB2CED">
        <w:rPr>
          <w:color w:val="000000" w:themeColor="text1"/>
        </w:rPr>
        <w:t xml:space="preserve"> </w:t>
      </w:r>
      <w:r w:rsidR="0053511C">
        <w:rPr>
          <w:color w:val="000000" w:themeColor="text1"/>
        </w:rPr>
        <w:t xml:space="preserve">phenological shifts and </w:t>
      </w:r>
      <w:r w:rsidR="003F619C">
        <w:rPr>
          <w:color w:val="000000" w:themeColor="text1"/>
        </w:rPr>
        <w:t>phenotypic</w:t>
      </w:r>
      <w:r w:rsidR="0053511C">
        <w:rPr>
          <w:color w:val="000000" w:themeColor="text1"/>
        </w:rPr>
        <w:t xml:space="preserve"> plasticity</w:t>
      </w:r>
      <w:r w:rsidR="002E5C9E">
        <w:rPr>
          <w:color w:val="000000" w:themeColor="text1"/>
        </w:rPr>
        <w:t xml:space="preserve"> may be favored</w:t>
      </w:r>
      <w:r w:rsidR="0053511C">
        <w:rPr>
          <w:color w:val="000000" w:themeColor="text1"/>
        </w:rPr>
        <w:t xml:space="preserve"> </w:t>
      </w:r>
      <w:r w:rsidR="003F619C">
        <w:rPr>
          <w:color w:val="000000" w:themeColor="text1"/>
        </w:rPr>
        <w:t>so that their ecological events remain advantageously synced with changing</w:t>
      </w:r>
      <w:r w:rsidR="0053511C">
        <w:rPr>
          <w:color w:val="000000" w:themeColor="text1"/>
        </w:rPr>
        <w:t xml:space="preserve"> environmental conditions </w:t>
      </w:r>
      <w:r w:rsidR="0053511C" w:rsidRPr="00FB2CED">
        <w:rPr>
          <w:color w:val="000000" w:themeColor="text1"/>
        </w:rPr>
        <w:t>(</w:t>
      </w:r>
      <w:r w:rsidR="0053511C">
        <w:rPr>
          <w:noProof/>
          <w:color w:val="000000" w:themeColor="text1"/>
        </w:rPr>
        <w:t>Figure 3)</w:t>
      </w:r>
      <w:r w:rsidR="0053511C" w:rsidRPr="00FB2CED">
        <w:rPr>
          <w:color w:val="000000" w:themeColor="text1"/>
        </w:rPr>
        <w:t xml:space="preserve">. </w:t>
      </w:r>
    </w:p>
    <w:p w14:paraId="46F27AEC" w14:textId="77777777" w:rsidR="00661979" w:rsidDel="00615849" w:rsidRDefault="005B4266" w:rsidP="00B06F9A">
      <w:pPr>
        <w:pStyle w:val="Normal1"/>
        <w:spacing w:before="100" w:beforeAutospacing="1" w:after="100" w:afterAutospacing="1" w:line="480" w:lineRule="auto"/>
        <w:rPr>
          <w:del w:id="264" w:author="Louie Yang" w:date="2016-11-23T11:50:00Z"/>
          <w:color w:val="000000" w:themeColor="text1"/>
        </w:rPr>
      </w:pPr>
      <w:r>
        <w:rPr>
          <w:color w:val="000000" w:themeColor="text1"/>
        </w:rPr>
        <w:t>Environment</w:t>
      </w:r>
      <w:r w:rsidR="00BA49CC">
        <w:rPr>
          <w:color w:val="000000" w:themeColor="text1"/>
        </w:rPr>
        <w:t>-</w:t>
      </w:r>
      <w:r>
        <w:rPr>
          <w:color w:val="000000" w:themeColor="text1"/>
        </w:rPr>
        <w:t xml:space="preserve">driven and organism </w:t>
      </w:r>
      <w:r w:rsidR="00BA49CC">
        <w:rPr>
          <w:color w:val="000000" w:themeColor="text1"/>
        </w:rPr>
        <w:t>response-</w:t>
      </w:r>
      <w:r>
        <w:rPr>
          <w:color w:val="000000" w:themeColor="text1"/>
        </w:rPr>
        <w:t xml:space="preserve">driven mechanisms could operate </w:t>
      </w:r>
      <w:r w:rsidR="00F321B3">
        <w:rPr>
          <w:color w:val="000000" w:themeColor="text1"/>
        </w:rPr>
        <w:t xml:space="preserve">synergistically (Fig. 2d) </w:t>
      </w:r>
      <w:r>
        <w:rPr>
          <w:color w:val="000000" w:themeColor="text1"/>
        </w:rPr>
        <w:t xml:space="preserve">to create differences in terrestrial and marine phenological shifts. </w:t>
      </w:r>
      <w:r w:rsidR="009419A0">
        <w:rPr>
          <w:color w:val="000000" w:themeColor="text1"/>
        </w:rPr>
        <w:t xml:space="preserve">While this mechanism remains to be tested, if </w:t>
      </w:r>
      <w:r w:rsidR="002846C1" w:rsidRPr="00FB2CED">
        <w:rPr>
          <w:color w:val="000000" w:themeColor="text1"/>
        </w:rPr>
        <w:t xml:space="preserve">marine </w:t>
      </w:r>
      <w:r w:rsidR="009419A0">
        <w:rPr>
          <w:color w:val="000000" w:themeColor="text1"/>
        </w:rPr>
        <w:t>and</w:t>
      </w:r>
      <w:r w:rsidR="002846C1" w:rsidRPr="00FB2CED">
        <w:rPr>
          <w:color w:val="000000" w:themeColor="text1"/>
        </w:rPr>
        <w:t xml:space="preserve"> terrestrial primary producers </w:t>
      </w:r>
      <w:r w:rsidR="009419A0">
        <w:rPr>
          <w:color w:val="000000" w:themeColor="text1"/>
        </w:rPr>
        <w:t>differ in temperature sensitivity</w:t>
      </w:r>
      <w:r>
        <w:rPr>
          <w:color w:val="000000" w:themeColor="text1"/>
        </w:rPr>
        <w:t xml:space="preserve"> (</w:t>
      </w:r>
      <w:r w:rsidRPr="0065733E">
        <w:rPr>
          <w:i/>
          <w:color w:val="000000" w:themeColor="text1"/>
          <w:rPrChange w:id="265" w:author="Louie Yang" w:date="2016-11-23T12:40:00Z">
            <w:rPr>
              <w:color w:val="000000" w:themeColor="text1"/>
            </w:rPr>
          </w:rPrChange>
        </w:rPr>
        <w:t xml:space="preserve">organism </w:t>
      </w:r>
      <w:r w:rsidR="00BA49CC" w:rsidRPr="0065733E">
        <w:rPr>
          <w:i/>
          <w:color w:val="000000" w:themeColor="text1"/>
          <w:rPrChange w:id="266" w:author="Louie Yang" w:date="2016-11-23T12:40:00Z">
            <w:rPr>
              <w:color w:val="000000" w:themeColor="text1"/>
            </w:rPr>
          </w:rPrChange>
        </w:rPr>
        <w:t>response-</w:t>
      </w:r>
      <w:r w:rsidRPr="0065733E">
        <w:rPr>
          <w:i/>
          <w:color w:val="000000" w:themeColor="text1"/>
          <w:rPrChange w:id="267" w:author="Louie Yang" w:date="2016-11-23T12:40:00Z">
            <w:rPr>
              <w:color w:val="000000" w:themeColor="text1"/>
            </w:rPr>
          </w:rPrChange>
        </w:rPr>
        <w:t>driven mechanism</w:t>
      </w:r>
      <w:r>
        <w:rPr>
          <w:color w:val="000000" w:themeColor="text1"/>
        </w:rPr>
        <w:t>)</w:t>
      </w:r>
      <w:r w:rsidR="002824C4">
        <w:rPr>
          <w:color w:val="000000" w:themeColor="text1"/>
        </w:rPr>
        <w:t>, as has been shown for marine vs. terrestrial ecosystem respiration</w:t>
      </w:r>
      <w:r w:rsidR="00361F03">
        <w:rPr>
          <w:color w:val="000000" w:themeColor="text1"/>
        </w:rPr>
        <w:t xml:space="preserve"> </w:t>
      </w:r>
      <w:r w:rsidR="0047750B">
        <w:rPr>
          <w:color w:val="000000" w:themeColor="text1"/>
        </w:rPr>
        <w:fldChar w:fldCharType="begin"/>
      </w:r>
      <w:r w:rsidR="00A75A56">
        <w:rPr>
          <w:color w:val="000000" w:themeColor="text1"/>
        </w:rPr>
        <w:instrText xml:space="preserve"> ADDIN EN.CITE &lt;EndNote&gt;&lt;Cite&gt;&lt;Author&gt;Yvon-Durocher&lt;/Author&gt;&lt;Year&gt;2012&lt;/Year&gt;&lt;RecNum&gt;893&lt;/RecNum&gt;&lt;DisplayText&gt;(Yvon-Durocher&lt;style face="italic"&gt; et al.&lt;/style&gt; 2012)&lt;/DisplayText&gt;&lt;record&gt;&lt;rec-number&gt;893&lt;/rec-number&gt;&lt;foreign-keys&gt;&lt;key app="EN" db-id="tswepwzphrdd5teef5upp92y9wxtxvpzzvrz" timestamp="1469487196"&gt;893&lt;/key&gt;&lt;/foreign-keys&gt;&lt;ref-type name="Journal Article"&gt;17&lt;/ref-type&gt;&lt;contributors&gt;&lt;authors&gt;&lt;author&gt;Yvon-Durocher, Gabriel&lt;/author&gt;&lt;author&gt;Caffrey, Jane M.&lt;/author&gt;&lt;author&gt;Cescatti, Alessandro&lt;/author&gt;&lt;author&gt;Dossena, Matteo&lt;/author&gt;&lt;author&gt;Giorgio, Paul del&lt;/author&gt;&lt;author&gt;Gasol, Josep M.&lt;/author&gt;&lt;author&gt;Montoya, Jose M.&lt;/author&gt;&lt;author&gt;Pumpanen, Jukka&lt;/author&gt;&lt;author&gt;Staehr, Peter A.&lt;/author&gt;&lt;author&gt;Trimmer, Mark&lt;/author&gt;&lt;author&gt;Woodward, Guy&lt;/author&gt;&lt;author&gt;Allen, Andrew P.&lt;/author&gt;&lt;/authors&gt;&lt;/contributors&gt;&lt;titles&gt;&lt;title&gt;Reconciling the temperature dependence of respiration across timescales and ecosystem types&lt;/title&gt;&lt;secondary-title&gt;Nature&lt;/secondary-title&gt;&lt;/titles&gt;&lt;periodical&gt;&lt;full-title&gt;Nature&lt;/full-title&gt;&lt;abbr-1&gt;Nature&lt;/abbr-1&gt;&lt;/periodical&gt;&lt;pages&gt;472-476&lt;/pages&gt;&lt;volume&gt;487&lt;/volume&gt;&lt;number&gt;7408&lt;/number&gt;&lt;dates&gt;&lt;year&gt;2012&lt;/year&gt;&lt;pub-dates&gt;&lt;date&gt;07/26/print&lt;/date&gt;&lt;/pub-dates&gt;&lt;/dates&gt;&lt;publisher&gt;Nature Publishing Group, a division of Macmillan Publishers Limited. All Rights Reserved.&lt;/publisher&gt;&lt;isbn&gt;0028-0836&lt;/isbn&gt;&lt;work-type&gt;10.1038/nature11205&lt;/work-type&gt;&lt;urls&gt;&lt;related-urls&gt;&lt;url&gt;http://dx.doi.org/10.1038/nature11205&lt;/url&gt;&lt;/related-urls&gt;&lt;/urls&gt;&lt;electronic-resource-num&gt;http://www.nature.com/nature/journal/v487/n7408/abs/nature11205.html#supplementary-information&lt;/electronic-resource-num&gt;&lt;/record&gt;&lt;/Cite&gt;&lt;/EndNote&gt;</w:instrText>
      </w:r>
      <w:r w:rsidR="0047750B">
        <w:rPr>
          <w:color w:val="000000" w:themeColor="text1"/>
        </w:rPr>
        <w:fldChar w:fldCharType="separate"/>
      </w:r>
      <w:r w:rsidR="00A75A56">
        <w:rPr>
          <w:noProof/>
          <w:color w:val="000000" w:themeColor="text1"/>
        </w:rPr>
        <w:t>(Yvon-Durocher</w:t>
      </w:r>
      <w:r w:rsidR="00A75A56" w:rsidRPr="00A75A56">
        <w:rPr>
          <w:i/>
          <w:noProof/>
          <w:color w:val="000000" w:themeColor="text1"/>
        </w:rPr>
        <w:t xml:space="preserve"> et al.</w:t>
      </w:r>
      <w:r w:rsidR="00A75A56">
        <w:rPr>
          <w:noProof/>
          <w:color w:val="000000" w:themeColor="text1"/>
        </w:rPr>
        <w:t xml:space="preserve"> 2012)</w:t>
      </w:r>
      <w:r w:rsidR="0047750B">
        <w:rPr>
          <w:color w:val="000000" w:themeColor="text1"/>
        </w:rPr>
        <w:fldChar w:fldCharType="end"/>
      </w:r>
      <w:r w:rsidR="00D13635">
        <w:rPr>
          <w:color w:val="000000" w:themeColor="text1"/>
        </w:rPr>
        <w:t xml:space="preserve">, </w:t>
      </w:r>
      <w:r w:rsidR="00C22532">
        <w:rPr>
          <w:color w:val="000000" w:themeColor="text1"/>
        </w:rPr>
        <w:t xml:space="preserve">they will elicit </w:t>
      </w:r>
      <w:r w:rsidR="009419A0">
        <w:rPr>
          <w:color w:val="000000" w:themeColor="text1"/>
        </w:rPr>
        <w:t xml:space="preserve">different magnitudes of </w:t>
      </w:r>
      <w:r w:rsidR="00754BB5">
        <w:rPr>
          <w:color w:val="000000" w:themeColor="text1"/>
        </w:rPr>
        <w:t xml:space="preserve">phenological </w:t>
      </w:r>
      <w:r w:rsidR="009419A0">
        <w:rPr>
          <w:color w:val="000000" w:themeColor="text1"/>
        </w:rPr>
        <w:t>change at higher trophic levels</w:t>
      </w:r>
      <w:r>
        <w:rPr>
          <w:color w:val="000000" w:themeColor="text1"/>
        </w:rPr>
        <w:t xml:space="preserve"> (</w:t>
      </w:r>
      <w:r w:rsidRPr="0065733E">
        <w:rPr>
          <w:i/>
          <w:color w:val="000000" w:themeColor="text1"/>
          <w:rPrChange w:id="268" w:author="Louie Yang" w:date="2016-11-23T12:40:00Z">
            <w:rPr>
              <w:color w:val="000000" w:themeColor="text1"/>
            </w:rPr>
          </w:rPrChange>
        </w:rPr>
        <w:t>environment</w:t>
      </w:r>
      <w:r w:rsidR="00BA49CC" w:rsidRPr="0065733E">
        <w:rPr>
          <w:i/>
          <w:color w:val="000000" w:themeColor="text1"/>
          <w:rPrChange w:id="269" w:author="Louie Yang" w:date="2016-11-23T12:40:00Z">
            <w:rPr>
              <w:color w:val="000000" w:themeColor="text1"/>
            </w:rPr>
          </w:rPrChange>
        </w:rPr>
        <w:t>-</w:t>
      </w:r>
      <w:r w:rsidRPr="0065733E">
        <w:rPr>
          <w:i/>
          <w:color w:val="000000" w:themeColor="text1"/>
          <w:rPrChange w:id="270" w:author="Louie Yang" w:date="2016-11-23T12:40:00Z">
            <w:rPr>
              <w:color w:val="000000" w:themeColor="text1"/>
            </w:rPr>
          </w:rPrChange>
        </w:rPr>
        <w:t>driven mechanism</w:t>
      </w:r>
      <w:r>
        <w:rPr>
          <w:color w:val="000000" w:themeColor="text1"/>
        </w:rPr>
        <w:t>)</w:t>
      </w:r>
      <w:r w:rsidR="002846C1" w:rsidRPr="00FB2CED">
        <w:rPr>
          <w:color w:val="000000" w:themeColor="text1"/>
        </w:rPr>
        <w:t>.</w:t>
      </w:r>
      <w:r w:rsidR="009419A0">
        <w:rPr>
          <w:color w:val="000000" w:themeColor="text1"/>
        </w:rPr>
        <w:t xml:space="preserve"> Such changes could be exacerbated by differences in </w:t>
      </w:r>
      <w:r w:rsidR="00303559">
        <w:rPr>
          <w:color w:val="000000" w:themeColor="text1"/>
        </w:rPr>
        <w:t xml:space="preserve">strength of trophic interactions as well as differences in </w:t>
      </w:r>
      <w:r w:rsidR="009419A0">
        <w:rPr>
          <w:color w:val="000000" w:themeColor="text1"/>
        </w:rPr>
        <w:t>generation time</w:t>
      </w:r>
      <w:r w:rsidR="00DB36E2">
        <w:rPr>
          <w:color w:val="000000" w:themeColor="text1"/>
        </w:rPr>
        <w:t xml:space="preserve"> in terrestrial and marine environments</w:t>
      </w:r>
      <w:r w:rsidR="00C22532">
        <w:rPr>
          <w:color w:val="000000" w:themeColor="text1"/>
        </w:rPr>
        <w:t>.</w:t>
      </w:r>
      <w:r w:rsidR="00303559">
        <w:rPr>
          <w:color w:val="000000" w:themeColor="text1"/>
        </w:rPr>
        <w:t xml:space="preserve"> </w:t>
      </w:r>
      <w:r w:rsidR="00DB36E2">
        <w:rPr>
          <w:color w:val="000000" w:themeColor="text1"/>
        </w:rPr>
        <w:t>For example, s</w:t>
      </w:r>
      <w:r w:rsidR="00303559" w:rsidRPr="00FB2CED">
        <w:rPr>
          <w:color w:val="000000" w:themeColor="text1"/>
        </w:rPr>
        <w:t>mall changes in primary producer abundance may become more magnified in marine systems because marine herbivores consume three times more primary producer</w:t>
      </w:r>
      <w:r w:rsidR="00754BB5">
        <w:rPr>
          <w:color w:val="000000" w:themeColor="text1"/>
        </w:rPr>
        <w:t xml:space="preserve"> biomass</w:t>
      </w:r>
      <w:r w:rsidR="00303559" w:rsidRPr="00FB2CED">
        <w:rPr>
          <w:color w:val="000000" w:themeColor="text1"/>
        </w:rPr>
        <w:t xml:space="preserve"> than in terrestrial food webs </w:t>
      </w:r>
      <w:r w:rsidR="0047750B" w:rsidRPr="00FB2CED">
        <w:rPr>
          <w:color w:val="000000" w:themeColor="text1"/>
        </w:rPr>
        <w:fldChar w:fldCharType="begin"/>
      </w:r>
      <w:r w:rsidR="00303559">
        <w:rPr>
          <w:color w:val="000000" w:themeColor="text1"/>
        </w:rPr>
        <w:instrText xml:space="preserve"> ADDIN EN.CITE &lt;EndNote&gt;&lt;Cite&gt;&lt;Author&gt;Cyr&lt;/Author&gt;&lt;Year&gt;1993&lt;/Year&gt;&lt;RecNum&gt;754&lt;/RecNum&gt;&lt;DisplayText&gt;(Cyr &amp;amp; Pace 1993)&lt;/DisplayText&gt;&lt;record&gt;&lt;rec-number&gt;754&lt;/rec-number&gt;&lt;foreign-keys&gt;&lt;key app="EN" db-id="tswepwzphrdd5teef5upp92y9wxtxvpzzvrz" timestamp="1456337499"&gt;754&lt;/key&gt;&lt;/foreign-keys&gt;&lt;ref-type name="Journal Article"&gt;17&lt;/ref-type&gt;&lt;contributors&gt;&lt;authors&gt;&lt;author&gt;Cyr, H.&lt;/author&gt;&lt;author&gt;Pace, M. L.&lt;/author&gt;&lt;/authors&gt;&lt;/contributors&gt;&lt;auth-address&gt;INST ECOSYST STUDIES,MILLBROOK,NY 12545. RUTGERS STATE UNIV,ECOL PROGRAM,PISCATAWAY,NJ 08855.&lt;/auth-address&gt;&lt;titles&gt;&lt;title&gt;MAGNITUDE AND PATTERNS OF HERBIVORY IN AQUATIC AND TERRESTRIAL ECOSYSTEMS&lt;/title&gt;&lt;secondary-title&gt;Nature&lt;/secondary-title&gt;&lt;alt-title&gt;Nature&lt;/alt-title&gt;&lt;/titles&gt;&lt;periodical&gt;&lt;full-title&gt;Nature&lt;/full-title&gt;&lt;abbr-1&gt;Nature&lt;/abbr-1&gt;&lt;/periodical&gt;&lt;alt-periodical&gt;&lt;full-title&gt;Nature&lt;/full-title&gt;&lt;abbr-1&gt;Nature&lt;/abbr-1&gt;&lt;/alt-periodical&gt;&lt;pages&gt;148-150&lt;/pages&gt;&lt;volume&gt;361&lt;/volume&gt;&lt;number&gt;6408&lt;/number&gt;&lt;keywords&gt;&lt;keyword&gt;FOOD-WEB MANIPULATION&lt;/keyword&gt;&lt;keyword&gt;ZOOPLANKTON COMMUNITY&lt;/keyword&gt;&lt;keyword&gt;SOUTH-AFRICA&lt;/keyword&gt;&lt;keyword&gt;SNOW GEESE&lt;/keyword&gt;&lt;keyword&gt;LAKE&lt;/keyword&gt;&lt;keyword&gt;PHYTOPLANKTON&lt;/keyword&gt;&lt;keyword&gt;MARSH&lt;/keyword&gt;&lt;keyword&gt;MACROPHYTES&lt;/keyword&gt;&lt;keyword&gt;PRODUCTIVITY&lt;/keyword&gt;&lt;keyword&gt;POPULATIONS&lt;/keyword&gt;&lt;/keywords&gt;&lt;dates&gt;&lt;year&gt;1993&lt;/year&gt;&lt;pub-dates&gt;&lt;date&gt;Jan&lt;/date&gt;&lt;/pub-dates&gt;&lt;/dates&gt;&lt;isbn&gt;0028-0836&lt;/isbn&gt;&lt;accession-num&gt;WOS:A1993KG46600057&lt;/accession-num&gt;&lt;work-type&gt;Article&lt;/work-type&gt;&lt;urls&gt;&lt;related-urls&gt;&lt;url&gt;&amp;lt;Go to ISI&amp;gt;://WOS:A1993KG46600057&lt;/url&gt;&lt;/related-urls&gt;&lt;/urls&gt;&lt;electronic-resource-num&gt;10.1038/361148a0&lt;/electronic-resource-num&gt;&lt;language&gt;English&lt;/language&gt;&lt;/record&gt;&lt;/Cite&gt;&lt;/EndNote&gt;</w:instrText>
      </w:r>
      <w:r w:rsidR="0047750B" w:rsidRPr="00FB2CED">
        <w:rPr>
          <w:color w:val="000000" w:themeColor="text1"/>
        </w:rPr>
        <w:fldChar w:fldCharType="separate"/>
      </w:r>
      <w:r w:rsidR="00303559">
        <w:rPr>
          <w:noProof/>
          <w:color w:val="000000" w:themeColor="text1"/>
        </w:rPr>
        <w:t>(Cyr &amp; Pace 1993)</w:t>
      </w:r>
      <w:r w:rsidR="0047750B" w:rsidRPr="00FB2CED">
        <w:rPr>
          <w:color w:val="000000" w:themeColor="text1"/>
        </w:rPr>
        <w:fldChar w:fldCharType="end"/>
      </w:r>
      <w:r w:rsidR="00303559" w:rsidRPr="00FB2CED">
        <w:rPr>
          <w:color w:val="000000" w:themeColor="text1"/>
        </w:rPr>
        <w:t>.</w:t>
      </w:r>
      <w:r w:rsidR="00DB36E2">
        <w:rPr>
          <w:color w:val="000000" w:themeColor="text1"/>
        </w:rPr>
        <w:t xml:space="preserve"> </w:t>
      </w:r>
      <w:commentRangeStart w:id="271"/>
      <w:r w:rsidR="00DB36E2">
        <w:rPr>
          <w:color w:val="000000" w:themeColor="text1"/>
        </w:rPr>
        <w:t>A more thorough discussion of trophic interactions and phenological shift can be found below.</w:t>
      </w:r>
      <w:r w:rsidR="00303559" w:rsidRPr="00FB2CED">
        <w:rPr>
          <w:color w:val="000000" w:themeColor="text1"/>
        </w:rPr>
        <w:t xml:space="preserve"> </w:t>
      </w:r>
      <w:commentRangeEnd w:id="271"/>
      <w:r w:rsidR="00353DA6">
        <w:rPr>
          <w:rStyle w:val="CommentReference"/>
        </w:rPr>
        <w:commentReference w:id="271"/>
      </w:r>
    </w:p>
    <w:p w14:paraId="5F628201" w14:textId="77777777" w:rsidR="00457074" w:rsidRDefault="00457074" w:rsidP="00615849">
      <w:pPr>
        <w:pStyle w:val="Normal1"/>
        <w:spacing w:before="100" w:beforeAutospacing="1" w:after="100" w:afterAutospacing="1" w:line="480" w:lineRule="auto"/>
        <w:pPrChange w:id="272" w:author="Louie Yang" w:date="2016-11-23T11:50:00Z">
          <w:pPr>
            <w:spacing w:before="100" w:after="100" w:line="480" w:lineRule="auto"/>
            <w:jc w:val="center"/>
          </w:pPr>
        </w:pPrChange>
      </w:pPr>
    </w:p>
    <w:p w14:paraId="61224B22" w14:textId="77777777" w:rsidR="00661979" w:rsidRPr="00B06F9A" w:rsidRDefault="00FD65FC" w:rsidP="00B06F9A">
      <w:pPr>
        <w:pStyle w:val="Normal1"/>
        <w:spacing w:before="100" w:beforeAutospacing="1" w:after="100" w:afterAutospacing="1" w:line="480" w:lineRule="auto"/>
        <w:rPr>
          <w:i/>
          <w:color w:val="000000" w:themeColor="text1"/>
        </w:rPr>
      </w:pPr>
      <w:commentRangeStart w:id="273"/>
      <w:r w:rsidRPr="00B06F9A">
        <w:rPr>
          <w:bCs/>
          <w:i/>
          <w:color w:val="000000" w:themeColor="text1"/>
        </w:rPr>
        <w:t xml:space="preserve">Trophic </w:t>
      </w:r>
      <w:r w:rsidR="00BE4FE2">
        <w:rPr>
          <w:bCs/>
          <w:i/>
          <w:color w:val="000000" w:themeColor="text1"/>
        </w:rPr>
        <w:t>levels</w:t>
      </w:r>
      <w:commentRangeEnd w:id="273"/>
      <w:r w:rsidR="00615849">
        <w:rPr>
          <w:rStyle w:val="CommentReference"/>
        </w:rPr>
        <w:commentReference w:id="273"/>
      </w:r>
    </w:p>
    <w:p w14:paraId="7BA95155" w14:textId="77777777" w:rsidR="00661979" w:rsidRDefault="0082628C" w:rsidP="00B06F9A">
      <w:pPr>
        <w:pStyle w:val="Normal1"/>
        <w:spacing w:before="100" w:beforeAutospacing="1" w:after="100" w:afterAutospacing="1" w:line="480" w:lineRule="auto"/>
        <w:rPr>
          <w:color w:val="000000" w:themeColor="text1"/>
        </w:rPr>
      </w:pPr>
      <w:commentRangeStart w:id="274"/>
      <w:r>
        <w:rPr>
          <w:color w:val="000000" w:themeColor="text1"/>
        </w:rPr>
        <w:t>S</w:t>
      </w:r>
      <w:r w:rsidR="002846C1" w:rsidRPr="00FB2CED">
        <w:rPr>
          <w:color w:val="000000" w:themeColor="text1"/>
        </w:rPr>
        <w:t xml:space="preserve">everal papers have </w:t>
      </w:r>
      <w:commentRangeEnd w:id="274"/>
      <w:r w:rsidR="001D64E8">
        <w:rPr>
          <w:rStyle w:val="CommentReference"/>
        </w:rPr>
        <w:commentReference w:id="274"/>
      </w:r>
      <w:r w:rsidR="002846C1" w:rsidRPr="00FB2CED">
        <w:rPr>
          <w:color w:val="000000" w:themeColor="text1"/>
        </w:rPr>
        <w:t xml:space="preserve">compared phenological shifts across trophic levels and found conflicting results. Some </w:t>
      </w:r>
      <w:r>
        <w:rPr>
          <w:color w:val="000000" w:themeColor="text1"/>
        </w:rPr>
        <w:t xml:space="preserve">have reported </w:t>
      </w:r>
      <w:r w:rsidR="002846C1" w:rsidRPr="00FB2CED">
        <w:rPr>
          <w:color w:val="000000" w:themeColor="text1"/>
        </w:rPr>
        <w:t>greater phenological shifts in higher trophic levels</w:t>
      </w:r>
      <w:r w:rsidR="002846C1" w:rsidRPr="00FB2CED">
        <w:rPr>
          <w:b/>
          <w:bCs/>
          <w:color w:val="000000" w:themeColor="text1"/>
        </w:rPr>
        <w:t xml:space="preserve"> </w:t>
      </w:r>
      <w:commentRangeStart w:id="275"/>
      <w:r w:rsidR="0047750B" w:rsidRPr="00FB2CED">
        <w:rPr>
          <w:color w:val="000000" w:themeColor="text1"/>
        </w:rPr>
        <w:fldChar w:fldCharType="begin">
          <w:fldData xml:space="preserve">PEVuZE5vdGU+PENpdGU+PEF1dGhvcj5Hb3JkbzwvQXV0aG9yPjxZZWFyPjIwMDU8L1llYXI+PFJl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PEVuZE5vdGU+PENpdGU+PEF1dGhvcj5Hb3JkbzwvQXV0aG9yPjxZZWFyPjIwMDU8L1llYXI+PFJl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(Gordo &amp; Sanz 2005; Parmesan 2007; Both</w:t>
      </w:r>
      <w:r w:rsidR="00063E8C" w:rsidRPr="00063E8C">
        <w:rPr>
          <w:i/>
          <w:noProof/>
          <w:color w:val="000000" w:themeColor="text1"/>
        </w:rPr>
        <w:t xml:space="preserve"> et al.</w:t>
      </w:r>
      <w:r w:rsidR="00063E8C">
        <w:rPr>
          <w:noProof/>
          <w:color w:val="000000" w:themeColor="text1"/>
        </w:rPr>
        <w:t xml:space="preserve"> 2009; Burkle</w:t>
      </w:r>
      <w:r w:rsidR="00063E8C" w:rsidRPr="00063E8C">
        <w:rPr>
          <w:i/>
          <w:noProof/>
          <w:color w:val="000000" w:themeColor="text1"/>
        </w:rPr>
        <w:t xml:space="preserve"> et al.</w:t>
      </w:r>
      <w:r w:rsidR="00063E8C">
        <w:rPr>
          <w:noProof/>
          <w:color w:val="000000" w:themeColor="text1"/>
        </w:rPr>
        <w:t xml:space="preserve"> 2013)</w:t>
      </w:r>
      <w:r w:rsidR="0047750B" w:rsidRPr="00FB2CED">
        <w:rPr>
          <w:color w:val="000000" w:themeColor="text1"/>
        </w:rPr>
        <w:fldChar w:fldCharType="end"/>
      </w:r>
      <w:r w:rsidR="002846C1" w:rsidRPr="00FB2CED">
        <w:rPr>
          <w:color w:val="000000" w:themeColor="text1"/>
        </w:rPr>
        <w:t xml:space="preserve">, </w:t>
      </w:r>
      <w:commentRangeEnd w:id="275"/>
      <w:r w:rsidR="00113AA3">
        <w:rPr>
          <w:rStyle w:val="CommentReference"/>
        </w:rPr>
        <w:commentReference w:id="275"/>
      </w:r>
      <w:r w:rsidR="002846C1" w:rsidRPr="00FB2CED">
        <w:rPr>
          <w:color w:val="000000" w:themeColor="text1"/>
        </w:rPr>
        <w:t xml:space="preserve">while others </w:t>
      </w:r>
      <w:r>
        <w:rPr>
          <w:color w:val="000000" w:themeColor="text1"/>
        </w:rPr>
        <w:t xml:space="preserve">reported </w:t>
      </w:r>
      <w:r w:rsidR="002846C1" w:rsidRPr="00FB2CED">
        <w:rPr>
          <w:color w:val="000000" w:themeColor="text1"/>
        </w:rPr>
        <w:t>greater shifts in lower trophic levels</w:t>
      </w:r>
      <w:r w:rsidR="00395512">
        <w:rPr>
          <w:color w:val="000000" w:themeColor="text1"/>
        </w:rPr>
        <w:t xml:space="preserve"> </w:t>
      </w:r>
      <w:r w:rsidR="0047750B" w:rsidRPr="00FB2CED">
        <w:rPr>
          <w:color w:val="000000" w:themeColor="text1"/>
        </w:rPr>
        <w:fldChar w:fldCharType="begin">
          <w:fldData xml:space="preserve">PEVuZE5vdGU+PENpdGU+PEF1dGhvcj5Db29rPC9BdXRob3I+PFllYXI+MjAwODwvWWVhcj48UmVj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</w:fldData>
        </w:fldChar>
      </w:r>
      <w:r w:rsidR="00EF1A8F">
        <w:rPr>
          <w:color w:val="000000" w:themeColor="text1"/>
        </w:rPr>
        <w:instrText xml:space="preserve"> ADDIN EN.CITE </w:instrText>
      </w:r>
      <w:r w:rsidR="0047750B">
        <w:rPr>
          <w:color w:val="000000" w:themeColor="text1"/>
        </w:rPr>
        <w:fldChar w:fldCharType="begin">
          <w:fldData xml:space="preserve">PEVuZE5vdGU+PENpdGU+PEF1dGhvcj5Db29rPC9BdXRob3I+PFllYXI+MjAwODwvWWVhcj48UmVj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</w:fldData>
        </w:fldChar>
      </w:r>
      <w:r w:rsidR="00EF1A8F">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EF1A8F">
        <w:rPr>
          <w:noProof/>
          <w:color w:val="000000" w:themeColor="text1"/>
        </w:rPr>
        <w:t>(Huey</w:t>
      </w:r>
      <w:r w:rsidR="00EF1A8F" w:rsidRPr="00EF1A8F">
        <w:rPr>
          <w:i/>
          <w:noProof/>
          <w:color w:val="000000" w:themeColor="text1"/>
        </w:rPr>
        <w:t xml:space="preserve"> et al.</w:t>
      </w:r>
      <w:r w:rsidR="00EF1A8F">
        <w:rPr>
          <w:noProof/>
          <w:color w:val="000000" w:themeColor="text1"/>
        </w:rPr>
        <w:t xml:space="preserve"> 2002; Cook</w:t>
      </w:r>
      <w:r w:rsidR="00EF1A8F" w:rsidRPr="00EF1A8F">
        <w:rPr>
          <w:i/>
          <w:noProof/>
          <w:color w:val="000000" w:themeColor="text1"/>
        </w:rPr>
        <w:t xml:space="preserve"> et al.</w:t>
      </w:r>
      <w:r w:rsidR="00EF1A8F">
        <w:rPr>
          <w:noProof/>
          <w:color w:val="000000" w:themeColor="text1"/>
        </w:rPr>
        <w:t xml:space="preserve"> 2008; Doi</w:t>
      </w:r>
      <w:r w:rsidR="00EF1A8F" w:rsidRPr="00EF1A8F">
        <w:rPr>
          <w:i/>
          <w:noProof/>
          <w:color w:val="000000" w:themeColor="text1"/>
        </w:rPr>
        <w:t xml:space="preserve"> et al.</w:t>
      </w:r>
      <w:r w:rsidR="00EF1A8F">
        <w:rPr>
          <w:noProof/>
          <w:color w:val="000000" w:themeColor="text1"/>
        </w:rPr>
        <w:t xml:space="preserve"> 2008; Pyke</w:t>
      </w:r>
      <w:r w:rsidR="00EF1A8F" w:rsidRPr="00EF1A8F">
        <w:rPr>
          <w:i/>
          <w:noProof/>
          <w:color w:val="000000" w:themeColor="text1"/>
        </w:rPr>
        <w:t xml:space="preserve"> et al.</w:t>
      </w:r>
      <w:r w:rsidR="00EF1A8F">
        <w:rPr>
          <w:noProof/>
          <w:color w:val="000000" w:themeColor="text1"/>
        </w:rPr>
        <w:t xml:space="preserve"> 2016; Thackeray</w:t>
      </w:r>
      <w:r w:rsidR="00EF1A8F" w:rsidRPr="00EF1A8F">
        <w:rPr>
          <w:i/>
          <w:noProof/>
          <w:color w:val="000000" w:themeColor="text1"/>
        </w:rPr>
        <w:t xml:space="preserve"> et al.</w:t>
      </w:r>
      <w:r w:rsidR="00EF1A8F">
        <w:rPr>
          <w:noProof/>
          <w:color w:val="000000" w:themeColor="text1"/>
        </w:rPr>
        <w:t xml:space="preserve"> 2016)</w:t>
      </w:r>
      <w:r w:rsidR="0047750B" w:rsidRPr="00FB2CED">
        <w:rPr>
          <w:color w:val="000000" w:themeColor="text1"/>
        </w:rPr>
        <w:fldChar w:fldCharType="end"/>
      </w:r>
      <w:r w:rsidR="002846C1" w:rsidRPr="00FB2CED">
        <w:rPr>
          <w:color w:val="000000" w:themeColor="text1"/>
        </w:rPr>
        <w:t xml:space="preserve">. </w:t>
      </w:r>
      <w:r>
        <w:rPr>
          <w:color w:val="000000" w:themeColor="text1"/>
        </w:rPr>
        <w:t xml:space="preserve">A large number of studies have even </w:t>
      </w:r>
      <w:r w:rsidR="002846C1" w:rsidRPr="00FB2CED">
        <w:rPr>
          <w:color w:val="000000" w:themeColor="text1"/>
        </w:rPr>
        <w:t xml:space="preserve">found </w:t>
      </w:r>
      <w:commentRangeStart w:id="276"/>
      <w:r w:rsidR="002846C1" w:rsidRPr="00FB2CED">
        <w:rPr>
          <w:color w:val="000000" w:themeColor="text1"/>
        </w:rPr>
        <w:t xml:space="preserve">that trophic level does not predict </w:t>
      </w:r>
      <w:r>
        <w:rPr>
          <w:color w:val="000000" w:themeColor="text1"/>
        </w:rPr>
        <w:t>phenological change</w:t>
      </w:r>
      <w:r w:rsidR="00D45485">
        <w:rPr>
          <w:color w:val="000000" w:themeColor="text1"/>
        </w:rPr>
        <w:t xml:space="preserve">, often because </w:t>
      </w:r>
      <w:r w:rsidR="00A36ABE">
        <w:rPr>
          <w:color w:val="000000" w:themeColor="text1"/>
        </w:rPr>
        <w:t xml:space="preserve">the phenologies of </w:t>
      </w:r>
      <w:r w:rsidR="00D45485">
        <w:rPr>
          <w:color w:val="000000" w:themeColor="text1"/>
        </w:rPr>
        <w:t>species across trophic levels are changing at similar rates</w:t>
      </w:r>
      <w:commentRangeEnd w:id="276"/>
      <w:r w:rsidR="00353DA6">
        <w:rPr>
          <w:rStyle w:val="CommentReference"/>
        </w:rPr>
        <w:commentReference w:id="276"/>
      </w:r>
      <w:r>
        <w:rPr>
          <w:color w:val="000000" w:themeColor="text1"/>
        </w:rPr>
        <w:t xml:space="preserve"> </w:t>
      </w:r>
      <w:r w:rsidR="0047750B" w:rsidRPr="00FB2CED">
        <w:rPr>
          <w:color w:val="000000" w:themeColor="text1"/>
        </w:rPr>
        <w:fldChar w:fldCharType="begin">
          <w:fldData xml:space="preserve">PEVuZE5vdGU+PENpdGU+PEF1dGhvcj5XaW5kZXI8L0F1dGhvcj48WWVhcj4yMDA0PC9ZZWFyPjxS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PEVuZE5vdGU+PENpdGU+PEF1dGhvcj5XaW5kZXI8L0F1dGhvcj48WWVhcj4yMDA0PC9ZZWFyPjxS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(Winder &amp; Schindler 2004; Askeyev</w:t>
      </w:r>
      <w:r w:rsidR="00063E8C" w:rsidRPr="00063E8C">
        <w:rPr>
          <w:i/>
          <w:noProof/>
          <w:color w:val="000000" w:themeColor="text1"/>
        </w:rPr>
        <w:t xml:space="preserve"> et al.</w:t>
      </w:r>
      <w:r w:rsidR="00063E8C">
        <w:rPr>
          <w:noProof/>
          <w:color w:val="000000" w:themeColor="text1"/>
        </w:rPr>
        <w:t xml:space="preserve"> 2010; Bartomeus</w:t>
      </w:r>
      <w:r w:rsidR="00063E8C" w:rsidRPr="00063E8C">
        <w:rPr>
          <w:i/>
          <w:noProof/>
          <w:color w:val="000000" w:themeColor="text1"/>
        </w:rPr>
        <w:t xml:space="preserve"> et al.</w:t>
      </w:r>
      <w:r w:rsidR="00063E8C">
        <w:rPr>
          <w:noProof/>
          <w:color w:val="000000" w:themeColor="text1"/>
        </w:rPr>
        <w:t xml:space="preserve"> 2011; Bartomeus</w:t>
      </w:r>
      <w:r w:rsidR="00063E8C" w:rsidRPr="00063E8C">
        <w:rPr>
          <w:i/>
          <w:noProof/>
          <w:color w:val="000000" w:themeColor="text1"/>
        </w:rPr>
        <w:t xml:space="preserve"> et al.</w:t>
      </w:r>
      <w:r w:rsidR="00063E8C">
        <w:rPr>
          <w:noProof/>
          <w:color w:val="000000" w:themeColor="text1"/>
        </w:rPr>
        <w:t xml:space="preserve"> 2013; Ovaskainen</w:t>
      </w:r>
      <w:r w:rsidR="00063E8C" w:rsidRPr="00063E8C">
        <w:rPr>
          <w:i/>
          <w:noProof/>
          <w:color w:val="000000" w:themeColor="text1"/>
        </w:rPr>
        <w:t xml:space="preserve"> et al.</w:t>
      </w:r>
      <w:r w:rsidR="00063E8C">
        <w:rPr>
          <w:noProof/>
          <w:color w:val="000000" w:themeColor="text1"/>
        </w:rPr>
        <w:t xml:space="preserve"> 2013; Polgar</w:t>
      </w:r>
      <w:r w:rsidR="00063E8C" w:rsidRPr="00063E8C">
        <w:rPr>
          <w:i/>
          <w:noProof/>
          <w:color w:val="000000" w:themeColor="text1"/>
        </w:rPr>
        <w:t xml:space="preserve"> et al.</w:t>
      </w:r>
      <w:r w:rsidR="00063E8C">
        <w:rPr>
          <w:noProof/>
          <w:color w:val="000000" w:themeColor="text1"/>
        </w:rPr>
        <w:t xml:space="preserve"> 2013; Ge</w:t>
      </w:r>
      <w:r w:rsidR="00063E8C" w:rsidRPr="00063E8C">
        <w:rPr>
          <w:i/>
          <w:noProof/>
          <w:color w:val="000000" w:themeColor="text1"/>
        </w:rPr>
        <w:t xml:space="preserve"> et al.</w:t>
      </w:r>
      <w:r w:rsidR="00063E8C">
        <w:rPr>
          <w:noProof/>
          <w:color w:val="000000" w:themeColor="text1"/>
        </w:rPr>
        <w:t xml:space="preserve"> 2015)</w:t>
      </w:r>
      <w:r w:rsidR="0047750B" w:rsidRPr="00FB2CED">
        <w:rPr>
          <w:color w:val="000000" w:themeColor="text1"/>
        </w:rPr>
        <w:fldChar w:fldCharType="end"/>
      </w:r>
      <w:r w:rsidR="002846C1" w:rsidRPr="00FB2CED">
        <w:rPr>
          <w:color w:val="000000" w:themeColor="text1"/>
        </w:rPr>
        <w:t>.</w:t>
      </w:r>
      <w:r w:rsidR="002846C1" w:rsidRPr="00FB2CED">
        <w:rPr>
          <w:color w:val="000000" w:themeColor="text1"/>
          <w:highlight w:val="white"/>
        </w:rPr>
        <w:t xml:space="preserve"> </w:t>
      </w:r>
      <w:r w:rsidR="00EF1A8F">
        <w:rPr>
          <w:color w:val="000000" w:themeColor="text1"/>
        </w:rPr>
        <w:t xml:space="preserve">The absence </w:t>
      </w:r>
      <w:r w:rsidR="00EF1A8F">
        <w:rPr>
          <w:color w:val="000000" w:themeColor="text1"/>
        </w:rPr>
        <w:lastRenderedPageBreak/>
        <w:t>of a consistent relationship between trophic level and phenological sh</w:t>
      </w:r>
      <w:r w:rsidR="00350D02">
        <w:rPr>
          <w:color w:val="000000" w:themeColor="text1"/>
        </w:rPr>
        <w:t>ift suggests that multiple</w:t>
      </w:r>
      <w:r w:rsidR="00EF1A8F">
        <w:rPr>
          <w:color w:val="000000" w:themeColor="text1"/>
        </w:rPr>
        <w:t xml:space="preserve"> different mechanisms may </w:t>
      </w:r>
      <w:r w:rsidR="00A36ABE">
        <w:rPr>
          <w:color w:val="000000" w:themeColor="text1"/>
        </w:rPr>
        <w:t>underpin</w:t>
      </w:r>
      <w:r w:rsidR="00EF1A8F">
        <w:rPr>
          <w:color w:val="000000" w:themeColor="text1"/>
        </w:rPr>
        <w:t xml:space="preserve"> these changes</w:t>
      </w:r>
      <w:r w:rsidR="00350D02">
        <w:rPr>
          <w:color w:val="000000" w:themeColor="text1"/>
        </w:rPr>
        <w:t xml:space="preserve"> and that at times these mechanisms may act in opposition</w:t>
      </w:r>
      <w:r w:rsidR="003A52ED">
        <w:rPr>
          <w:color w:val="000000" w:themeColor="text1"/>
        </w:rPr>
        <w:t>,</w:t>
      </w:r>
      <w:r w:rsidR="00350D02">
        <w:rPr>
          <w:color w:val="000000" w:themeColor="text1"/>
        </w:rPr>
        <w:t xml:space="preserve"> resulting in minimal phenological change.</w:t>
      </w:r>
    </w:p>
    <w:p w14:paraId="29A21EFE" w14:textId="77777777" w:rsidR="0056700D" w:rsidRDefault="002846C1" w:rsidP="00B06F9A">
      <w:pPr>
        <w:pStyle w:val="Normal1"/>
        <w:spacing w:before="100" w:beforeAutospacing="1" w:after="100" w:afterAutospacing="1" w:line="480" w:lineRule="auto"/>
        <w:rPr>
          <w:color w:val="000000" w:themeColor="text1"/>
        </w:rPr>
      </w:pPr>
      <w:r w:rsidRPr="00FB2CED">
        <w:rPr>
          <w:color w:val="000000" w:themeColor="text1"/>
        </w:rPr>
        <w:t>Temperature sensitivity (</w:t>
      </w:r>
      <w:commentRangeStart w:id="277"/>
      <w:r w:rsidRPr="00240486">
        <w:rPr>
          <w:i/>
          <w:color w:val="000000" w:themeColor="text1"/>
          <w:rPrChange w:id="278" w:author="Louie Yang" w:date="2016-11-23T12:40:00Z">
            <w:rPr>
              <w:color w:val="000000" w:themeColor="text1"/>
            </w:rPr>
          </w:rPrChange>
        </w:rPr>
        <w:t>organism-response mechanism</w:t>
      </w:r>
      <w:commentRangeEnd w:id="277"/>
      <w:r w:rsidR="00240486">
        <w:rPr>
          <w:rStyle w:val="CommentReference"/>
        </w:rPr>
        <w:commentReference w:id="277"/>
      </w:r>
      <w:r w:rsidRPr="00FB2CED">
        <w:rPr>
          <w:color w:val="000000" w:themeColor="text1"/>
        </w:rPr>
        <w:t>;</w:t>
      </w:r>
      <w:r w:rsidRPr="00FB2CED">
        <w:rPr>
          <w:i/>
          <w:color w:val="000000" w:themeColor="text1"/>
        </w:rPr>
        <w:t xml:space="preserve"> </w:t>
      </w:r>
      <w:r w:rsidRPr="00FB2CED">
        <w:rPr>
          <w:color w:val="000000" w:themeColor="text1"/>
        </w:rPr>
        <w:t xml:space="preserve">Fig 1 &amp; 2b) is </w:t>
      </w:r>
      <w:r w:rsidR="00EF1A8F">
        <w:rPr>
          <w:color w:val="000000" w:themeColor="text1"/>
        </w:rPr>
        <w:t xml:space="preserve">commonly invoked to explain </w:t>
      </w:r>
      <w:r w:rsidR="00A36ABE">
        <w:rPr>
          <w:color w:val="000000" w:themeColor="text1"/>
        </w:rPr>
        <w:t>the observation</w:t>
      </w:r>
      <w:r w:rsidR="00EF1A8F">
        <w:rPr>
          <w:color w:val="000000" w:themeColor="text1"/>
        </w:rPr>
        <w:t xml:space="preserve"> that </w:t>
      </w:r>
      <w:r w:rsidR="00A36ABE">
        <w:rPr>
          <w:color w:val="000000" w:themeColor="text1"/>
        </w:rPr>
        <w:t>the phenology of</w:t>
      </w:r>
      <w:r w:rsidR="00EF1A8F">
        <w:rPr>
          <w:color w:val="000000" w:themeColor="text1"/>
        </w:rPr>
        <w:t xml:space="preserve"> lower trophic levels shift</w:t>
      </w:r>
      <w:r w:rsidR="00A36ABE">
        <w:rPr>
          <w:color w:val="000000" w:themeColor="text1"/>
        </w:rPr>
        <w:t>s</w:t>
      </w:r>
      <w:r w:rsidR="00EF1A8F">
        <w:rPr>
          <w:color w:val="000000" w:themeColor="text1"/>
        </w:rPr>
        <w:t xml:space="preserve"> more than higher trophic levels. </w:t>
      </w:r>
      <w:commentRangeStart w:id="279"/>
      <w:r w:rsidR="00754BB5">
        <w:rPr>
          <w:color w:val="000000" w:themeColor="text1"/>
        </w:rPr>
        <w:t>L</w:t>
      </w:r>
      <w:r w:rsidRPr="00FB2CED">
        <w:rPr>
          <w:color w:val="000000" w:themeColor="text1"/>
        </w:rPr>
        <w:t xml:space="preserve">ower trophic levels are </w:t>
      </w:r>
      <w:r w:rsidR="00754BB5">
        <w:rPr>
          <w:color w:val="000000" w:themeColor="text1"/>
        </w:rPr>
        <w:t xml:space="preserve">often </w:t>
      </w:r>
      <w:r w:rsidRPr="00FB2CED">
        <w:rPr>
          <w:color w:val="000000" w:themeColor="text1"/>
        </w:rPr>
        <w:t xml:space="preserve">more sensitive to temperature than higher trophic levels </w:t>
      </w:r>
      <w:commentRangeEnd w:id="279"/>
      <w:r w:rsidR="00353DA6">
        <w:rPr>
          <w:rStyle w:val="CommentReference"/>
        </w:rPr>
        <w:commentReference w:id="279"/>
      </w:r>
      <w:r w:rsidR="0047750B">
        <w:rPr>
          <w:color w:val="000000" w:themeColor="text1"/>
        </w:rPr>
        <w:fldChar w:fldCharType="begin">
          <w:fldData xml:space="preserve">PEVuZE5vdGU+PENpdGU+PEF1dGhvcj5IdWV5PC9BdXRob3I+PFllYXI+MjAwMjwvWWVhcj48UmVj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</w:fldData>
        </w:fldChar>
      </w:r>
      <w:r w:rsidR="00173B66">
        <w:rPr>
          <w:color w:val="000000" w:themeColor="text1"/>
        </w:rPr>
        <w:instrText xml:space="preserve"> ADDIN EN.CITE </w:instrText>
      </w:r>
      <w:r w:rsidR="0047750B">
        <w:rPr>
          <w:color w:val="000000" w:themeColor="text1"/>
        </w:rPr>
        <w:fldChar w:fldCharType="begin">
          <w:fldData xml:space="preserve">PEVuZE5vdGU+PENpdGU+PEF1dGhvcj5IdWV5PC9BdXRob3I+PFllYXI+MjAwMjwvWWVhcj48UmVj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</w:fldData>
        </w:fldChar>
      </w:r>
      <w:r w:rsidR="00173B66">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173B66">
        <w:rPr>
          <w:noProof/>
          <w:color w:val="000000" w:themeColor="text1"/>
        </w:rPr>
        <w:t>(Buse</w:t>
      </w:r>
      <w:r w:rsidR="00173B66" w:rsidRPr="00173B66">
        <w:rPr>
          <w:i/>
          <w:noProof/>
          <w:color w:val="000000" w:themeColor="text1"/>
        </w:rPr>
        <w:t xml:space="preserve"> et al.</w:t>
      </w:r>
      <w:r w:rsidR="00173B66">
        <w:rPr>
          <w:noProof/>
          <w:color w:val="000000" w:themeColor="text1"/>
        </w:rPr>
        <w:t xml:space="preserve"> 1999; Huey</w:t>
      </w:r>
      <w:r w:rsidR="00173B66" w:rsidRPr="00173B66">
        <w:rPr>
          <w:i/>
          <w:noProof/>
          <w:color w:val="000000" w:themeColor="text1"/>
        </w:rPr>
        <w:t xml:space="preserve"> et al.</w:t>
      </w:r>
      <w:r w:rsidR="00173B66">
        <w:rPr>
          <w:noProof/>
          <w:color w:val="000000" w:themeColor="text1"/>
        </w:rPr>
        <w:t xml:space="preserve"> 2002; Cook</w:t>
      </w:r>
      <w:r w:rsidR="00173B66" w:rsidRPr="00173B66">
        <w:rPr>
          <w:i/>
          <w:noProof/>
          <w:color w:val="000000" w:themeColor="text1"/>
        </w:rPr>
        <w:t xml:space="preserve"> et al.</w:t>
      </w:r>
      <w:r w:rsidR="00173B66">
        <w:rPr>
          <w:noProof/>
          <w:color w:val="000000" w:themeColor="text1"/>
        </w:rPr>
        <w:t xml:space="preserve"> 2008; Doi</w:t>
      </w:r>
      <w:r w:rsidR="00173B66" w:rsidRPr="00173B66">
        <w:rPr>
          <w:i/>
          <w:noProof/>
          <w:color w:val="000000" w:themeColor="text1"/>
        </w:rPr>
        <w:t xml:space="preserve"> et al.</w:t>
      </w:r>
      <w:r w:rsidR="00173B66">
        <w:rPr>
          <w:noProof/>
          <w:color w:val="000000" w:themeColor="text1"/>
        </w:rPr>
        <w:t xml:space="preserve"> 2008; Post &amp; Forchhammer 2008; Askeyev</w:t>
      </w:r>
      <w:r w:rsidR="00173B66" w:rsidRPr="00173B66">
        <w:rPr>
          <w:i/>
          <w:noProof/>
          <w:color w:val="000000" w:themeColor="text1"/>
        </w:rPr>
        <w:t xml:space="preserve"> et al.</w:t>
      </w:r>
      <w:r w:rsidR="00173B66">
        <w:rPr>
          <w:noProof/>
          <w:color w:val="000000" w:themeColor="text1"/>
        </w:rPr>
        <w:t xml:space="preserve"> 2010; Forrest &amp; Thomson 2011; Gauthier</w:t>
      </w:r>
      <w:r w:rsidR="00173B66" w:rsidRPr="00173B66">
        <w:rPr>
          <w:i/>
          <w:noProof/>
          <w:color w:val="000000" w:themeColor="text1"/>
        </w:rPr>
        <w:t xml:space="preserve"> et al.</w:t>
      </w:r>
      <w:r w:rsidR="00173B66">
        <w:rPr>
          <w:noProof/>
          <w:color w:val="000000" w:themeColor="text1"/>
        </w:rPr>
        <w:t xml:space="preserve"> 2013; Kharouba &amp; Vellend 2015)</w:t>
      </w:r>
      <w:r w:rsidR="0047750B">
        <w:rPr>
          <w:color w:val="000000" w:themeColor="text1"/>
        </w:rPr>
        <w:fldChar w:fldCharType="end"/>
      </w:r>
      <w:commentRangeStart w:id="280"/>
      <w:r w:rsidRPr="00FB2CED">
        <w:rPr>
          <w:color w:val="000000" w:themeColor="text1"/>
        </w:rPr>
        <w:t xml:space="preserve"> but see </w:t>
      </w:r>
      <w:r w:rsidR="0047750B" w:rsidRPr="00FB2CED">
        <w:rPr>
          <w:color w:val="000000" w:themeColor="text1"/>
        </w:rPr>
        <w:fldChar w:fldCharType="begin">
          <w:fldData xml:space="preserve">PEVuZE5vdGU+PENpdGU+PEF1dGhvcj5Hb3JkbzwvQXV0aG9yPjxZZWFyPjIwMDU8L1llYXI+PFJl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==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PEVuZE5vdGU+PENpdGU+PEF1dGhvcj5Hb3JkbzwvQXV0aG9yPjxZZWFyPjIwMDU8L1llYXI+PFJl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==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(Gordo &amp; Sanz 2005; Phillimore</w:t>
      </w:r>
      <w:r w:rsidR="00063E8C" w:rsidRPr="00063E8C">
        <w:rPr>
          <w:i/>
          <w:noProof/>
          <w:color w:val="000000" w:themeColor="text1"/>
        </w:rPr>
        <w:t xml:space="preserve"> et al.</w:t>
      </w:r>
      <w:r w:rsidR="00063E8C">
        <w:rPr>
          <w:noProof/>
          <w:color w:val="000000" w:themeColor="text1"/>
        </w:rPr>
        <w:t xml:space="preserve"> 2012)</w:t>
      </w:r>
      <w:r w:rsidR="0047750B" w:rsidRPr="00FB2CED">
        <w:rPr>
          <w:color w:val="000000" w:themeColor="text1"/>
        </w:rPr>
        <w:fldChar w:fldCharType="end"/>
      </w:r>
      <w:commentRangeEnd w:id="280"/>
      <w:r w:rsidR="00EF1A8F">
        <w:rPr>
          <w:rStyle w:val="CommentReference"/>
        </w:rPr>
        <w:commentReference w:id="280"/>
      </w:r>
      <w:r w:rsidRPr="00FB2CED">
        <w:rPr>
          <w:color w:val="000000" w:themeColor="text1"/>
        </w:rPr>
        <w:t xml:space="preserve">. </w:t>
      </w:r>
      <w:commentRangeStart w:id="281"/>
      <w:r w:rsidR="004D3E22">
        <w:rPr>
          <w:color w:val="000000" w:themeColor="text1"/>
        </w:rPr>
        <w:t xml:space="preserve">Importantly, a recent study suggests that </w:t>
      </w:r>
      <w:commentRangeStart w:id="282"/>
      <w:r w:rsidR="004D3E22">
        <w:rPr>
          <w:color w:val="000000" w:themeColor="text1"/>
        </w:rPr>
        <w:t xml:space="preserve">taxonomic differences in climate sensitivity, rather than trophic level differences </w:t>
      </w:r>
      <w:commentRangeEnd w:id="282"/>
      <w:r w:rsidR="00353DA6">
        <w:rPr>
          <w:rStyle w:val="CommentReference"/>
        </w:rPr>
        <w:commentReference w:id="282"/>
      </w:r>
      <w:r w:rsidR="004D3E22">
        <w:rPr>
          <w:color w:val="000000" w:themeColor="text1"/>
        </w:rPr>
        <w:t xml:space="preserve">may be the most parsimonious explanation for this pattern </w:t>
      </w:r>
      <w:commentRangeEnd w:id="281"/>
      <w:r w:rsidR="00B76598">
        <w:rPr>
          <w:rStyle w:val="CommentReference"/>
        </w:rPr>
        <w:commentReference w:id="281"/>
      </w:r>
      <w:r w:rsidR="0047750B">
        <w:rPr>
          <w:color w:val="000000" w:themeColor="text1"/>
        </w:rPr>
        <w:fldChar w:fldCharType="begin">
          <w:fldData xml:space="preserve">PEVuZE5vdGU+PENpdGU+PEF1dGhvcj5UaGFja2VyYXk8L0F1dGhvcj48WWVhcj4yMDE2PC9ZZWFy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</w:fldData>
        </w:fldChar>
      </w:r>
      <w:r w:rsidR="004D3E22">
        <w:rPr>
          <w:color w:val="000000" w:themeColor="text1"/>
        </w:rPr>
        <w:instrText xml:space="preserve"> ADDIN EN.CITE </w:instrText>
      </w:r>
      <w:r w:rsidR="0047750B">
        <w:rPr>
          <w:color w:val="000000" w:themeColor="text1"/>
        </w:rPr>
        <w:fldChar w:fldCharType="begin">
          <w:fldData xml:space="preserve">PEVuZE5vdGU+PENpdGU+PEF1dGhvcj5UaGFja2VyYXk8L0F1dGhvcj48WWVhcj4yMDE2PC9ZZWFy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</w:fldData>
        </w:fldChar>
      </w:r>
      <w:r w:rsidR="004D3E2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4D3E22">
        <w:rPr>
          <w:noProof/>
          <w:color w:val="000000" w:themeColor="text1"/>
        </w:rPr>
        <w:t>(Thackeray</w:t>
      </w:r>
      <w:r w:rsidR="004D3E22" w:rsidRPr="004D3E22">
        <w:rPr>
          <w:i/>
          <w:noProof/>
          <w:color w:val="000000" w:themeColor="text1"/>
        </w:rPr>
        <w:t xml:space="preserve"> et al.</w:t>
      </w:r>
      <w:r w:rsidR="004D3E22">
        <w:rPr>
          <w:noProof/>
          <w:color w:val="000000" w:themeColor="text1"/>
        </w:rPr>
        <w:t xml:space="preserve"> 2016)</w:t>
      </w:r>
      <w:r w:rsidR="0047750B">
        <w:rPr>
          <w:color w:val="000000" w:themeColor="text1"/>
        </w:rPr>
        <w:fldChar w:fldCharType="end"/>
      </w:r>
      <w:r w:rsidR="004D3E22">
        <w:rPr>
          <w:color w:val="000000" w:themeColor="text1"/>
        </w:rPr>
        <w:t>.</w:t>
      </w:r>
    </w:p>
    <w:p w14:paraId="4B8BCC84" w14:textId="77777777" w:rsidR="00661979" w:rsidRDefault="001D3B75" w:rsidP="00B06F9A">
      <w:pPr>
        <w:pStyle w:val="Normal1"/>
        <w:spacing w:before="100" w:beforeAutospacing="1" w:after="100" w:afterAutospacing="1" w:line="480" w:lineRule="auto"/>
        <w:rPr>
          <w:color w:val="000000" w:themeColor="text1"/>
        </w:rPr>
      </w:pPr>
      <w:r>
        <w:rPr>
          <w:color w:val="000000" w:themeColor="text1"/>
        </w:rPr>
        <w:t>Differences in mobility across trophic level is a</w:t>
      </w:r>
      <w:r w:rsidR="00F321B3">
        <w:rPr>
          <w:color w:val="000000" w:themeColor="text1"/>
        </w:rPr>
        <w:t xml:space="preserve">nother </w:t>
      </w:r>
      <w:r w:rsidR="002846C1" w:rsidRPr="00FB2CED">
        <w:rPr>
          <w:color w:val="000000" w:themeColor="text1"/>
        </w:rPr>
        <w:t>organism response-driven mechanism</w:t>
      </w:r>
      <w:r w:rsidR="00F321B3">
        <w:rPr>
          <w:color w:val="000000" w:themeColor="text1"/>
        </w:rPr>
        <w:t xml:space="preserve"> (Fig. 2b</w:t>
      </w:r>
      <w:r w:rsidR="00350D02">
        <w:rPr>
          <w:color w:val="000000" w:themeColor="text1"/>
        </w:rPr>
        <w:t xml:space="preserve">) </w:t>
      </w:r>
      <w:r w:rsidR="00F321B3">
        <w:rPr>
          <w:color w:val="000000" w:themeColor="text1"/>
        </w:rPr>
        <w:t xml:space="preserve">that </w:t>
      </w:r>
      <w:r w:rsidR="00350D02">
        <w:rPr>
          <w:color w:val="000000" w:themeColor="text1"/>
        </w:rPr>
        <w:t>could</w:t>
      </w:r>
      <w:r w:rsidR="00F321B3">
        <w:rPr>
          <w:color w:val="000000" w:themeColor="text1"/>
        </w:rPr>
        <w:t xml:space="preserve"> </w:t>
      </w:r>
      <w:r>
        <w:rPr>
          <w:color w:val="000000" w:themeColor="text1"/>
        </w:rPr>
        <w:t>shape</w:t>
      </w:r>
      <w:r w:rsidR="00EF1A8F">
        <w:rPr>
          <w:color w:val="000000" w:themeColor="text1"/>
        </w:rPr>
        <w:t xml:space="preserve"> phenological differences</w:t>
      </w:r>
      <w:r w:rsidR="00F321B3">
        <w:rPr>
          <w:color w:val="000000" w:themeColor="text1"/>
        </w:rPr>
        <w:t>.</w:t>
      </w:r>
      <w:r w:rsidR="00A36ABE">
        <w:rPr>
          <w:color w:val="000000" w:themeColor="text1"/>
        </w:rPr>
        <w:t xml:space="preserve"> </w:t>
      </w:r>
      <w:r w:rsidR="0082628C">
        <w:rPr>
          <w:color w:val="000000" w:themeColor="text1"/>
        </w:rPr>
        <w:t>As discussed above</w:t>
      </w:r>
      <w:r w:rsidR="00BD16D2">
        <w:rPr>
          <w:color w:val="000000" w:themeColor="text1"/>
        </w:rPr>
        <w:t xml:space="preserve"> (see </w:t>
      </w:r>
      <w:r w:rsidR="00BD16D2">
        <w:rPr>
          <w:i/>
          <w:color w:val="000000" w:themeColor="text1"/>
        </w:rPr>
        <w:t>Terrestrial, aquatic, and marine habitats</w:t>
      </w:r>
      <w:r w:rsidR="00BD16D2">
        <w:rPr>
          <w:color w:val="000000" w:themeColor="text1"/>
        </w:rPr>
        <w:t>)</w:t>
      </w:r>
      <w:r w:rsidR="0082628C">
        <w:rPr>
          <w:color w:val="000000" w:themeColor="text1"/>
        </w:rPr>
        <w:t xml:space="preserve">, sessile species are expected to </w:t>
      </w:r>
      <w:r w:rsidR="008B680F">
        <w:rPr>
          <w:color w:val="000000" w:themeColor="text1"/>
        </w:rPr>
        <w:t>show stronger phenological responses</w:t>
      </w:r>
      <w:r w:rsidR="0082628C">
        <w:rPr>
          <w:color w:val="000000" w:themeColor="text1"/>
        </w:rPr>
        <w:t xml:space="preserve"> to environmental change than mobile organisms</w:t>
      </w:r>
      <w:r w:rsidR="00D13635">
        <w:rPr>
          <w:color w:val="000000" w:themeColor="text1"/>
        </w:rPr>
        <w:t xml:space="preserve"> </w:t>
      </w:r>
      <w:r w:rsidR="0047750B">
        <w:rPr>
          <w:color w:val="000000" w:themeColor="text1"/>
        </w:rPr>
        <w:fldChar w:fldCharType="begin"/>
      </w:r>
      <w:r w:rsidR="00A75A56">
        <w:rPr>
          <w:color w:val="000000" w:themeColor="text1"/>
        </w:rPr>
        <w:instrText xml:space="preserve"> ADDIN EN.CITE &lt;EndNote&gt;&lt;Cite&gt;&lt;Author&gt;Huey&lt;/Author&gt;&lt;Year&gt;2002&lt;/Year&gt;&lt;RecNum&gt;894&lt;/RecNum&gt;&lt;DisplayText&gt;(Huey&lt;style face="italic"&gt; et al.&lt;/style&gt; 2002)&lt;/DisplayText&gt;&lt;record&gt;&lt;rec-number&gt;894&lt;/rec-number&gt;&lt;foreign-keys&gt;&lt;key app="EN" db-id="tswepwzphrdd5teef5upp92y9wxtxvpzzvrz" timestamp="1469487378"&gt;894&lt;/key&gt;&lt;/foreign-keys&gt;&lt;ref-type name="Journal Article"&gt;17&lt;/ref-type&gt;&lt;contributors&gt;&lt;authors&gt;&lt;author&gt;Huey, R. B.&lt;/author&gt;&lt;author&gt;Carlson, M.&lt;/author&gt;&lt;author&gt;Crozier, L.&lt;/author&gt;&lt;author&gt;Frazier, M.&lt;/author&gt;&lt;author&gt;Hamilton, H.&lt;/author&gt;&lt;author&gt;Harley, C.&lt;/author&gt;&lt;author&gt;Hoang, A.&lt;/author&gt;&lt;author&gt;Kingsolver, J. G.&lt;/author&gt;&lt;/authors&gt;&lt;/contributors&gt;&lt;auth-address&gt;Department of Zoology, Box 351800, University of Washington, Seattle, Washington 98195-1800.&lt;/auth-address&gt;&lt;titles&gt;&lt;title&gt;Plants versus animals: do they deal with stress in different ways?&lt;/title&gt;&lt;secondary-title&gt;Integr Comp Biol&lt;/secondary-title&gt;&lt;alt-title&gt;Integrative and comparative biology&lt;/alt-title&gt;&lt;/titles&gt;&lt;alt-periodical&gt;&lt;full-title&gt;Integrative and Comparative Biology&lt;/full-title&gt;&lt;abbr-1&gt;Integr. Comp. Biol.&lt;/abbr-1&gt;&lt;/alt-periodical&gt;&lt;pages&gt;415-23&lt;/pages&gt;&lt;volume&gt;42&lt;/volume&gt;&lt;number&gt;3&lt;/number&gt;&lt;edition&gt;2002/07/01&lt;/edition&gt;&lt;dates&gt;&lt;year&gt;2002&lt;/year&gt;&lt;pub-dates&gt;&lt;date&gt;Jul&lt;/date&gt;&lt;/pub-dates&gt;&lt;/dates&gt;&lt;isbn&gt;1540-7063 (Print)&amp;#xD;1540-7063&lt;/isbn&gt;&lt;accession-num&gt;21708736&lt;/accession-num&gt;&lt;urls&gt;&lt;/urls&gt;&lt;electronic-resource-num&gt;10.1093/icb/42.3.415&lt;/electronic-resource-num&gt;&lt;remote-database-provider&gt;NLM&lt;/remote-database-provider&gt;&lt;language&gt;eng&lt;/language&gt;&lt;/record&gt;&lt;/Cite&gt;&lt;/EndNote&gt;</w:instrText>
      </w:r>
      <w:r w:rsidR="0047750B">
        <w:rPr>
          <w:color w:val="000000" w:themeColor="text1"/>
        </w:rPr>
        <w:fldChar w:fldCharType="separate"/>
      </w:r>
      <w:r w:rsidR="00A75A56">
        <w:rPr>
          <w:noProof/>
          <w:color w:val="000000" w:themeColor="text1"/>
        </w:rPr>
        <w:t>(Huey</w:t>
      </w:r>
      <w:r w:rsidR="00A75A56" w:rsidRPr="00A75A56">
        <w:rPr>
          <w:i/>
          <w:noProof/>
          <w:color w:val="000000" w:themeColor="text1"/>
        </w:rPr>
        <w:t xml:space="preserve"> et al.</w:t>
      </w:r>
      <w:r w:rsidR="00A75A56">
        <w:rPr>
          <w:noProof/>
          <w:color w:val="000000" w:themeColor="text1"/>
        </w:rPr>
        <w:t xml:space="preserve"> 2002)</w:t>
      </w:r>
      <w:r w:rsidR="0047750B">
        <w:rPr>
          <w:color w:val="000000" w:themeColor="text1"/>
        </w:rPr>
        <w:fldChar w:fldCharType="end"/>
      </w:r>
      <w:r w:rsidR="0082628C">
        <w:rPr>
          <w:color w:val="000000" w:themeColor="text1"/>
        </w:rPr>
        <w:t>.</w:t>
      </w:r>
      <w:r w:rsidR="000066E8">
        <w:rPr>
          <w:color w:val="000000" w:themeColor="text1"/>
        </w:rPr>
        <w:t xml:space="preserve"> </w:t>
      </w:r>
      <w:r w:rsidR="002846C1" w:rsidRPr="00FB2CED">
        <w:rPr>
          <w:color w:val="000000" w:themeColor="text1"/>
        </w:rPr>
        <w:t>While</w:t>
      </w:r>
      <w:r w:rsidR="00A36ABE">
        <w:rPr>
          <w:color w:val="000000" w:themeColor="text1"/>
        </w:rPr>
        <w:t xml:space="preserve"> </w:t>
      </w:r>
      <w:r w:rsidR="002846C1" w:rsidRPr="00FB2CED">
        <w:rPr>
          <w:color w:val="000000" w:themeColor="text1"/>
        </w:rPr>
        <w:t xml:space="preserve">an intriguing possibility, no papers </w:t>
      </w:r>
      <w:r w:rsidR="00231EDD">
        <w:rPr>
          <w:color w:val="000000" w:themeColor="text1"/>
        </w:rPr>
        <w:t>to our knowledge</w:t>
      </w:r>
      <w:r w:rsidR="002846C1" w:rsidRPr="00FB2CED">
        <w:rPr>
          <w:color w:val="000000" w:themeColor="text1"/>
        </w:rPr>
        <w:t xml:space="preserve"> have tested whether </w:t>
      </w:r>
      <w:r w:rsidR="0082628C">
        <w:rPr>
          <w:color w:val="000000" w:themeColor="text1"/>
        </w:rPr>
        <w:t xml:space="preserve">mobility </w:t>
      </w:r>
      <w:r w:rsidR="002846C1" w:rsidRPr="00FB2CED">
        <w:rPr>
          <w:color w:val="000000" w:themeColor="text1"/>
        </w:rPr>
        <w:t xml:space="preserve">differences </w:t>
      </w:r>
      <w:commentRangeStart w:id="283"/>
      <w:r w:rsidR="002846C1" w:rsidRPr="00FB2CED">
        <w:rPr>
          <w:color w:val="000000" w:themeColor="text1"/>
        </w:rPr>
        <w:t xml:space="preserve">explain </w:t>
      </w:r>
      <w:commentRangeEnd w:id="283"/>
      <w:r w:rsidR="00615849">
        <w:rPr>
          <w:rStyle w:val="CommentReference"/>
        </w:rPr>
        <w:commentReference w:id="283"/>
      </w:r>
      <w:r w:rsidR="00350D02">
        <w:rPr>
          <w:color w:val="000000" w:themeColor="text1"/>
        </w:rPr>
        <w:t xml:space="preserve">trophic level </w:t>
      </w:r>
      <w:r w:rsidR="00253553">
        <w:rPr>
          <w:color w:val="000000" w:themeColor="text1"/>
        </w:rPr>
        <w:t>variation in</w:t>
      </w:r>
      <w:r w:rsidR="002846C1" w:rsidRPr="00FB2CED">
        <w:rPr>
          <w:color w:val="000000" w:themeColor="text1"/>
        </w:rPr>
        <w:t xml:space="preserve"> phenological shifts. </w:t>
      </w:r>
    </w:p>
    <w:p w14:paraId="4D31C06A" w14:textId="082077A0" w:rsidR="00661979" w:rsidRDefault="00350D02" w:rsidP="00B06F9A">
      <w:pPr>
        <w:pStyle w:val="Normal1"/>
        <w:spacing w:before="100" w:beforeAutospacing="1" w:after="100" w:afterAutospacing="1" w:line="480" w:lineRule="auto"/>
        <w:rPr>
          <w:color w:val="000000" w:themeColor="text1"/>
        </w:rPr>
      </w:pPr>
      <w:r>
        <w:rPr>
          <w:color w:val="000000" w:themeColor="text1"/>
        </w:rPr>
        <w:t>Differences in cue use (</w:t>
      </w:r>
      <w:commentRangeStart w:id="284"/>
      <w:r>
        <w:rPr>
          <w:color w:val="000000" w:themeColor="text1"/>
        </w:rPr>
        <w:t>environment</w:t>
      </w:r>
      <w:r w:rsidR="008C5C6A">
        <w:rPr>
          <w:color w:val="000000" w:themeColor="text1"/>
        </w:rPr>
        <w:t>-</w:t>
      </w:r>
      <w:r>
        <w:rPr>
          <w:color w:val="000000" w:themeColor="text1"/>
        </w:rPr>
        <w:t>driven mechanism</w:t>
      </w:r>
      <w:commentRangeEnd w:id="284"/>
      <w:r w:rsidR="003622A8">
        <w:rPr>
          <w:rStyle w:val="CommentReference"/>
        </w:rPr>
        <w:commentReference w:id="284"/>
      </w:r>
      <w:r w:rsidR="00F321B3">
        <w:rPr>
          <w:color w:val="000000" w:themeColor="text1"/>
        </w:rPr>
        <w:t>, Fig 2a</w:t>
      </w:r>
      <w:r>
        <w:rPr>
          <w:color w:val="000000" w:themeColor="text1"/>
        </w:rPr>
        <w:t xml:space="preserve">) across trophic levels could </w:t>
      </w:r>
      <w:r w:rsidR="00590B00">
        <w:rPr>
          <w:color w:val="000000" w:themeColor="text1"/>
        </w:rPr>
        <w:t xml:space="preserve">also </w:t>
      </w:r>
      <w:r>
        <w:rPr>
          <w:color w:val="000000" w:themeColor="text1"/>
        </w:rPr>
        <w:t xml:space="preserve">explain variation in phenological shift. </w:t>
      </w:r>
      <w:r w:rsidR="00193B0C">
        <w:rPr>
          <w:color w:val="000000" w:themeColor="text1"/>
        </w:rPr>
        <w:t>For example,</w:t>
      </w:r>
      <w:r w:rsidR="00590B00">
        <w:rPr>
          <w:color w:val="000000" w:themeColor="text1"/>
        </w:rPr>
        <w:t xml:space="preserve"> if</w:t>
      </w:r>
      <w:r w:rsidR="00193B0C" w:rsidRPr="00193B0C">
        <w:rPr>
          <w:color w:val="000000" w:themeColor="text1"/>
        </w:rPr>
        <w:t xml:space="preserve"> </w:t>
      </w:r>
      <w:r w:rsidR="00193B0C" w:rsidRPr="00FB2CED">
        <w:rPr>
          <w:color w:val="000000" w:themeColor="text1"/>
        </w:rPr>
        <w:t>lower trophic levels</w:t>
      </w:r>
      <w:r w:rsidR="008C5C6A">
        <w:rPr>
          <w:color w:val="000000" w:themeColor="text1"/>
        </w:rPr>
        <w:t xml:space="preserve"> </w:t>
      </w:r>
      <w:r w:rsidR="00193B0C" w:rsidRPr="00FB2CED">
        <w:rPr>
          <w:color w:val="000000" w:themeColor="text1"/>
        </w:rPr>
        <w:t xml:space="preserve">respond </w:t>
      </w:r>
      <w:r w:rsidR="00590B00">
        <w:rPr>
          <w:color w:val="000000" w:themeColor="text1"/>
        </w:rPr>
        <w:t xml:space="preserve">directly </w:t>
      </w:r>
      <w:r w:rsidR="00193B0C" w:rsidRPr="00FB2CED">
        <w:rPr>
          <w:color w:val="000000" w:themeColor="text1"/>
        </w:rPr>
        <w:t xml:space="preserve">to </w:t>
      </w:r>
      <w:r w:rsidR="00590B00">
        <w:rPr>
          <w:color w:val="000000" w:themeColor="text1"/>
        </w:rPr>
        <w:t xml:space="preserve">the abiotic environment, </w:t>
      </w:r>
      <w:r w:rsidR="00193B0C" w:rsidRPr="00FB2CED">
        <w:rPr>
          <w:color w:val="000000" w:themeColor="text1"/>
        </w:rPr>
        <w:t>while higher tro</w:t>
      </w:r>
      <w:r w:rsidR="00193B0C">
        <w:rPr>
          <w:color w:val="000000" w:themeColor="text1"/>
        </w:rPr>
        <w:t xml:space="preserve">phic levels </w:t>
      </w:r>
      <w:r w:rsidR="00590B00">
        <w:rPr>
          <w:color w:val="000000" w:themeColor="text1"/>
        </w:rPr>
        <w:t xml:space="preserve">respond to abiotic changes indirectly </w:t>
      </w:r>
      <w:r w:rsidR="003622A8">
        <w:rPr>
          <w:color w:val="000000" w:themeColor="text1"/>
        </w:rPr>
        <w:t>via</w:t>
      </w:r>
      <w:r w:rsidR="00977470">
        <w:rPr>
          <w:color w:val="000000" w:themeColor="text1"/>
        </w:rPr>
        <w:t xml:space="preserve"> </w:t>
      </w:r>
      <w:r w:rsidR="00193B0C" w:rsidRPr="00FB2CED">
        <w:rPr>
          <w:color w:val="000000" w:themeColor="text1"/>
        </w:rPr>
        <w:t>lower trophic levels</w:t>
      </w:r>
      <w:r w:rsidR="00193B0C">
        <w:rPr>
          <w:color w:val="000000" w:themeColor="text1"/>
        </w:rPr>
        <w:t xml:space="preserve"> </w:t>
      </w:r>
      <w:commentRangeStart w:id="285"/>
      <w:r w:rsidR="0047750B" w:rsidRPr="00FB2CED">
        <w:rPr>
          <w:color w:val="000000" w:themeColor="text1"/>
        </w:rPr>
        <w:fldChar w:fldCharType="begin">
          <w:fldData xml:space="preserve">PEVuZE5vdGU+PENpdGU+PEF1dGhvcj5WYW4gZGVyIFB1dHRlbjwvQXV0aG9yPjxZZWFyPjIwMTA8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</w:fldData>
        </w:fldChar>
      </w:r>
      <w:r w:rsidR="00193B0C">
        <w:rPr>
          <w:color w:val="000000" w:themeColor="text1"/>
        </w:rPr>
        <w:instrText xml:space="preserve"> ADDIN EN.CITE </w:instrText>
      </w:r>
      <w:r w:rsidR="0047750B">
        <w:rPr>
          <w:color w:val="000000" w:themeColor="text1"/>
        </w:rPr>
        <w:fldChar w:fldCharType="begin">
          <w:fldData xml:space="preserve">PEVuZE5vdGU+PENpdGU+PEF1dGhvcj5WYW4gZGVyIFB1dHRlbjwvQXV0aG9yPjxZZWFyPjIwMTA8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</w:fldData>
        </w:fldChar>
      </w:r>
      <w:r w:rsidR="00193B0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193B0C">
        <w:rPr>
          <w:noProof/>
          <w:color w:val="000000" w:themeColor="text1"/>
        </w:rPr>
        <w:t>(Walther</w:t>
      </w:r>
      <w:r w:rsidR="00193B0C" w:rsidRPr="00063E8C">
        <w:rPr>
          <w:i/>
          <w:noProof/>
          <w:color w:val="000000" w:themeColor="text1"/>
        </w:rPr>
        <w:t xml:space="preserve"> et al.</w:t>
      </w:r>
      <w:r w:rsidR="00193B0C">
        <w:rPr>
          <w:noProof/>
          <w:color w:val="000000" w:themeColor="text1"/>
        </w:rPr>
        <w:t xml:space="preserve"> 2002; Van der Putten</w:t>
      </w:r>
      <w:r w:rsidR="00193B0C" w:rsidRPr="00063E8C">
        <w:rPr>
          <w:i/>
          <w:noProof/>
          <w:color w:val="000000" w:themeColor="text1"/>
        </w:rPr>
        <w:t xml:space="preserve"> et al.</w:t>
      </w:r>
      <w:r w:rsidR="00193B0C">
        <w:rPr>
          <w:noProof/>
          <w:color w:val="000000" w:themeColor="text1"/>
        </w:rPr>
        <w:t xml:space="preserve"> 2010)</w:t>
      </w:r>
      <w:r w:rsidR="0047750B" w:rsidRPr="00FB2CED">
        <w:rPr>
          <w:color w:val="000000" w:themeColor="text1"/>
        </w:rPr>
        <w:fldChar w:fldCharType="end"/>
      </w:r>
      <w:commentRangeEnd w:id="285"/>
      <w:r w:rsidR="00590B00">
        <w:rPr>
          <w:rStyle w:val="CommentReference"/>
        </w:rPr>
        <w:commentReference w:id="285"/>
      </w:r>
      <w:r w:rsidR="00590B00">
        <w:rPr>
          <w:color w:val="000000" w:themeColor="text1"/>
        </w:rPr>
        <w:t xml:space="preserve"> (</w:t>
      </w:r>
      <w:r w:rsidR="00AB5577">
        <w:rPr>
          <w:color w:val="000000" w:themeColor="text1"/>
        </w:rPr>
        <w:t>See Box 2</w:t>
      </w:r>
      <w:r w:rsidR="00590B00">
        <w:rPr>
          <w:color w:val="000000" w:themeColor="text1"/>
        </w:rPr>
        <w:t xml:space="preserve">), </w:t>
      </w:r>
      <w:r w:rsidR="003622A8">
        <w:rPr>
          <w:color w:val="000000" w:themeColor="text1"/>
        </w:rPr>
        <w:t xml:space="preserve">then </w:t>
      </w:r>
      <w:r w:rsidR="00590B00">
        <w:rPr>
          <w:color w:val="000000" w:themeColor="text1"/>
        </w:rPr>
        <w:t xml:space="preserve">we might predict that lower trophic levels </w:t>
      </w:r>
      <w:r w:rsidR="003622A8">
        <w:rPr>
          <w:color w:val="000000" w:themeColor="text1"/>
        </w:rPr>
        <w:t>sh</w:t>
      </w:r>
      <w:r w:rsidR="00590B00">
        <w:rPr>
          <w:color w:val="000000" w:themeColor="text1"/>
        </w:rPr>
        <w:t xml:space="preserve">ould shift more than higher trophic levels. </w:t>
      </w:r>
      <w:r w:rsidR="00EB5F54">
        <w:rPr>
          <w:color w:val="000000" w:themeColor="text1"/>
        </w:rPr>
        <w:t xml:space="preserve">It </w:t>
      </w:r>
      <w:r w:rsidR="00101016">
        <w:rPr>
          <w:color w:val="000000" w:themeColor="text1"/>
        </w:rPr>
        <w:t>is difficult to assess</w:t>
      </w:r>
      <w:r w:rsidR="003622A8">
        <w:rPr>
          <w:color w:val="000000" w:themeColor="text1"/>
        </w:rPr>
        <w:t xml:space="preserve"> this</w:t>
      </w:r>
      <w:r w:rsidR="00101016">
        <w:rPr>
          <w:color w:val="000000" w:themeColor="text1"/>
        </w:rPr>
        <w:t xml:space="preserve"> </w:t>
      </w:r>
      <w:r w:rsidR="00EB5F54">
        <w:rPr>
          <w:color w:val="000000" w:themeColor="text1"/>
        </w:rPr>
        <w:t xml:space="preserve">prediction </w:t>
      </w:r>
      <w:r w:rsidR="00101016">
        <w:rPr>
          <w:color w:val="000000" w:themeColor="text1"/>
        </w:rPr>
        <w:t xml:space="preserve">as </w:t>
      </w:r>
      <w:r w:rsidR="00EB5F54">
        <w:rPr>
          <w:color w:val="000000" w:themeColor="text1"/>
        </w:rPr>
        <w:t xml:space="preserve">few studies explicitly compare cue use across </w:t>
      </w:r>
      <w:r w:rsidR="002846C1" w:rsidRPr="00FB2CED">
        <w:rPr>
          <w:color w:val="000000" w:themeColor="text1"/>
        </w:rPr>
        <w:t xml:space="preserve">trophic levels </w:t>
      </w:r>
      <w:r w:rsidR="0047750B" w:rsidRPr="00FB2CED">
        <w:rPr>
          <w:color w:val="000000" w:themeColor="text1"/>
        </w:rPr>
        <w:fldChar w:fldCharType="begin"/>
      </w:r>
      <w:r w:rsidR="00063E8C">
        <w:rPr>
          <w:color w:val="000000" w:themeColor="text1"/>
        </w:rPr>
        <w:instrText xml:space="preserve"> ADDIN EN.CITE &lt;EndNote&gt;&lt;Cite&gt;&lt;Author&gt;Harrington&lt;/Author&gt;&lt;Year&gt;1999&lt;/Year&gt;&lt;RecNum&gt;630&lt;/RecNum&gt;&lt;DisplayText&gt;(Harrington&lt;style face="italic"&gt; et al.&lt;/style&gt; 1999)&lt;/DisplayText&gt;&lt;record&gt;&lt;rec-number&gt;630&lt;/rec-number&gt;&lt;foreign-keys&gt;&lt;key app="EN" db-id="tswepwzphrdd5teef5upp92y9wxtxvpzzvrz" timestamp="1456294171"&gt;630&lt;/key&gt;&lt;/foreign-keys&gt;&lt;ref-type name="Journal Article"&gt;17&lt;/ref-type&gt;&lt;contributors&gt;&lt;authors&gt;&lt;author&gt;Harrington, R.&lt;/author&gt;&lt;author&gt;Woiwod, I.&lt;/author&gt;&lt;author&gt;Sparks, T.&lt;/author&gt;&lt;/authors&gt;&lt;/contributors&gt;&lt;auth-address&gt;AFRC, Inst Arable Crops Res, Dept Entomol &amp;amp; Nematol, Harpenden AL5 2JQ, Herts, England. Inst Terr Ecol, Huntingdon PE17 2LS, Cambs, England.&amp;#xD;Harrington, R (reprint author), AFRC, Inst Arable Crops Res, Dept Entomol &amp;amp; Nematol, Harpenden AL5 2JQ, Herts, England.&lt;/auth-address&gt;&lt;titles&gt;&lt;title&gt;Climate change and trophic interactions&lt;/title&gt;&lt;secondary-title&gt;Trends in Ecology &amp;amp; Evolution&lt;/secondary-title&gt;&lt;alt-title&gt;Trends Ecol. Evol.&lt;/alt-title&gt;&lt;/titles&gt;&lt;periodical&gt;&lt;full-title&gt;Trends in Ecology &amp;amp; Evolution&lt;/full-title&gt;&lt;abbr-1&gt;Trends Ecol. Evol.&lt;/abbr-1&gt;&lt;/periodical&gt;&lt;alt-periodical&gt;&lt;full-title&gt;Trends in Ecology &amp;amp; Evolution&lt;/full-title&gt;&lt;abbr-1&gt;Trends Ecol. Evol.&lt;/abbr-1&gt;&lt;/alt-periodical&gt;&lt;pages&gt;146-150&lt;/pages&gt;&lt;volume&gt;14&lt;/volume&gt;&lt;number&gt;4&lt;/number&gt;&lt;keywords&gt;&lt;keyword&gt;MOTH OPEROPHTERA-BRUMATA&lt;/keyword&gt;&lt;keyword&gt;LARVAL EMERGENCE&lt;/keyword&gt;&lt;keyword&gt;QUERCUS-ROBUR&lt;/keyword&gt;&lt;keyword&gt;BUDBURST&lt;/keyword&gt;&lt;keyword&gt;SYNCHRONIZATION&lt;/keyword&gt;&lt;keyword&gt;LEPIDOPTERA&lt;/keyword&gt;&lt;keyword&gt;TEMPERATURE&lt;/keyword&gt;&lt;keyword&gt;DATE&lt;/keyword&gt;&lt;keyword&gt;CO2&lt;/keyword&gt;&lt;/keywords&gt;&lt;dates&gt;&lt;year&gt;1999&lt;/year&gt;&lt;pub-dates&gt;&lt;date&gt;Apr&lt;/date&gt;&lt;/pub-dates&gt;&lt;/dates&gt;&lt;isbn&gt;0169-5347&lt;/isbn&gt;&lt;accession-num&gt;WOS:000079417500008&lt;/accession-num&gt;&lt;work-type&gt;Review&lt;/work-type&gt;&lt;urls&gt;&lt;related-urls&gt;&lt;url&gt;&amp;lt;Go to ISI&amp;gt;://WOS:000079417500008&lt;/url&gt;&lt;/related-urls&gt;&lt;/urls&gt;&lt;electronic-resource-num&gt;10.1016/s0169-5347(99)01604-3&lt;/electronic-resource-num&gt;&lt;language&gt;English&lt;/language&gt;&lt;/record&gt;&lt;/Cite&gt;&lt;/EndNote&gt;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(Harrington</w:t>
      </w:r>
      <w:r w:rsidR="00063E8C" w:rsidRPr="00063E8C">
        <w:rPr>
          <w:i/>
          <w:noProof/>
          <w:color w:val="000000" w:themeColor="text1"/>
        </w:rPr>
        <w:t xml:space="preserve"> et al.</w:t>
      </w:r>
      <w:r w:rsidR="00063E8C">
        <w:rPr>
          <w:noProof/>
          <w:color w:val="000000" w:themeColor="text1"/>
        </w:rPr>
        <w:t xml:space="preserve"> 1999)</w:t>
      </w:r>
      <w:r w:rsidR="0047750B" w:rsidRPr="00FB2CED">
        <w:rPr>
          <w:color w:val="000000" w:themeColor="text1"/>
        </w:rPr>
        <w:fldChar w:fldCharType="end"/>
      </w:r>
      <w:r w:rsidR="00101016">
        <w:rPr>
          <w:color w:val="000000" w:themeColor="text1"/>
        </w:rPr>
        <w:t xml:space="preserve">. </w:t>
      </w:r>
      <w:commentRangeStart w:id="286"/>
      <w:commentRangeStart w:id="287"/>
      <w:commentRangeStart w:id="288"/>
      <w:r w:rsidR="00212DF7">
        <w:rPr>
          <w:color w:val="000000" w:themeColor="text1"/>
        </w:rPr>
        <w:t>Even within similar taxa</w:t>
      </w:r>
      <w:r w:rsidR="008C5C6A">
        <w:rPr>
          <w:color w:val="000000" w:themeColor="text1"/>
        </w:rPr>
        <w:t>,</w:t>
      </w:r>
      <w:r w:rsidR="00EB5F54">
        <w:rPr>
          <w:color w:val="000000" w:themeColor="text1"/>
        </w:rPr>
        <w:t xml:space="preserve"> there is incredible variation in cue</w:t>
      </w:r>
      <w:r w:rsidR="00212DF7">
        <w:rPr>
          <w:color w:val="000000" w:themeColor="text1"/>
        </w:rPr>
        <w:t xml:space="preserve"> </w:t>
      </w:r>
      <w:r w:rsidR="00EB5F54">
        <w:rPr>
          <w:color w:val="000000" w:themeColor="text1"/>
        </w:rPr>
        <w:t xml:space="preserve">use. </w:t>
      </w:r>
      <w:commentRangeEnd w:id="287"/>
      <w:r w:rsidR="00615849">
        <w:rPr>
          <w:rStyle w:val="CommentReference"/>
        </w:rPr>
        <w:lastRenderedPageBreak/>
        <w:commentReference w:id="287"/>
      </w:r>
      <w:r w:rsidR="00212DF7">
        <w:rPr>
          <w:color w:val="000000" w:themeColor="text1"/>
        </w:rPr>
        <w:t>Seasonally, organisms inhabiting both</w:t>
      </w:r>
      <w:r w:rsidR="00EB5F54">
        <w:rPr>
          <w:color w:val="000000" w:themeColor="text1"/>
        </w:rPr>
        <w:t xml:space="preserve"> high and low trophic levels </w:t>
      </w:r>
      <w:r w:rsidR="00212DF7">
        <w:rPr>
          <w:color w:val="000000" w:themeColor="text1"/>
        </w:rPr>
        <w:t xml:space="preserve">may respond </w:t>
      </w:r>
      <w:r w:rsidR="00EB5F54">
        <w:rPr>
          <w:color w:val="000000" w:themeColor="text1"/>
        </w:rPr>
        <w:t xml:space="preserve">directly to abiotic factors such as </w:t>
      </w:r>
      <w:commentRangeStart w:id="289"/>
      <w:r w:rsidR="00EB5F54">
        <w:rPr>
          <w:color w:val="000000" w:themeColor="text1"/>
        </w:rPr>
        <w:t>temperature</w:t>
      </w:r>
      <w:commentRangeEnd w:id="289"/>
      <w:r w:rsidR="00EB5F54">
        <w:rPr>
          <w:rStyle w:val="CommentReference"/>
        </w:rPr>
        <w:commentReference w:id="289"/>
      </w:r>
      <w:r w:rsidR="00EB5F54">
        <w:rPr>
          <w:color w:val="000000" w:themeColor="text1"/>
        </w:rPr>
        <w:t xml:space="preserve"> </w:t>
      </w:r>
      <w:r w:rsidR="0047750B">
        <w:rPr>
          <w:color w:val="000000" w:themeColor="text1"/>
        </w:rPr>
        <w:fldChar w:fldCharType="begin">
          <w:fldData xml:space="preserve">PEVuZE5vdGU+PENpdGU+PEF1dGhvcj5TaWx2ZXJpbjwvQXV0aG9yPjxZZWFyPjIwMDg8L1llYXI+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</w:fldData>
        </w:fldChar>
      </w:r>
      <w:r w:rsidR="00EB5F54">
        <w:rPr>
          <w:color w:val="000000" w:themeColor="text1"/>
        </w:rPr>
        <w:instrText xml:space="preserve"> ADDIN EN.CITE </w:instrText>
      </w:r>
      <w:r w:rsidR="0047750B">
        <w:rPr>
          <w:color w:val="000000" w:themeColor="text1"/>
        </w:rPr>
        <w:fldChar w:fldCharType="begin">
          <w:fldData xml:space="preserve">PEVuZE5vdGU+PENpdGU+PEF1dGhvcj5TaWx2ZXJpbjwvQXV0aG9yPjxZZWFyPjIwMDg8L1llYXI+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</w:fldData>
        </w:fldChar>
      </w:r>
      <w:r w:rsidR="00EB5F5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EB5F54">
        <w:rPr>
          <w:noProof/>
          <w:color w:val="000000" w:themeColor="text1"/>
        </w:rPr>
        <w:t>(Silverin</w:t>
      </w:r>
      <w:r w:rsidR="00EB5F54" w:rsidRPr="00EB5F54">
        <w:rPr>
          <w:i/>
          <w:noProof/>
          <w:color w:val="000000" w:themeColor="text1"/>
        </w:rPr>
        <w:t xml:space="preserve"> et al.</w:t>
      </w:r>
      <w:r w:rsidR="00EB5F54">
        <w:rPr>
          <w:noProof/>
          <w:color w:val="000000" w:themeColor="text1"/>
        </w:rPr>
        <w:t xml:space="preserve"> 2008)</w:t>
      </w:r>
      <w:r w:rsidR="0047750B">
        <w:rPr>
          <w:color w:val="000000" w:themeColor="text1"/>
        </w:rPr>
        <w:fldChar w:fldCharType="end"/>
      </w:r>
      <w:r w:rsidR="00EB5F54">
        <w:rPr>
          <w:color w:val="000000" w:themeColor="text1"/>
        </w:rPr>
        <w:t>-birds and photoperiod</w:t>
      </w:r>
      <w:r w:rsidR="000F0180">
        <w:rPr>
          <w:color w:val="000000" w:themeColor="text1"/>
        </w:rPr>
        <w:t xml:space="preserve"> </w:t>
      </w:r>
      <w:r w:rsidR="002846C1" w:rsidRPr="00FB2CED">
        <w:rPr>
          <w:color w:val="000000" w:themeColor="text1"/>
        </w:rPr>
        <w:t>(e.g. insects: induction and termination of the overwintering stage</w:t>
      </w:r>
      <w:r w:rsidR="00975C92">
        <w:rPr>
          <w:color w:val="000000" w:themeColor="text1"/>
        </w:rPr>
        <w:t xml:space="preserve"> </w:t>
      </w:r>
      <w:r w:rsidR="0047750B">
        <w:rPr>
          <w:color w:val="000000" w:themeColor="text1"/>
        </w:rPr>
        <w:fldChar w:fldCharType="begin">
          <w:fldData xml:space="preserve">PEVuZE5vdGU+PENpdGU+PEF1dGhvcj5UYXViZXI8L0F1dGhvcj48WWVhcj4xOTc2PC9ZZWFyPjxS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=
</w:fldData>
        </w:fldChar>
      </w:r>
      <w:r w:rsidR="00975C92">
        <w:rPr>
          <w:color w:val="000000" w:themeColor="text1"/>
        </w:rPr>
        <w:instrText xml:space="preserve"> ADDIN EN.CITE </w:instrText>
      </w:r>
      <w:r w:rsidR="0047750B">
        <w:rPr>
          <w:color w:val="000000" w:themeColor="text1"/>
        </w:rPr>
        <w:fldChar w:fldCharType="begin">
          <w:fldData xml:space="preserve">PEVuZE5vdGU+PENpdGU+PEF1dGhvcj5UYXViZXI8L0F1dGhvcj48WWVhcj4xOTc2PC9ZZWFyPjxS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=
</w:fldData>
        </w:fldChar>
      </w:r>
      <w:r w:rsidR="00975C9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975C92">
        <w:rPr>
          <w:noProof/>
          <w:color w:val="000000" w:themeColor="text1"/>
        </w:rPr>
        <w:t>(Tauber &amp; Tauber 1976; Leather</w:t>
      </w:r>
      <w:r w:rsidR="00975C92" w:rsidRPr="00975C92">
        <w:rPr>
          <w:i/>
          <w:noProof/>
          <w:color w:val="000000" w:themeColor="text1"/>
        </w:rPr>
        <w:t xml:space="preserve"> et al.</w:t>
      </w:r>
      <w:r w:rsidR="00975C92">
        <w:rPr>
          <w:noProof/>
          <w:color w:val="000000" w:themeColor="text1"/>
        </w:rPr>
        <w:t xml:space="preserve"> 1993)</w:t>
      </w:r>
      <w:r w:rsidR="0047750B">
        <w:rPr>
          <w:color w:val="000000" w:themeColor="text1"/>
        </w:rPr>
        <w:fldChar w:fldCharType="end"/>
      </w:r>
      <w:r w:rsidR="00EB5F54">
        <w:rPr>
          <w:color w:val="000000" w:themeColor="text1"/>
        </w:rPr>
        <w:t xml:space="preserve"> birds</w:t>
      </w:r>
      <w:ins w:id="290" w:author="Louie Yang" w:date="2016-11-23T12:39:00Z">
        <w:r w:rsidR="00240486">
          <w:rPr>
            <w:color w:val="000000" w:themeColor="text1"/>
          </w:rPr>
          <w:t xml:space="preserve"> </w:t>
        </w:r>
      </w:ins>
      <w:r w:rsidR="0047750B">
        <w:rPr>
          <w:color w:val="000000" w:themeColor="text1"/>
        </w:rPr>
        <w:fldChar w:fldCharType="begin">
          <w:fldData xml:space="preserve">PEVuZE5vdGU+PENpdGU+PEF1dGhvcj5EYXdzb248L0F1dGhvcj48WWVhcj4yMDAxPC9ZZWFyPjxS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</w:fldData>
        </w:fldChar>
      </w:r>
      <w:r w:rsidR="00977470">
        <w:rPr>
          <w:color w:val="000000" w:themeColor="text1"/>
        </w:rPr>
        <w:instrText xml:space="preserve"> ADDIN EN.CITE </w:instrText>
      </w:r>
      <w:r w:rsidR="0047750B">
        <w:rPr>
          <w:color w:val="000000" w:themeColor="text1"/>
        </w:rPr>
        <w:fldChar w:fldCharType="begin">
          <w:fldData xml:space="preserve">PEVuZE5vdGU+PENpdGU+PEF1dGhvcj5EYXdzb248L0F1dGhvcj48WWVhcj4yMDAxPC9ZZWFyPjxS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</w:fldData>
        </w:fldChar>
      </w:r>
      <w:r w:rsidR="00977470">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977470">
        <w:rPr>
          <w:noProof/>
          <w:color w:val="000000" w:themeColor="text1"/>
        </w:rPr>
        <w:t>(Dawson</w:t>
      </w:r>
      <w:r w:rsidR="00977470" w:rsidRPr="00977470">
        <w:rPr>
          <w:i/>
          <w:noProof/>
          <w:color w:val="000000" w:themeColor="text1"/>
        </w:rPr>
        <w:t xml:space="preserve"> et al.</w:t>
      </w:r>
      <w:r w:rsidR="00977470">
        <w:rPr>
          <w:noProof/>
          <w:color w:val="000000" w:themeColor="text1"/>
        </w:rPr>
        <w:t xml:space="preserve"> 2001)</w:t>
      </w:r>
      <w:r w:rsidR="0047750B">
        <w:rPr>
          <w:color w:val="000000" w:themeColor="text1"/>
        </w:rPr>
        <w:fldChar w:fldCharType="end"/>
      </w:r>
      <w:r w:rsidR="00EB5F54">
        <w:rPr>
          <w:color w:val="000000" w:themeColor="text1"/>
        </w:rPr>
        <w:t xml:space="preserve"> </w:t>
      </w:r>
      <w:r w:rsidR="002846C1" w:rsidRPr="00FB2CED">
        <w:rPr>
          <w:color w:val="000000" w:themeColor="text1"/>
        </w:rPr>
        <w:t>;</w:t>
      </w:r>
      <w:r w:rsidR="000F0180">
        <w:rPr>
          <w:color w:val="000000" w:themeColor="text1"/>
        </w:rPr>
        <w:t xml:space="preserve"> </w:t>
      </w:r>
      <w:r w:rsidR="00EB5F54">
        <w:rPr>
          <w:rStyle w:val="CommentReference"/>
        </w:rPr>
        <w:commentReference w:id="291"/>
      </w:r>
      <w:r w:rsidR="000F0180">
        <w:rPr>
          <w:color w:val="000000" w:themeColor="text1"/>
        </w:rPr>
        <w:t xml:space="preserve"> </w:t>
      </w:r>
      <w:r w:rsidR="00977470">
        <w:rPr>
          <w:color w:val="000000" w:themeColor="text1"/>
        </w:rPr>
        <w:t xml:space="preserve">Studies </w:t>
      </w:r>
      <w:r w:rsidR="002723EF">
        <w:rPr>
          <w:color w:val="000000" w:themeColor="text1"/>
        </w:rPr>
        <w:t xml:space="preserve">evaluating whether species use lower trophic </w:t>
      </w:r>
      <w:r w:rsidR="00977470">
        <w:rPr>
          <w:color w:val="000000" w:themeColor="text1"/>
        </w:rPr>
        <w:t>levels as a cue also yield mixed re</w:t>
      </w:r>
      <w:r w:rsidR="00D54E0C">
        <w:rPr>
          <w:color w:val="000000" w:themeColor="text1"/>
        </w:rPr>
        <w:t>sults</w:t>
      </w:r>
      <w:r w:rsidR="00977470">
        <w:rPr>
          <w:color w:val="000000" w:themeColor="text1"/>
        </w:rPr>
        <w:t xml:space="preserve">. </w:t>
      </w:r>
      <w:r w:rsidR="00D54E0C">
        <w:rPr>
          <w:color w:val="000000" w:themeColor="text1"/>
        </w:rPr>
        <w:t>In some cases, there is evidence that higher trophic levels us</w:t>
      </w:r>
      <w:r w:rsidR="002723EF">
        <w:rPr>
          <w:color w:val="000000" w:themeColor="text1"/>
        </w:rPr>
        <w:t>e lower trophic level hosts or food sources</w:t>
      </w:r>
      <w:r w:rsidR="00D54E0C">
        <w:rPr>
          <w:color w:val="000000" w:themeColor="text1"/>
        </w:rPr>
        <w:t xml:space="preserve"> as a cue </w:t>
      </w:r>
      <w:r w:rsidR="0047750B" w:rsidRPr="00FB2CED">
        <w:rPr>
          <w:color w:val="000000" w:themeColor="text1"/>
        </w:rPr>
        <w:fldChar w:fldCharType="begin">
          <w:fldData xml:space="preserve">PEVuZE5vdGU+PENpdGU+PEF1dGhvcj5IYWhuPC9BdXRob3I+PFllYXI+MTk5NTwvWWVhcj48UmVj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</w:fldData>
        </w:fldChar>
      </w:r>
      <w:r w:rsidR="00D54E0C">
        <w:rPr>
          <w:color w:val="000000" w:themeColor="text1"/>
        </w:rPr>
        <w:instrText xml:space="preserve"> ADDIN EN.CITE </w:instrText>
      </w:r>
      <w:r w:rsidR="0047750B">
        <w:rPr>
          <w:color w:val="000000" w:themeColor="text1"/>
        </w:rPr>
        <w:fldChar w:fldCharType="begin">
          <w:fldData xml:space="preserve">PEVuZE5vdGU+PENpdGU+PEF1dGhvcj5IYWhuPC9BdXRob3I+PFllYXI+MTk5NTwvWWVhcj48UmVj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</w:fldData>
        </w:fldChar>
      </w:r>
      <w:r w:rsidR="00D54E0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D54E0C">
        <w:rPr>
          <w:noProof/>
          <w:color w:val="000000" w:themeColor="text1"/>
        </w:rPr>
        <w:t>(Hahn 1995; Hau</w:t>
      </w:r>
      <w:r w:rsidR="00D54E0C" w:rsidRPr="00063E8C">
        <w:rPr>
          <w:i/>
          <w:noProof/>
          <w:color w:val="000000" w:themeColor="text1"/>
        </w:rPr>
        <w:t xml:space="preserve"> et al.</w:t>
      </w:r>
      <w:r w:rsidR="00D54E0C">
        <w:rPr>
          <w:noProof/>
          <w:color w:val="000000" w:themeColor="text1"/>
        </w:rPr>
        <w:t xml:space="preserve"> 2000)</w:t>
      </w:r>
      <w:r w:rsidR="0047750B" w:rsidRPr="00FB2CED">
        <w:rPr>
          <w:color w:val="000000" w:themeColor="text1"/>
        </w:rPr>
        <w:fldChar w:fldCharType="end"/>
      </w:r>
      <w:r w:rsidR="00D54E0C">
        <w:rPr>
          <w:color w:val="000000" w:themeColor="text1"/>
        </w:rPr>
        <w:t xml:space="preserve">-bird reproduction </w:t>
      </w:r>
      <w:r w:rsidR="00D54E0C" w:rsidRPr="00FB2CED">
        <w:rPr>
          <w:color w:val="000000" w:themeColor="text1"/>
        </w:rPr>
        <w:t>,</w:t>
      </w:r>
      <w:r w:rsidR="00D54E0C">
        <w:rPr>
          <w:color w:val="000000" w:themeColor="text1"/>
        </w:rPr>
        <w:t xml:space="preserve"> </w:t>
      </w:r>
      <w:r w:rsidR="0047750B">
        <w:rPr>
          <w:color w:val="000000" w:themeColor="text1"/>
        </w:rPr>
        <w:fldChar w:fldCharType="begin"/>
      </w:r>
      <w:r w:rsidR="00A75A56">
        <w:rPr>
          <w:color w:val="000000" w:themeColor="text1"/>
        </w:rPr>
        <w:instrText xml:space="preserve"> ADDIN EN.CITE &lt;EndNote&gt;&lt;Cite&gt;&lt;Author&gt;Leather&lt;/Author&gt;&lt;Year&gt;1993&lt;/Year&gt;&lt;RecNum&gt;885&lt;/RecNum&gt;&lt;DisplayText&gt;(Leather&lt;style face="italic"&gt; et al.&lt;/style&gt; 1993)&lt;/DisplayText&gt;&lt;record&gt;&lt;rec-number&gt;885&lt;/rec-number&gt;&lt;foreign-keys&gt;&lt;key app="EN" db-id="tswepwzphrdd5teef5upp92y9wxtxvpzzvrz" timestamp="1465349867"&gt;885&lt;/key&gt;&lt;/foreign-keys&gt;&lt;ref-type name="Book"&gt;6&lt;/ref-type&gt;&lt;contributors&gt;&lt;authors&gt;&lt;author&gt;Leather, S. R.&lt;/author&gt;&lt;author&gt;Walters, K. F. A.&lt;/author&gt;&lt;author&gt;Bale, J. S.&lt;/author&gt;&lt;/authors&gt;&lt;/contributors&gt;&lt;titles&gt;&lt;title&gt;The ecology of insect overwintering&lt;/title&gt;&lt;/titles&gt;&lt;dates&gt;&lt;year&gt;1993&lt;/year&gt;&lt;/dates&gt;&lt;pub-location&gt;Cambridge [England]; New York, NY, USA&lt;/pub-location&gt;&lt;publisher&gt;Cambridge University Press&lt;/publisher&gt;&lt;isbn&gt;0521417589 9780521417587&lt;/isbn&gt;&lt;urls&gt;&lt;/urls&gt;&lt;remote-database-name&gt;/z-wcorg/&lt;/remote-database-name&gt;&lt;remote-database-provider&gt;http://worldcat.org&lt;/remote-database-provider&gt;&lt;language&gt;English&lt;/language&gt;&lt;/record&gt;&lt;/Cite&gt;&lt;/EndNote&gt;</w:instrText>
      </w:r>
      <w:r w:rsidR="0047750B">
        <w:rPr>
          <w:color w:val="000000" w:themeColor="text1"/>
        </w:rPr>
        <w:fldChar w:fldCharType="separate"/>
      </w:r>
      <w:r w:rsidR="00A75A56">
        <w:rPr>
          <w:noProof/>
          <w:color w:val="000000" w:themeColor="text1"/>
        </w:rPr>
        <w:t>(Leather</w:t>
      </w:r>
      <w:r w:rsidR="00A75A56" w:rsidRPr="00A75A56">
        <w:rPr>
          <w:i/>
          <w:noProof/>
          <w:color w:val="000000" w:themeColor="text1"/>
        </w:rPr>
        <w:t xml:space="preserve"> et al.</w:t>
      </w:r>
      <w:r w:rsidR="00A75A56">
        <w:rPr>
          <w:noProof/>
          <w:color w:val="000000" w:themeColor="text1"/>
        </w:rPr>
        <w:t xml:space="preserve"> 1993)</w:t>
      </w:r>
      <w:r w:rsidR="0047750B">
        <w:rPr>
          <w:color w:val="000000" w:themeColor="text1"/>
        </w:rPr>
        <w:fldChar w:fldCharType="end"/>
      </w:r>
      <w:r w:rsidR="00D54E0C">
        <w:rPr>
          <w:color w:val="000000" w:themeColor="text1"/>
        </w:rPr>
        <w:t>-termination of overwintering in insects</w:t>
      </w:r>
      <w:r>
        <w:rPr>
          <w:color w:val="000000" w:themeColor="text1"/>
        </w:rPr>
        <w:t xml:space="preserve">. </w:t>
      </w:r>
      <w:r w:rsidR="002846C1" w:rsidRPr="00FB2CED">
        <w:rPr>
          <w:color w:val="000000" w:themeColor="text1"/>
        </w:rPr>
        <w:t>.</w:t>
      </w:r>
      <w:r w:rsidR="000F0180">
        <w:rPr>
          <w:color w:val="000000" w:themeColor="text1"/>
        </w:rPr>
        <w:t xml:space="preserve"> </w:t>
      </w:r>
      <w:r w:rsidR="002846C1" w:rsidRPr="00FB2CED">
        <w:rPr>
          <w:color w:val="000000" w:themeColor="text1"/>
        </w:rPr>
        <w:t>while others find no effect</w:t>
      </w:r>
      <w:r w:rsidR="00A85115">
        <w:rPr>
          <w:color w:val="000000" w:themeColor="text1"/>
        </w:rPr>
        <w:t xml:space="preserve"> </w:t>
      </w:r>
      <w:r w:rsidR="0047750B">
        <w:rPr>
          <w:color w:val="000000" w:themeColor="text1"/>
        </w:rPr>
        <w:fldChar w:fldCharType="begin">
          <w:fldData xml:space="preserve">PEVuZE5vdGU+PENpdGU+PEF1dGhvcj5TY2hhcGVyPC9BdXRob3I+PFllYXI+MjAxMTwvWWVhcj48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</w:fldData>
        </w:fldChar>
      </w:r>
      <w:r w:rsidR="00101016">
        <w:rPr>
          <w:color w:val="000000" w:themeColor="text1"/>
        </w:rPr>
        <w:instrText xml:space="preserve"> ADDIN EN.CITE </w:instrText>
      </w:r>
      <w:r w:rsidR="0047750B">
        <w:rPr>
          <w:color w:val="000000" w:themeColor="text1"/>
        </w:rPr>
        <w:fldChar w:fldCharType="begin">
          <w:fldData xml:space="preserve">PEVuZE5vdGU+PENpdGU+PEF1dGhvcj5TY2hhcGVyPC9BdXRob3I+PFllYXI+MjAxMTwvWWVhcj48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</w:fldData>
        </w:fldChar>
      </w:r>
      <w:r w:rsidR="00101016">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101016">
        <w:rPr>
          <w:noProof/>
          <w:color w:val="000000" w:themeColor="text1"/>
        </w:rPr>
        <w:t>(Schaper</w:t>
      </w:r>
      <w:r w:rsidR="00101016" w:rsidRPr="00101016">
        <w:rPr>
          <w:i/>
          <w:noProof/>
          <w:color w:val="000000" w:themeColor="text1"/>
        </w:rPr>
        <w:t xml:space="preserve"> et al.</w:t>
      </w:r>
      <w:r w:rsidR="00101016">
        <w:rPr>
          <w:noProof/>
          <w:color w:val="000000" w:themeColor="text1"/>
        </w:rPr>
        <w:t xml:space="preserve"> 2011)</w:t>
      </w:r>
      <w:r w:rsidR="0047750B">
        <w:rPr>
          <w:color w:val="000000" w:themeColor="text1"/>
        </w:rPr>
        <w:fldChar w:fldCharType="end"/>
      </w:r>
      <w:r w:rsidR="00D54E0C">
        <w:rPr>
          <w:color w:val="000000" w:themeColor="text1"/>
        </w:rPr>
        <w:t xml:space="preserve">-bird reproduction </w:t>
      </w:r>
      <w:r w:rsidR="0047750B">
        <w:rPr>
          <w:color w:val="000000" w:themeColor="text1"/>
        </w:rPr>
        <w:fldChar w:fldCharType="begin"/>
      </w:r>
      <w:r w:rsidR="00D54E0C">
        <w:rPr>
          <w:color w:val="000000" w:themeColor="text1"/>
        </w:rPr>
        <w:instrText xml:space="preserve"> ADDIN EN.CITE &lt;EndNote&gt;&lt;Cite&gt;&lt;Author&gt;Harrington&lt;/Author&gt;&lt;Year&gt;1999&lt;/Year&gt;&lt;RecNum&gt;630&lt;/RecNum&gt;&lt;DisplayText&gt;(Harrington&lt;style face="italic"&gt; et al.&lt;/style&gt; 1999)&lt;/DisplayText&gt;&lt;record&gt;&lt;rec-number&gt;630&lt;/rec-number&gt;&lt;foreign-keys&gt;&lt;key app="EN" db-id="tswepwzphrdd5teef5upp92y9wxtxvpzzvrz" timestamp="1456294171"&gt;630&lt;/key&gt;&lt;/foreign-keys&gt;&lt;ref-type name="Journal Article"&gt;17&lt;/ref-type&gt;&lt;contributors&gt;&lt;authors&gt;&lt;author&gt;Harrington, R.&lt;/author&gt;&lt;author&gt;Woiwod, I.&lt;/author&gt;&lt;author&gt;Sparks, T.&lt;/author&gt;&lt;/authors&gt;&lt;/contributors&gt;&lt;auth-address&gt;AFRC, Inst Arable Crops Res, Dept Entomol &amp;amp; Nematol, Harpenden AL5 2JQ, Herts, England. Inst Terr Ecol, Huntingdon PE17 2LS, Cambs, England.&amp;#xD;Harrington, R (reprint author), AFRC, Inst Arable Crops Res, Dept Entomol &amp;amp; Nematol, Harpenden AL5 2JQ, Herts, England.&lt;/auth-address&gt;&lt;titles&gt;&lt;title&gt;Climate change and trophic interactions&lt;/title&gt;&lt;secondary-title&gt;Trends in Ecology &amp;amp; Evolution&lt;/secondary-title&gt;&lt;alt-title&gt;Trends Ecol. Evol.&lt;/alt-title&gt;&lt;/titles&gt;&lt;periodical&gt;&lt;full-title&gt;Trends in Ecology &amp;amp; Evolution&lt;/full-title&gt;&lt;abbr-1&gt;Trends Ecol. Evol.&lt;/abbr-1&gt;&lt;/periodical&gt;&lt;alt-periodical&gt;&lt;full-title&gt;Trends in Ecology &amp;amp; Evolution&lt;/full-title&gt;&lt;abbr-1&gt;Trends Ecol. Evol.&lt;/abbr-1&gt;&lt;/alt-periodical&gt;&lt;pages&gt;146-150&lt;/pages&gt;&lt;volume&gt;14&lt;/volume&gt;&lt;number&gt;4&lt;/number&gt;&lt;keywords&gt;&lt;keyword&gt;MOTH OPEROPHTERA-BRUMATA&lt;/keyword&gt;&lt;keyword&gt;LARVAL EMERGENCE&lt;/keyword&gt;&lt;keyword&gt;QUERCUS-ROBUR&lt;/keyword&gt;&lt;keyword&gt;BUDBURST&lt;/keyword&gt;&lt;keyword&gt;SYNCHRONIZATION&lt;/keyword&gt;&lt;keyword&gt;LEPIDOPTERA&lt;/keyword&gt;&lt;keyword&gt;TEMPERATURE&lt;/keyword&gt;&lt;keyword&gt;DATE&lt;/keyword&gt;&lt;keyword&gt;CO2&lt;/keyword&gt;&lt;/keywords&gt;&lt;dates&gt;&lt;year&gt;1999&lt;/year&gt;&lt;pub-dates&gt;&lt;date&gt;Apr&lt;/date&gt;&lt;/pub-dates&gt;&lt;/dates&gt;&lt;isbn&gt;0169-5347&lt;/isbn&gt;&lt;accession-num&gt;WOS:000079417500008&lt;/accession-num&gt;&lt;work-type&gt;Review&lt;/work-type&gt;&lt;urls&gt;&lt;related-urls&gt;&lt;url&gt;&amp;lt;Go to ISI&amp;gt;://WOS:000079417500008&lt;/url&gt;&lt;/related-urls&gt;&lt;/urls&gt;&lt;electronic-resource-num&gt;10.1016/s0169-5347(99)01604-3&lt;/electronic-resource-num&gt;&lt;language&gt;English&lt;/language&gt;&lt;/record&gt;&lt;/Cite&gt;&lt;/EndNote&gt;</w:instrText>
      </w:r>
      <w:r w:rsidR="0047750B">
        <w:rPr>
          <w:color w:val="000000" w:themeColor="text1"/>
        </w:rPr>
        <w:fldChar w:fldCharType="separate"/>
      </w:r>
      <w:r w:rsidR="00D54E0C">
        <w:rPr>
          <w:noProof/>
          <w:color w:val="000000" w:themeColor="text1"/>
        </w:rPr>
        <w:t>(Harrington</w:t>
      </w:r>
      <w:r w:rsidR="00D54E0C" w:rsidRPr="00D54E0C">
        <w:rPr>
          <w:i/>
          <w:noProof/>
          <w:color w:val="000000" w:themeColor="text1"/>
        </w:rPr>
        <w:t xml:space="preserve"> et al.</w:t>
      </w:r>
      <w:r w:rsidR="00D54E0C">
        <w:rPr>
          <w:noProof/>
          <w:color w:val="000000" w:themeColor="text1"/>
        </w:rPr>
        <w:t xml:space="preserve"> 1999)</w:t>
      </w:r>
      <w:r w:rsidR="0047750B">
        <w:rPr>
          <w:color w:val="000000" w:themeColor="text1"/>
        </w:rPr>
        <w:fldChar w:fldCharType="end"/>
      </w:r>
      <w:r w:rsidR="00D54E0C">
        <w:rPr>
          <w:color w:val="000000" w:themeColor="text1"/>
        </w:rPr>
        <w:t>-insect host plants and egg hatch</w:t>
      </w:r>
      <w:r w:rsidR="00101016">
        <w:rPr>
          <w:color w:val="000000" w:themeColor="text1"/>
        </w:rPr>
        <w:t xml:space="preserve">. </w:t>
      </w:r>
      <w:r w:rsidR="002723EF">
        <w:rPr>
          <w:color w:val="000000" w:themeColor="text1"/>
        </w:rPr>
        <w:t>Additionally,</w:t>
      </w:r>
      <w:r w:rsidR="00DE61B7">
        <w:rPr>
          <w:color w:val="000000" w:themeColor="text1"/>
        </w:rPr>
        <w:t xml:space="preserve"> lower trophic le</w:t>
      </w:r>
      <w:r w:rsidR="002723EF">
        <w:rPr>
          <w:color w:val="000000" w:themeColor="text1"/>
        </w:rPr>
        <w:t>vels may also use</w:t>
      </w:r>
      <w:r w:rsidR="00DE61B7">
        <w:rPr>
          <w:color w:val="000000" w:themeColor="text1"/>
        </w:rPr>
        <w:t xml:space="preserve"> higher troph</w:t>
      </w:r>
      <w:r w:rsidR="002723EF">
        <w:rPr>
          <w:color w:val="000000" w:themeColor="text1"/>
        </w:rPr>
        <w:t xml:space="preserve">ic levels as a cue </w:t>
      </w:r>
      <w:r w:rsidR="005F5421">
        <w:rPr>
          <w:color w:val="000000" w:themeColor="text1"/>
        </w:rPr>
        <w:t xml:space="preserve">e.g. </w:t>
      </w:r>
      <w:r w:rsidR="0047750B">
        <w:rPr>
          <w:color w:val="000000" w:themeColor="text1"/>
        </w:rPr>
        <w:fldChar w:fldCharType="begin"/>
      </w:r>
      <w:r w:rsidR="005F5421">
        <w:rPr>
          <w:color w:val="000000" w:themeColor="text1"/>
        </w:rPr>
        <w:instrText xml:space="preserve"> ADDIN EN.CITE &lt;EndNote&gt;&lt;Cite&gt;&lt;Author&gt;Mopper&lt;/Author&gt;&lt;Year&gt;1995&lt;/Year&gt;&lt;RecNum&gt;923&lt;/RecNum&gt;&lt;DisplayText&gt;(Mopper &amp;amp; Simberloff 1995)&lt;/DisplayText&gt;&lt;record&gt;&lt;rec-number&gt;923&lt;/rec-number&gt;&lt;foreign-keys&gt;&lt;key app="EN" db-id="tswepwzphrdd5teef5upp92y9wxtxvpzzvrz" timestamp="1474834287"&gt;923&lt;/key&gt;&lt;/foreign-keys&gt;&lt;ref-type name="Journal Article"&gt;17&lt;/ref-type&gt;&lt;contributors&gt;&lt;authors&gt;&lt;author&gt;Mopper, Susan&lt;/author&gt;&lt;author&gt;Simberloff, Daniel&lt;/author&gt;&lt;/authors&gt;&lt;/contributors&gt;&lt;titles&gt;&lt;title&gt;Differential Herbivory in an Oak Population: The Role of Plant Phenology and Insect Performance&lt;/title&gt;&lt;secondary-title&gt;Ecology&lt;/secondary-title&gt;&lt;/titles&gt;&lt;periodical&gt;&lt;full-title&gt;Ecology&lt;/full-title&gt;&lt;abbr-1&gt;Ecology&lt;/abbr-1&gt;&lt;/periodical&gt;&lt;pages&gt;1233-1241&lt;/pages&gt;&lt;volume&gt;76&lt;/volume&gt;&lt;number&gt;4&lt;/number&gt;&lt;dates&gt;&lt;year&gt;1995&lt;/year&gt;&lt;/dates&gt;&lt;publisher&gt;Ecological Society of America&lt;/publisher&gt;&lt;isbn&gt;00129658, 19399170&lt;/isbn&gt;&lt;urls&gt;&lt;related-urls&gt;&lt;url&gt;http://www.jstor.org/stable/1940930&lt;/url&gt;&lt;/related-urls&gt;&lt;/urls&gt;&lt;custom1&gt;Full publication date: Jun., 1995&lt;/custom1&gt;&lt;electronic-resource-num&gt;10.2307/1940930&lt;/electronic-resource-num&gt;&lt;/record&gt;&lt;/Cite&gt;&lt;/EndNote&gt;</w:instrText>
      </w:r>
      <w:r w:rsidR="0047750B">
        <w:rPr>
          <w:color w:val="000000" w:themeColor="text1"/>
        </w:rPr>
        <w:fldChar w:fldCharType="separate"/>
      </w:r>
      <w:r w:rsidR="005F5421">
        <w:rPr>
          <w:noProof/>
          <w:color w:val="000000" w:themeColor="text1"/>
        </w:rPr>
        <w:t>(Mopper &amp; Simberloff 1995)</w:t>
      </w:r>
      <w:r w:rsidR="0047750B">
        <w:rPr>
          <w:color w:val="000000" w:themeColor="text1"/>
        </w:rPr>
        <w:fldChar w:fldCharType="end"/>
      </w:r>
      <w:r w:rsidR="002723EF">
        <w:rPr>
          <w:color w:val="000000" w:themeColor="text1"/>
        </w:rPr>
        <w:t xml:space="preserve"> or may respond</w:t>
      </w:r>
      <w:r w:rsidR="00DE61B7">
        <w:rPr>
          <w:color w:val="000000" w:themeColor="text1"/>
        </w:rPr>
        <w:t xml:space="preserve"> to selective pressures created by higher trophic levels (evolutionary mechanism) th</w:t>
      </w:r>
      <w:r w:rsidR="002723EF">
        <w:rPr>
          <w:color w:val="000000" w:themeColor="text1"/>
        </w:rPr>
        <w:t>at counterbalance or exaggerate phenological responses created by other mechanisms</w:t>
      </w:r>
      <w:r w:rsidR="008C5C6A">
        <w:rPr>
          <w:color w:val="000000" w:themeColor="text1"/>
        </w:rPr>
        <w:t xml:space="preserve"> </w:t>
      </w:r>
      <w:r w:rsidR="0047750B">
        <w:rPr>
          <w:color w:val="000000" w:themeColor="text1"/>
        </w:rPr>
        <w:fldChar w:fldCharType="begin">
          <w:fldData xml:space="preserve">PEVuZE5vdGU+PENpdGU+PEF1dGhvcj5Cb3RoPC9BdXRob3I+PFllYXI+MjAwOTwvWWVhcj48UmVj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</w:fldData>
        </w:fldChar>
      </w:r>
      <w:r w:rsidR="00DE61B7">
        <w:rPr>
          <w:color w:val="000000" w:themeColor="text1"/>
        </w:rPr>
        <w:instrText xml:space="preserve"> ADDIN EN.CITE </w:instrText>
      </w:r>
      <w:r w:rsidR="0047750B">
        <w:rPr>
          <w:color w:val="000000" w:themeColor="text1"/>
        </w:rPr>
        <w:fldChar w:fldCharType="begin">
          <w:fldData xml:space="preserve">PEVuZE5vdGU+PENpdGU+PEF1dGhvcj5Cb3RoPC9BdXRob3I+PFllYXI+MjAwOTwvWWVhcj48UmVj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</w:fldData>
        </w:fldChar>
      </w:r>
      <w:r w:rsidR="00DE61B7">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DE61B7">
        <w:rPr>
          <w:noProof/>
          <w:color w:val="000000" w:themeColor="text1"/>
        </w:rPr>
        <w:t>(Both</w:t>
      </w:r>
      <w:r w:rsidR="00DE61B7" w:rsidRPr="00DE61B7">
        <w:rPr>
          <w:i/>
          <w:noProof/>
          <w:color w:val="000000" w:themeColor="text1"/>
        </w:rPr>
        <w:t xml:space="preserve"> et al.</w:t>
      </w:r>
      <w:r w:rsidR="00DE61B7">
        <w:rPr>
          <w:noProof/>
          <w:color w:val="000000" w:themeColor="text1"/>
        </w:rPr>
        <w:t xml:space="preserve"> 2009)</w:t>
      </w:r>
      <w:r w:rsidR="0047750B">
        <w:rPr>
          <w:color w:val="000000" w:themeColor="text1"/>
        </w:rPr>
        <w:fldChar w:fldCharType="end"/>
      </w:r>
      <w:r w:rsidR="00DE61B7">
        <w:rPr>
          <w:color w:val="000000" w:themeColor="text1"/>
        </w:rPr>
        <w:t xml:space="preserve">. </w:t>
      </w:r>
      <w:commentRangeStart w:id="292"/>
      <w:commentRangeEnd w:id="286"/>
      <w:r w:rsidR="00212DF7">
        <w:rPr>
          <w:rStyle w:val="CommentReference"/>
        </w:rPr>
        <w:commentReference w:id="286"/>
      </w:r>
      <w:commentRangeEnd w:id="288"/>
      <w:r w:rsidR="00615849">
        <w:rPr>
          <w:rStyle w:val="CommentReference"/>
        </w:rPr>
        <w:commentReference w:id="288"/>
      </w:r>
      <w:r w:rsidR="00AB0F29">
        <w:rPr>
          <w:color w:val="000000" w:themeColor="text1"/>
        </w:rPr>
        <w:t>Based on the data collected to date</w:t>
      </w:r>
      <w:r w:rsidR="002723EF">
        <w:rPr>
          <w:color w:val="000000" w:themeColor="text1"/>
        </w:rPr>
        <w:t>, cue use</w:t>
      </w:r>
      <w:r w:rsidR="00D54E0C">
        <w:rPr>
          <w:color w:val="000000" w:themeColor="text1"/>
        </w:rPr>
        <w:t xml:space="preserve"> diffe</w:t>
      </w:r>
      <w:r w:rsidR="002723EF">
        <w:rPr>
          <w:color w:val="000000" w:themeColor="text1"/>
        </w:rPr>
        <w:t>rences</w:t>
      </w:r>
      <w:r w:rsidR="00D54E0C">
        <w:rPr>
          <w:color w:val="000000" w:themeColor="text1"/>
        </w:rPr>
        <w:t xml:space="preserve"> acros</w:t>
      </w:r>
      <w:r w:rsidR="002723EF">
        <w:rPr>
          <w:color w:val="000000" w:themeColor="text1"/>
        </w:rPr>
        <w:t>s trophic levels do not seem to be a</w:t>
      </w:r>
      <w:r w:rsidR="00D54E0C">
        <w:rPr>
          <w:color w:val="000000" w:themeColor="text1"/>
        </w:rPr>
        <w:t xml:space="preserve"> generalizable mechanism causing trophic level differences in phenological shift. </w:t>
      </w:r>
      <w:commentRangeEnd w:id="292"/>
      <w:r w:rsidR="00615849">
        <w:rPr>
          <w:rStyle w:val="CommentReference"/>
        </w:rPr>
        <w:commentReference w:id="292"/>
      </w:r>
      <w:commentRangeStart w:id="293"/>
      <w:r w:rsidR="00D54E0C">
        <w:rPr>
          <w:color w:val="000000" w:themeColor="text1"/>
        </w:rPr>
        <w:t xml:space="preserve">Instead, it seems likely that specific cases of </w:t>
      </w:r>
      <w:r w:rsidR="002723EF">
        <w:rPr>
          <w:color w:val="000000" w:themeColor="text1"/>
        </w:rPr>
        <w:t xml:space="preserve">phenological </w:t>
      </w:r>
      <w:r w:rsidR="00D54E0C">
        <w:rPr>
          <w:color w:val="000000" w:themeColor="text1"/>
        </w:rPr>
        <w:t xml:space="preserve">mismatch between interacting species (e.g </w:t>
      </w:r>
      <w:r w:rsidR="0047750B">
        <w:rPr>
          <w:color w:val="000000" w:themeColor="text1"/>
        </w:rPr>
        <w:fldChar w:fldCharType="begin">
          <w:fldData xml:space="preserve">PEVuZE5vdGU+PENpdGU+PEF1dGhvcj5Cb3RoPC9BdXRob3I+PFllYXI+MjAwOTwvWWVhcj48UmVj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</w:fldData>
        </w:fldChar>
      </w:r>
      <w:r w:rsidR="00D54E0C">
        <w:rPr>
          <w:color w:val="000000" w:themeColor="text1"/>
        </w:rPr>
        <w:instrText xml:space="preserve"> ADDIN EN.CITE </w:instrText>
      </w:r>
      <w:r w:rsidR="0047750B">
        <w:rPr>
          <w:color w:val="000000" w:themeColor="text1"/>
        </w:rPr>
        <w:fldChar w:fldCharType="begin">
          <w:fldData xml:space="preserve">PEVuZE5vdGU+PENpdGU+PEF1dGhvcj5Cb3RoPC9BdXRob3I+PFllYXI+MjAwOTwvWWVhcj48UmVj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</w:fldData>
        </w:fldChar>
      </w:r>
      <w:r w:rsidR="00D54E0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D54E0C">
        <w:rPr>
          <w:noProof/>
          <w:color w:val="000000" w:themeColor="text1"/>
        </w:rPr>
        <w:t>(Both</w:t>
      </w:r>
      <w:r w:rsidR="00D54E0C" w:rsidRPr="00D54E0C">
        <w:rPr>
          <w:i/>
          <w:noProof/>
          <w:color w:val="000000" w:themeColor="text1"/>
        </w:rPr>
        <w:t xml:space="preserve"> et al.</w:t>
      </w:r>
      <w:r w:rsidR="00D54E0C">
        <w:rPr>
          <w:noProof/>
          <w:color w:val="000000" w:themeColor="text1"/>
        </w:rPr>
        <w:t xml:space="preserve"> 2009)</w:t>
      </w:r>
      <w:r w:rsidR="0047750B">
        <w:rPr>
          <w:color w:val="000000" w:themeColor="text1"/>
        </w:rPr>
        <w:fldChar w:fldCharType="end"/>
      </w:r>
      <w:r w:rsidR="00D54E0C">
        <w:rPr>
          <w:color w:val="000000" w:themeColor="text1"/>
        </w:rPr>
        <w:t xml:space="preserve"> may be influenced by cue use differences particular to the species in question</w:t>
      </w:r>
      <w:commentRangeEnd w:id="293"/>
      <w:r w:rsidR="00251C85">
        <w:rPr>
          <w:rStyle w:val="CommentReference"/>
        </w:rPr>
        <w:commentReference w:id="293"/>
      </w:r>
      <w:r w:rsidR="00D54E0C">
        <w:rPr>
          <w:color w:val="000000" w:themeColor="text1"/>
        </w:rPr>
        <w:t>.</w:t>
      </w:r>
      <w:r w:rsidR="000F0180">
        <w:rPr>
          <w:color w:val="000000" w:themeColor="text1"/>
        </w:rPr>
        <w:t xml:space="preserve"> </w:t>
      </w:r>
    </w:p>
    <w:p w14:paraId="08AF81E5" w14:textId="77777777" w:rsidR="00661979" w:rsidRDefault="00253553" w:rsidP="00B06F9A">
      <w:pPr>
        <w:pStyle w:val="Normal1"/>
        <w:spacing w:before="100" w:beforeAutospacing="1" w:after="100" w:afterAutospacing="1" w:line="480" w:lineRule="auto"/>
        <w:rPr>
          <w:color w:val="000000" w:themeColor="text1"/>
        </w:rPr>
      </w:pPr>
      <w:r>
        <w:rPr>
          <w:color w:val="000000" w:themeColor="text1"/>
        </w:rPr>
        <w:t>W</w:t>
      </w:r>
      <w:r w:rsidRPr="00FB2CED">
        <w:rPr>
          <w:color w:val="000000" w:themeColor="text1"/>
        </w:rPr>
        <w:t xml:space="preserve">hile </w:t>
      </w:r>
      <w:commentRangeStart w:id="294"/>
      <w:r w:rsidRPr="00FB2CED">
        <w:rPr>
          <w:color w:val="000000" w:themeColor="text1"/>
        </w:rPr>
        <w:t xml:space="preserve">a minority of studies </w:t>
      </w:r>
      <w:commentRangeEnd w:id="294"/>
      <w:r w:rsidR="00615849">
        <w:rPr>
          <w:rStyle w:val="CommentReference"/>
        </w:rPr>
        <w:commentReference w:id="294"/>
      </w:r>
      <w:r w:rsidR="00364AE5">
        <w:rPr>
          <w:color w:val="000000" w:themeColor="text1"/>
        </w:rPr>
        <w:t>ha</w:t>
      </w:r>
      <w:r w:rsidR="00AB0F29">
        <w:rPr>
          <w:color w:val="000000" w:themeColor="text1"/>
        </w:rPr>
        <w:t>s</w:t>
      </w:r>
      <w:r w:rsidRPr="00FB2CED">
        <w:rPr>
          <w:color w:val="000000" w:themeColor="text1"/>
        </w:rPr>
        <w:t xml:space="preserve"> found support for higher trophic levels shifting more</w:t>
      </w:r>
      <w:r w:rsidR="002723EF">
        <w:rPr>
          <w:color w:val="000000" w:themeColor="text1"/>
        </w:rPr>
        <w:t xml:space="preserve"> than lower trophic levels</w:t>
      </w:r>
      <w:r w:rsidRPr="00FB2CED">
        <w:rPr>
          <w:color w:val="000000" w:themeColor="text1"/>
        </w:rPr>
        <w:t xml:space="preserve">, no </w:t>
      </w:r>
      <w:commentRangeStart w:id="295"/>
      <w:r w:rsidRPr="00FB2CED">
        <w:rPr>
          <w:color w:val="000000" w:themeColor="text1"/>
        </w:rPr>
        <w:t xml:space="preserve">generalizable mechanisms </w:t>
      </w:r>
      <w:r w:rsidR="00113AA3">
        <w:rPr>
          <w:color w:val="000000" w:themeColor="text1"/>
        </w:rPr>
        <w:t xml:space="preserve">to explain this pattern </w:t>
      </w:r>
      <w:r w:rsidRPr="00FB2CED">
        <w:rPr>
          <w:color w:val="000000" w:themeColor="text1"/>
        </w:rPr>
        <w:t>have been p</w:t>
      </w:r>
      <w:r w:rsidR="00113AA3">
        <w:rPr>
          <w:color w:val="000000" w:themeColor="text1"/>
        </w:rPr>
        <w:t>roposed</w:t>
      </w:r>
      <w:commentRangeEnd w:id="295"/>
      <w:r w:rsidR="00615849">
        <w:rPr>
          <w:rStyle w:val="CommentReference"/>
        </w:rPr>
        <w:commentReference w:id="295"/>
      </w:r>
      <w:r w:rsidR="00113AA3">
        <w:rPr>
          <w:color w:val="000000" w:themeColor="text1"/>
        </w:rPr>
        <w:t>.</w:t>
      </w:r>
      <w:r w:rsidR="000F0180">
        <w:rPr>
          <w:color w:val="000000" w:themeColor="text1"/>
        </w:rPr>
        <w:t xml:space="preserve"> </w:t>
      </w:r>
      <w:commentRangeStart w:id="296"/>
      <w:commentRangeStart w:id="297"/>
      <w:r w:rsidR="00113AA3">
        <w:rPr>
          <w:color w:val="000000" w:themeColor="text1"/>
        </w:rPr>
        <w:t>Instead</w:t>
      </w:r>
      <w:r w:rsidR="00AB0F29">
        <w:rPr>
          <w:color w:val="000000" w:themeColor="text1"/>
        </w:rPr>
        <w:t>,</w:t>
      </w:r>
      <w:r w:rsidR="00113AA3">
        <w:rPr>
          <w:color w:val="000000" w:themeColor="text1"/>
        </w:rPr>
        <w:t xml:space="preserve"> studies point to explanations specific to the case study (e.g fixed sowing dates for crops-</w:t>
      </w:r>
      <w:r w:rsidR="0047750B">
        <w:rPr>
          <w:color w:val="000000" w:themeColor="text1"/>
        </w:rPr>
        <w:fldChar w:fldCharType="begin"/>
      </w:r>
      <w:r w:rsidR="00113AA3">
        <w:rPr>
          <w:color w:val="000000" w:themeColor="text1"/>
        </w:rPr>
        <w:instrText xml:space="preserve"> ADDIN EN.CITE &lt;EndNote&gt;&lt;Cite&gt;&lt;Author&gt;Gordo&lt;/Author&gt;&lt;Year&gt;2005&lt;/Year&gt;&lt;RecNum&gt;612&lt;/RecNum&gt;&lt;DisplayText&gt;(Gordo &amp;amp; Sanz 2005)&lt;/DisplayText&gt;&lt;record&gt;&lt;rec-number&gt;612&lt;/rec-number&gt;&lt;foreign-keys&gt;&lt;key app="EN" db-id="tswepwzphrdd5teef5upp92y9wxtxvpzzvrz" timestamp="1456271862"&gt;612&lt;/key&gt;&lt;/foreign-keys&gt;&lt;ref-type name="Journal Article"&gt;17&lt;/ref-type&gt;&lt;contributors&gt;&lt;authors&gt;&lt;author&gt;Gordo, O.&lt;/author&gt;&lt;author&gt;Sanz, J. J.&lt;/author&gt;&lt;/authors&gt;&lt;/contributors&gt;&lt;auth-address&gt;Univ Barcelona, Dept Anim Biol Vertebrats, E-08028 Barcelona, Spain. CSIC, Museo Nacl Ciencias Nat, Dept Ecol Evolut, E-28006 Madrid, Spain.&amp;#xD;Gordo, O (reprint author), Univ Barcelona, Dept Anim Biol Vertebrats, Av Diagonal 645, E-08028 Barcelona, Spain.&amp;#xD;ogordo@mncn.csic.es&lt;/auth-address&gt;&lt;titles&gt;&lt;title&gt;Phenology and climate change: a long-term study in a Mediterranean locality&lt;/title&gt;&lt;secondary-title&gt;Oecologia&lt;/secondary-title&gt;&lt;alt-title&gt;Oecologia&lt;/alt-title&gt;&lt;/titles&gt;&lt;periodical&gt;&lt;full-title&gt;Oecologia&lt;/full-title&gt;&lt;abbr-1&gt;Oecologia&lt;/abbr-1&gt;&lt;/periodical&gt;&lt;alt-periodical&gt;&lt;full-title&gt;Oecologia&lt;/full-title&gt;&lt;abbr-1&gt;Oecologia&lt;/abbr-1&gt;&lt;/alt-periodical&gt;&lt;pages&gt;484-495&lt;/pages&gt;&lt;volume&gt;146&lt;/volume&gt;&lt;number&gt;3&lt;/number&gt;&lt;keywords&gt;&lt;keyword&gt;dynamic factor analysis&lt;/keyword&gt;&lt;keyword&gt;insects&lt;/keyword&gt;&lt;keyword&gt;migratory birds&lt;/keyword&gt;&lt;keyword&gt;plants&lt;/keyword&gt;&lt;keyword&gt;plant-insect&lt;/keyword&gt;&lt;keyword&gt;interactions&lt;/keyword&gt;&lt;keyword&gt;AIR-TEMPERATURE&lt;/keyword&gt;&lt;keyword&gt;CHANGE IMPACTS&lt;/keyword&gt;&lt;keyword&gt;COMMON TRENDS&lt;/keyword&gt;&lt;keyword&gt;TIME-SERIES&lt;/keyword&gt;&lt;keyword&gt;BIRDS&lt;/keyword&gt;&lt;keyword&gt;EARLIER&lt;/keyword&gt;&lt;keyword&gt;ARRIVAL&lt;/keyword&gt;&lt;keyword&gt;BUTTERFLIES&lt;/keyword&gt;&lt;keyword&gt;REGION&lt;/keyword&gt;&lt;keyword&gt;PLANT&lt;/keyword&gt;&lt;/keywords&gt;&lt;dates&gt;&lt;year&gt;2005&lt;/year&gt;&lt;pub-dates&gt;&lt;date&gt;Dec&lt;/date&gt;&lt;/pub-dates&gt;&lt;/dates&gt;&lt;isbn&gt;0029-8549&lt;/isbn&gt;&lt;accession-num&gt;WOS:000233908500016&lt;/accession-num&gt;&lt;work-type&gt;Article&lt;/work-type&gt;&lt;urls&gt;&lt;related-urls&gt;&lt;url&gt;&amp;lt;Go to ISI&amp;gt;://WOS:000233908500016&lt;/url&gt;&lt;/related-urls&gt;&lt;/urls&gt;&lt;electronic-resource-num&gt;10.1007/s00442-005-0240-z&lt;/electronic-resource-num&gt;&lt;language&gt;English&lt;/language&gt;&lt;/record&gt;&lt;/Cite&gt;&lt;/EndNote&gt;</w:instrText>
      </w:r>
      <w:r w:rsidR="0047750B">
        <w:rPr>
          <w:color w:val="000000" w:themeColor="text1"/>
        </w:rPr>
        <w:fldChar w:fldCharType="separate"/>
      </w:r>
      <w:r w:rsidR="00113AA3">
        <w:rPr>
          <w:noProof/>
          <w:color w:val="000000" w:themeColor="text1"/>
        </w:rPr>
        <w:t>(Gordo &amp; Sanz 2005)</w:t>
      </w:r>
      <w:r w:rsidR="0047750B">
        <w:rPr>
          <w:color w:val="000000" w:themeColor="text1"/>
        </w:rPr>
        <w:fldChar w:fldCharType="end"/>
      </w:r>
      <w:r w:rsidR="00113AA3">
        <w:rPr>
          <w:color w:val="000000" w:themeColor="text1"/>
        </w:rPr>
        <w:t xml:space="preserve"> or do not </w:t>
      </w:r>
      <w:r w:rsidR="00D45485">
        <w:rPr>
          <w:color w:val="000000" w:themeColor="text1"/>
        </w:rPr>
        <w:t xml:space="preserve">propose a mechanistic explanation. </w:t>
      </w:r>
      <w:commentRangeStart w:id="298"/>
      <w:commentRangeEnd w:id="296"/>
      <w:r w:rsidR="001F039B">
        <w:rPr>
          <w:rStyle w:val="CommentReference"/>
        </w:rPr>
        <w:commentReference w:id="296"/>
      </w:r>
      <w:commentRangeEnd w:id="297"/>
      <w:r w:rsidR="00615849">
        <w:rPr>
          <w:rStyle w:val="CommentReference"/>
        </w:rPr>
        <w:commentReference w:id="297"/>
      </w:r>
      <w:r>
        <w:rPr>
          <w:color w:val="000000" w:themeColor="text1"/>
        </w:rPr>
        <w:t>This gap in the field provides ample opportunity for future research.</w:t>
      </w:r>
      <w:commentRangeEnd w:id="298"/>
      <w:r w:rsidR="00615849">
        <w:rPr>
          <w:rStyle w:val="CommentReference"/>
        </w:rPr>
        <w:commentReference w:id="298"/>
      </w:r>
    </w:p>
    <w:p w14:paraId="5016EA6F" w14:textId="77777777" w:rsidR="00661979" w:rsidRDefault="002846C1" w:rsidP="00B06F9A">
      <w:pPr>
        <w:pStyle w:val="Normal1"/>
        <w:spacing w:before="100" w:beforeAutospacing="1" w:after="100" w:afterAutospacing="1" w:line="480" w:lineRule="auto"/>
        <w:rPr>
          <w:b/>
          <w:bCs/>
          <w:color w:val="000000" w:themeColor="text1"/>
          <w:u w:val="single"/>
        </w:rPr>
      </w:pPr>
      <w:r w:rsidRPr="00FB2CED">
        <w:rPr>
          <w:color w:val="000000" w:themeColor="text1"/>
        </w:rPr>
        <w:t xml:space="preserve">In sum, </w:t>
      </w:r>
      <w:r w:rsidR="004D3E22">
        <w:rPr>
          <w:color w:val="000000" w:themeColor="text1"/>
        </w:rPr>
        <w:t xml:space="preserve">the relationship between trophic level and </w:t>
      </w:r>
      <w:r w:rsidRPr="00FB2CED">
        <w:rPr>
          <w:color w:val="000000" w:themeColor="text1"/>
        </w:rPr>
        <w:t xml:space="preserve">phenological shift </w:t>
      </w:r>
      <w:r w:rsidR="004D3E22">
        <w:rPr>
          <w:color w:val="000000" w:themeColor="text1"/>
        </w:rPr>
        <w:t xml:space="preserve">is </w:t>
      </w:r>
      <w:r w:rsidRPr="00FB2CED">
        <w:rPr>
          <w:color w:val="000000" w:themeColor="text1"/>
        </w:rPr>
        <w:t xml:space="preserve">non-existent or </w:t>
      </w:r>
      <w:r w:rsidR="00996DF3">
        <w:rPr>
          <w:color w:val="000000" w:themeColor="text1"/>
        </w:rPr>
        <w:t>unclear</w:t>
      </w:r>
      <w:r w:rsidR="00996DF3" w:rsidRPr="00FB2CED">
        <w:rPr>
          <w:color w:val="000000" w:themeColor="text1"/>
        </w:rPr>
        <w:t xml:space="preserve"> </w:t>
      </w:r>
      <w:r w:rsidRPr="00FB2CED">
        <w:rPr>
          <w:color w:val="000000" w:themeColor="text1"/>
        </w:rPr>
        <w:t>at best.</w:t>
      </w:r>
      <w:r w:rsidR="00D45485">
        <w:rPr>
          <w:color w:val="000000" w:themeColor="text1"/>
        </w:rPr>
        <w:t xml:space="preserve"> Considering how multiple mechanisms (e.g organism response and evolutionary response) interact to </w:t>
      </w:r>
      <w:r w:rsidR="00996DF3">
        <w:rPr>
          <w:color w:val="000000" w:themeColor="text1"/>
        </w:rPr>
        <w:t xml:space="preserve">influence </w:t>
      </w:r>
      <w:r w:rsidR="00D45485">
        <w:rPr>
          <w:color w:val="000000" w:themeColor="text1"/>
        </w:rPr>
        <w:t xml:space="preserve">phenology </w:t>
      </w:r>
      <w:r w:rsidR="00996DF3">
        <w:rPr>
          <w:color w:val="000000" w:themeColor="text1"/>
        </w:rPr>
        <w:t xml:space="preserve">(shifts?) </w:t>
      </w:r>
      <w:r w:rsidR="00D45485">
        <w:rPr>
          <w:color w:val="000000" w:themeColor="text1"/>
        </w:rPr>
        <w:t xml:space="preserve">may provide a path forward. </w:t>
      </w:r>
      <w:commentRangeStart w:id="299"/>
      <w:commentRangeStart w:id="300"/>
      <w:r w:rsidR="00D45485">
        <w:rPr>
          <w:color w:val="000000" w:themeColor="text1"/>
        </w:rPr>
        <w:t xml:space="preserve">Many studies examining trophic level differences in phenological shift start with the assumption that </w:t>
      </w:r>
      <w:r w:rsidR="00D45485">
        <w:rPr>
          <w:color w:val="000000" w:themeColor="text1"/>
        </w:rPr>
        <w:lastRenderedPageBreak/>
        <w:t xml:space="preserve">phenological synchrony across trophic levels is adaptive and that differences in shift may have deleterious effects. However, as some recent studies show, in some cases trophic level asynchrony may actually be beneficial </w:t>
      </w:r>
      <w:r w:rsidR="0047750B">
        <w:rPr>
          <w:color w:val="000000" w:themeColor="text1"/>
        </w:rPr>
        <w:fldChar w:fldCharType="begin">
          <w:fldData xml:space="preserve">PEVuZE5vdGU+PENpdGU+PEF1dGhvcj5Cb3RoPC9BdXRob3I+PFllYXI+MjAwOTwvWWVhcj48UmVj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</w:fldData>
        </w:fldChar>
      </w:r>
      <w:r w:rsidR="00D45485">
        <w:rPr>
          <w:color w:val="000000" w:themeColor="text1"/>
        </w:rPr>
        <w:instrText xml:space="preserve"> ADDIN EN.CITE </w:instrText>
      </w:r>
      <w:r w:rsidR="0047750B">
        <w:rPr>
          <w:color w:val="000000" w:themeColor="text1"/>
        </w:rPr>
        <w:fldChar w:fldCharType="begin">
          <w:fldData xml:space="preserve">PEVuZE5vdGU+PENpdGU+PEF1dGhvcj5Cb3RoPC9BdXRob3I+PFllYXI+MjAwOTwvWWVhcj48UmVj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</w:fldData>
        </w:fldChar>
      </w:r>
      <w:r w:rsidR="00D45485">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D45485">
        <w:rPr>
          <w:noProof/>
          <w:color w:val="000000" w:themeColor="text1"/>
        </w:rPr>
        <w:t>(Both</w:t>
      </w:r>
      <w:r w:rsidR="00D45485" w:rsidRPr="00D45485">
        <w:rPr>
          <w:i/>
          <w:noProof/>
          <w:color w:val="000000" w:themeColor="text1"/>
        </w:rPr>
        <w:t xml:space="preserve"> et al.</w:t>
      </w:r>
      <w:r w:rsidR="00D45485">
        <w:rPr>
          <w:noProof/>
          <w:color w:val="000000" w:themeColor="text1"/>
        </w:rPr>
        <w:t xml:space="preserve"> 2009)</w:t>
      </w:r>
      <w:r w:rsidR="0047750B">
        <w:rPr>
          <w:color w:val="000000" w:themeColor="text1"/>
        </w:rPr>
        <w:fldChar w:fldCharType="end"/>
      </w:r>
      <w:r w:rsidR="00D45485">
        <w:rPr>
          <w:color w:val="000000" w:themeColor="text1"/>
        </w:rPr>
        <w:t>.</w:t>
      </w:r>
      <w:commentRangeEnd w:id="299"/>
      <w:r w:rsidR="00996DF3">
        <w:rPr>
          <w:rStyle w:val="CommentReference"/>
        </w:rPr>
        <w:commentReference w:id="299"/>
      </w:r>
      <w:commentRangeEnd w:id="300"/>
      <w:r w:rsidR="00BB31EF">
        <w:rPr>
          <w:rStyle w:val="CommentReference"/>
        </w:rPr>
        <w:commentReference w:id="300"/>
      </w:r>
      <w:r w:rsidR="00D45485">
        <w:rPr>
          <w:color w:val="000000" w:themeColor="text1"/>
        </w:rPr>
        <w:t xml:space="preserve"> Carefully evaluating exactly what selective forces may be at work and how they interact with known organism response mechanisms like temperature sensitivity may refine predictions. </w:t>
      </w:r>
      <w:r w:rsidRPr="00FB2CED">
        <w:rPr>
          <w:color w:val="000000" w:themeColor="text1"/>
        </w:rPr>
        <w:t xml:space="preserve">. </w:t>
      </w:r>
    </w:p>
    <w:p w14:paraId="1A2C7FAA" w14:textId="6C2B79DC" w:rsidR="00661979" w:rsidRPr="00B06F9A" w:rsidRDefault="00FD65FC" w:rsidP="00B06F9A">
      <w:pPr>
        <w:pStyle w:val="Normal1"/>
        <w:spacing w:before="100" w:beforeAutospacing="1" w:after="100" w:afterAutospacing="1" w:line="480" w:lineRule="auto"/>
        <w:rPr>
          <w:i/>
          <w:color w:val="000000" w:themeColor="text1"/>
        </w:rPr>
      </w:pPr>
      <w:commentRangeStart w:id="301"/>
      <w:r w:rsidRPr="00B06F9A">
        <w:rPr>
          <w:bCs/>
          <w:i/>
          <w:color w:val="000000" w:themeColor="text1"/>
        </w:rPr>
        <w:t>Migratory</w:t>
      </w:r>
      <w:r w:rsidR="00F46D22">
        <w:rPr>
          <w:bCs/>
          <w:i/>
          <w:color w:val="000000" w:themeColor="text1"/>
        </w:rPr>
        <w:t xml:space="preserve"> </w:t>
      </w:r>
      <w:r w:rsidRPr="00B06F9A">
        <w:rPr>
          <w:bCs/>
          <w:i/>
          <w:color w:val="000000" w:themeColor="text1"/>
        </w:rPr>
        <w:t>life histories</w:t>
      </w:r>
      <w:del w:id="302" w:author="Louie Yang" w:date="2016-11-11T15:41:00Z">
        <w:r w:rsidR="005820EE" w:rsidDel="00FF0DD5">
          <w:rPr>
            <w:bCs/>
            <w:i/>
            <w:color w:val="000000" w:themeColor="text1"/>
          </w:rPr>
          <w:delText xml:space="preserve"> (please read and comment)</w:delText>
        </w:r>
        <w:commentRangeEnd w:id="301"/>
        <w:r w:rsidR="00457074" w:rsidDel="00FF0DD5">
          <w:rPr>
            <w:rStyle w:val="CommentReference"/>
          </w:rPr>
          <w:commentReference w:id="301"/>
        </w:r>
      </w:del>
    </w:p>
    <w:p w14:paraId="382A6058" w14:textId="29D630D9" w:rsidR="00AF20D9" w:rsidRDefault="004449D0" w:rsidP="00B06F9A">
      <w:pPr>
        <w:pStyle w:val="Normal1"/>
        <w:spacing w:before="100" w:beforeAutospacing="1" w:after="100" w:afterAutospacing="1" w:line="480" w:lineRule="auto"/>
        <w:rPr>
          <w:color w:val="000000" w:themeColor="text1"/>
        </w:rPr>
      </w:pPr>
      <w:r w:rsidRPr="00FB2CED">
        <w:rPr>
          <w:color w:val="000000" w:themeColor="text1"/>
        </w:rPr>
        <w:t xml:space="preserve">Migration is a distinct behavior </w:t>
      </w:r>
      <w:r w:rsidR="00D67EDA">
        <w:rPr>
          <w:color w:val="000000" w:themeColor="text1"/>
        </w:rPr>
        <w:t>that</w:t>
      </w:r>
      <w:r w:rsidRPr="00FB2CED">
        <w:rPr>
          <w:color w:val="000000" w:themeColor="text1"/>
        </w:rPr>
        <w:t xml:space="preserve"> </w:t>
      </w:r>
      <w:r w:rsidR="004D57B7" w:rsidRPr="00FB2CED">
        <w:rPr>
          <w:color w:val="000000" w:themeColor="text1"/>
        </w:rPr>
        <w:t>use</w:t>
      </w:r>
      <w:r w:rsidR="004D57B7">
        <w:rPr>
          <w:color w:val="000000" w:themeColor="text1"/>
        </w:rPr>
        <w:t>s</w:t>
      </w:r>
      <w:r w:rsidR="004D57B7" w:rsidRPr="00FB2CED">
        <w:rPr>
          <w:color w:val="000000" w:themeColor="text1"/>
        </w:rPr>
        <w:t xml:space="preserve"> anticipatory</w:t>
      </w:r>
      <w:r w:rsidRPr="00FB2CED">
        <w:rPr>
          <w:color w:val="000000" w:themeColor="text1"/>
        </w:rPr>
        <w:t xml:space="preserve"> cues to determine the timing of movement to new habitats </w:t>
      </w:r>
      <w:r w:rsidR="0047750B" w:rsidRPr="00FB2CED">
        <w:rPr>
          <w:color w:val="000000" w:themeColor="text1"/>
        </w:rPr>
        <w:fldChar w:fldCharType="begin"/>
      </w:r>
      <w:r w:rsidRPr="00FB2CED">
        <w:rPr>
          <w:color w:val="000000" w:themeColor="text1"/>
        </w:rPr>
        <w:instrText xml:space="preserve"> ADDIN EN.CITE &lt;EndNote&gt;&lt;Cite&gt;&lt;Author&gt;Dingle&lt;/Author&gt;&lt;Year&gt;2014&lt;/Year&gt;&lt;RecNum&gt;805&lt;/RecNum&gt;&lt;DisplayText&gt;(Dingle 2014)&lt;/DisplayText&gt;&lt;record&gt;&lt;rec-number&gt;805&lt;/rec-number&gt;&lt;foreign-keys&gt;&lt;key app="EN" db-id="tswepwzphrdd5teef5upp92y9wxtxvpzzvrz" timestamp="1457228694"&gt;805&lt;/key&gt;&lt;/foreign-keys&gt;&lt;ref-type name="Book"&gt;6&lt;/ref-type&gt;&lt;contributors&gt;&lt;authors&gt;&lt;author&gt;Dingle, Hugh&lt;/author&gt;&lt;/authors&gt;&lt;/contributors&gt;&lt;titles&gt;&lt;title&gt;Migration : the biology of life on the move&lt;/title&gt;&lt;/titles&gt;&lt;dates&gt;&lt;year&gt;2014&lt;/year&gt;&lt;/dates&gt;&lt;pub-location&gt;Oxford; New York&lt;/pub-location&gt;&lt;publisher&gt;Oxford University Press&lt;/publisher&gt;&lt;isbn&gt;9780199640386 0199640386 9780199640393 0199640394&lt;/isbn&gt;&lt;urls&gt;&lt;/urls&gt;&lt;remote-database-name&gt;/z-wcorg/&lt;/remote-database-name&gt;&lt;remote-database-provider&gt;http://worldcat.org&lt;/remote-database-provider&gt;&lt;language&gt;English&lt;/language&gt;&lt;/record&gt;&lt;/Cite&gt;&lt;/EndNote&gt;</w:instrText>
      </w:r>
      <w:r w:rsidR="0047750B" w:rsidRPr="00FB2CED">
        <w:rPr>
          <w:color w:val="000000" w:themeColor="text1"/>
        </w:rPr>
        <w:fldChar w:fldCharType="separate"/>
      </w:r>
      <w:r w:rsidRPr="00FB2CED">
        <w:rPr>
          <w:noProof/>
          <w:color w:val="000000" w:themeColor="text1"/>
        </w:rPr>
        <w:t>(Dingle 2014)</w:t>
      </w:r>
      <w:r w:rsidR="0047750B" w:rsidRPr="00FB2CED">
        <w:rPr>
          <w:color w:val="000000" w:themeColor="text1"/>
        </w:rPr>
        <w:fldChar w:fldCharType="end"/>
      </w:r>
      <w:r w:rsidRPr="00FB2CED">
        <w:rPr>
          <w:color w:val="000000" w:themeColor="text1"/>
        </w:rPr>
        <w:t xml:space="preserve">. Phenology </w:t>
      </w:r>
      <w:r w:rsidR="00F46D22">
        <w:rPr>
          <w:color w:val="000000" w:themeColor="text1"/>
        </w:rPr>
        <w:t>is</w:t>
      </w:r>
      <w:r w:rsidRPr="00FB2CED">
        <w:rPr>
          <w:color w:val="000000" w:themeColor="text1"/>
        </w:rPr>
        <w:t xml:space="preserve"> central to the ecology of migration, </w:t>
      </w:r>
      <w:r w:rsidR="00D67EDA">
        <w:rPr>
          <w:color w:val="000000" w:themeColor="text1"/>
        </w:rPr>
        <w:t xml:space="preserve">as </w:t>
      </w:r>
      <w:r w:rsidR="00F46D22">
        <w:rPr>
          <w:color w:val="000000" w:themeColor="text1"/>
        </w:rPr>
        <w:t xml:space="preserve">the timing of </w:t>
      </w:r>
      <w:r w:rsidR="00D67EDA">
        <w:rPr>
          <w:color w:val="000000" w:themeColor="text1"/>
        </w:rPr>
        <w:t>migrat</w:t>
      </w:r>
      <w:r w:rsidR="00F46D22">
        <w:rPr>
          <w:color w:val="000000" w:themeColor="text1"/>
        </w:rPr>
        <w:t>ory movement</w:t>
      </w:r>
      <w:r w:rsidR="00D67EDA">
        <w:rPr>
          <w:color w:val="000000" w:themeColor="text1"/>
        </w:rPr>
        <w:t xml:space="preserve"> allows organisms to capitalize on </w:t>
      </w:r>
      <w:r w:rsidR="004D57B7">
        <w:rPr>
          <w:color w:val="000000" w:themeColor="text1"/>
        </w:rPr>
        <w:t>limited</w:t>
      </w:r>
      <w:r w:rsidR="00D67EDA">
        <w:rPr>
          <w:color w:val="000000" w:themeColor="text1"/>
        </w:rPr>
        <w:t xml:space="preserve"> windows of resource availability in space and time.</w:t>
      </w:r>
      <w:r w:rsidR="00137D45">
        <w:rPr>
          <w:color w:val="000000" w:themeColor="text1"/>
        </w:rPr>
        <w:t xml:space="preserve"> </w:t>
      </w:r>
      <w:commentRangeStart w:id="303"/>
      <w:del w:id="304" w:author="Louie Yang" w:date="2016-11-23T12:07:00Z">
        <w:r w:rsidR="00F76474" w:rsidDel="00BB31EF">
          <w:rPr>
            <w:color w:val="000000" w:themeColor="text1"/>
          </w:rPr>
          <w:delText>M</w:delText>
        </w:r>
        <w:r w:rsidR="00137D45" w:rsidDel="00BB31EF">
          <w:rPr>
            <w:color w:val="000000" w:themeColor="text1"/>
          </w:rPr>
          <w:delText>igratory species may</w:delText>
        </w:r>
        <w:r w:rsidR="00F76474" w:rsidDel="00BB31EF">
          <w:rPr>
            <w:color w:val="000000" w:themeColor="text1"/>
          </w:rPr>
          <w:delText xml:space="preserve"> also</w:delText>
        </w:r>
        <w:r w:rsidR="00137D45" w:rsidDel="00BB31EF">
          <w:rPr>
            <w:color w:val="000000" w:themeColor="text1"/>
          </w:rPr>
          <w:delText xml:space="preserve"> be particularly vulnerable to phenological mismatch</w:delText>
        </w:r>
        <w:r w:rsidR="00D663D1" w:rsidDel="00BB31EF">
          <w:rPr>
            <w:color w:val="000000" w:themeColor="text1"/>
          </w:rPr>
          <w:delText xml:space="preserve"> </w:delText>
        </w:r>
        <w:r w:rsidR="0047750B" w:rsidDel="00BB31EF">
          <w:rPr>
            <w:color w:val="000000" w:themeColor="text1"/>
          </w:rPr>
          <w:fldChar w:fldCharType="begin">
            <w:fldData xml:space="preserve">PEVuZE5vdGU+PENpdGU+PEF1dGhvcj5Kb25lczwvQXV0aG9yPjxZZWFyPjIwMTA8L1llYXI+PFJl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</w:fldData>
          </w:fldChar>
        </w:r>
        <w:r w:rsidR="00D663D1" w:rsidDel="00BB31EF">
          <w:rPr>
            <w:color w:val="000000" w:themeColor="text1"/>
          </w:rPr>
          <w:delInstrText xml:space="preserve"> ADDIN EN.CITE </w:delInstrText>
        </w:r>
        <w:r w:rsidR="0047750B" w:rsidDel="00BB31EF">
          <w:rPr>
            <w:color w:val="000000" w:themeColor="text1"/>
          </w:rPr>
          <w:fldChar w:fldCharType="begin">
            <w:fldData xml:space="preserve">PEVuZE5vdGU+PENpdGU+PEF1dGhvcj5Kb25lczwvQXV0aG9yPjxZZWFyPjIwMTA8L1llYXI+PFJl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</w:fldData>
          </w:fldChar>
        </w:r>
        <w:r w:rsidR="00D663D1" w:rsidDel="00BB31EF">
          <w:rPr>
            <w:color w:val="000000" w:themeColor="text1"/>
          </w:rPr>
          <w:delInstrText xml:space="preserve"> ADDIN EN.CITE.DATA </w:delInstrText>
        </w:r>
        <w:r w:rsidR="0047750B" w:rsidDel="00BB31EF">
          <w:rPr>
            <w:color w:val="000000" w:themeColor="text1"/>
          </w:rPr>
        </w:r>
        <w:r w:rsidR="0047750B" w:rsidDel="00BB31EF">
          <w:rPr>
            <w:color w:val="000000" w:themeColor="text1"/>
          </w:rPr>
          <w:fldChar w:fldCharType="end"/>
        </w:r>
        <w:r w:rsidR="0047750B" w:rsidDel="00BB31EF">
          <w:rPr>
            <w:color w:val="000000" w:themeColor="text1"/>
          </w:rPr>
        </w:r>
        <w:r w:rsidR="0047750B" w:rsidDel="00BB31EF">
          <w:rPr>
            <w:color w:val="000000" w:themeColor="text1"/>
          </w:rPr>
          <w:fldChar w:fldCharType="separate"/>
        </w:r>
        <w:r w:rsidR="00D663D1" w:rsidDel="00BB31EF">
          <w:rPr>
            <w:noProof/>
            <w:color w:val="000000" w:themeColor="text1"/>
          </w:rPr>
          <w:delText>(Jones &amp; Cresswell 2010; Saino</w:delText>
        </w:r>
        <w:r w:rsidR="00D663D1" w:rsidRPr="00D663D1" w:rsidDel="00BB31EF">
          <w:rPr>
            <w:i/>
            <w:noProof/>
            <w:color w:val="000000" w:themeColor="text1"/>
          </w:rPr>
          <w:delText xml:space="preserve"> et al.</w:delText>
        </w:r>
        <w:r w:rsidR="00D663D1" w:rsidDel="00BB31EF">
          <w:rPr>
            <w:noProof/>
            <w:color w:val="000000" w:themeColor="text1"/>
          </w:rPr>
          <w:delText xml:space="preserve"> 2010; Winkler</w:delText>
        </w:r>
        <w:r w:rsidR="00D663D1" w:rsidRPr="00D663D1" w:rsidDel="00BB31EF">
          <w:rPr>
            <w:i/>
            <w:noProof/>
            <w:color w:val="000000" w:themeColor="text1"/>
          </w:rPr>
          <w:delText xml:space="preserve"> et al.</w:delText>
        </w:r>
        <w:r w:rsidR="00D663D1" w:rsidDel="00BB31EF">
          <w:rPr>
            <w:noProof/>
            <w:color w:val="000000" w:themeColor="text1"/>
          </w:rPr>
          <w:delText xml:space="preserve"> 2014)</w:delText>
        </w:r>
        <w:r w:rsidR="0047750B" w:rsidDel="00BB31EF">
          <w:rPr>
            <w:color w:val="000000" w:themeColor="text1"/>
          </w:rPr>
          <w:fldChar w:fldCharType="end"/>
        </w:r>
        <w:r w:rsidR="00C364C3" w:rsidDel="00BB31EF">
          <w:rPr>
            <w:color w:val="000000" w:themeColor="text1"/>
          </w:rPr>
          <w:delText>)</w:delText>
        </w:r>
        <w:r w:rsidR="00137D45" w:rsidDel="00BB31EF">
          <w:rPr>
            <w:color w:val="000000" w:themeColor="text1"/>
          </w:rPr>
          <w:delText xml:space="preserve">. </w:delText>
        </w:r>
        <w:commentRangeEnd w:id="303"/>
        <w:r w:rsidR="00CC4C37" w:rsidDel="00BB31EF">
          <w:rPr>
            <w:rStyle w:val="CommentReference"/>
          </w:rPr>
          <w:commentReference w:id="303"/>
        </w:r>
      </w:del>
      <w:r w:rsidR="004D57B7">
        <w:rPr>
          <w:color w:val="000000" w:themeColor="text1"/>
        </w:rPr>
        <w:t>S</w:t>
      </w:r>
      <w:r w:rsidRPr="00FB2CED">
        <w:rPr>
          <w:color w:val="000000" w:themeColor="text1"/>
        </w:rPr>
        <w:t xml:space="preserve">everal studies have observed </w:t>
      </w:r>
      <w:commentRangeStart w:id="305"/>
      <w:commentRangeStart w:id="306"/>
      <w:r w:rsidR="00F76474">
        <w:rPr>
          <w:color w:val="000000" w:themeColor="text1"/>
        </w:rPr>
        <w:t xml:space="preserve">variable </w:t>
      </w:r>
      <w:r w:rsidR="00EC3897">
        <w:rPr>
          <w:color w:val="000000" w:themeColor="text1"/>
        </w:rPr>
        <w:t xml:space="preserve">shifts </w:t>
      </w:r>
      <w:commentRangeEnd w:id="305"/>
      <w:r w:rsidR="00A640A1">
        <w:rPr>
          <w:rStyle w:val="CommentReference"/>
        </w:rPr>
        <w:commentReference w:id="305"/>
      </w:r>
      <w:commentRangeEnd w:id="306"/>
      <w:r w:rsidR="00361144">
        <w:rPr>
          <w:rStyle w:val="CommentReference"/>
        </w:rPr>
        <w:commentReference w:id="306"/>
      </w:r>
      <w:r w:rsidR="00EC3897">
        <w:rPr>
          <w:color w:val="000000" w:themeColor="text1"/>
        </w:rPr>
        <w:t xml:space="preserve">in </w:t>
      </w:r>
      <w:r w:rsidR="00F76474">
        <w:rPr>
          <w:color w:val="000000" w:themeColor="text1"/>
        </w:rPr>
        <w:t>migratory phenologies</w:t>
      </w:r>
      <w:r w:rsidR="00F76474" w:rsidRPr="00FB2CED">
        <w:rPr>
          <w:color w:val="000000" w:themeColor="text1"/>
        </w:rPr>
        <w:t xml:space="preserve"> </w:t>
      </w:r>
      <w:r w:rsidR="00F76474">
        <w:rPr>
          <w:color w:val="000000" w:themeColor="text1"/>
        </w:rPr>
        <w:t xml:space="preserve">that have been linked to climate change </w:t>
      </w:r>
      <w:r w:rsidR="0047750B">
        <w:rPr>
          <w:color w:val="000000" w:themeColor="text1"/>
        </w:rPr>
        <w:fldChar w:fldCharType="begin">
          <w:fldData xml:space="preserve">PEVuZE5vdGU+PENpdGU+PEF1dGhvcj5BbmRlcnNvbjwvQXV0aG9yPjxZZWFyPjIwMTM8L1llYXI+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</w:fldData>
        </w:fldChar>
      </w:r>
      <w:r w:rsidR="00D663D1">
        <w:rPr>
          <w:color w:val="000000" w:themeColor="text1"/>
        </w:rPr>
        <w:instrText xml:space="preserve"> ADDIN EN.CITE </w:instrText>
      </w:r>
      <w:r w:rsidR="0047750B">
        <w:rPr>
          <w:color w:val="000000" w:themeColor="text1"/>
        </w:rPr>
        <w:fldChar w:fldCharType="begin">
          <w:fldData xml:space="preserve">PEVuZE5vdGU+PENpdGU+PEF1dGhvcj5BbmRlcnNvbjwvQXV0aG9yPjxZZWFyPjIwMTM8L1llYXI+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</w:fldData>
        </w:fldChar>
      </w:r>
      <w:r w:rsidR="00D663D1">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D663D1">
        <w:rPr>
          <w:noProof/>
          <w:color w:val="000000" w:themeColor="text1"/>
        </w:rPr>
        <w:t>(Marra</w:t>
      </w:r>
      <w:r w:rsidR="00D663D1" w:rsidRPr="00D663D1">
        <w:rPr>
          <w:i/>
          <w:noProof/>
          <w:color w:val="000000" w:themeColor="text1"/>
        </w:rPr>
        <w:t xml:space="preserve"> et al.</w:t>
      </w:r>
      <w:r w:rsidR="00D663D1">
        <w:rPr>
          <w:noProof/>
          <w:color w:val="000000" w:themeColor="text1"/>
        </w:rPr>
        <w:t xml:space="preserve"> 2005; Rubolini</w:t>
      </w:r>
      <w:r w:rsidR="00D663D1" w:rsidRPr="00D663D1">
        <w:rPr>
          <w:i/>
          <w:noProof/>
          <w:color w:val="000000" w:themeColor="text1"/>
        </w:rPr>
        <w:t xml:space="preserve"> et al.</w:t>
      </w:r>
      <w:r w:rsidR="00D663D1">
        <w:rPr>
          <w:noProof/>
          <w:color w:val="000000" w:themeColor="text1"/>
        </w:rPr>
        <w:t xml:space="preserve"> 2007b; Thorup</w:t>
      </w:r>
      <w:r w:rsidR="00D663D1" w:rsidRPr="00D663D1">
        <w:rPr>
          <w:i/>
          <w:noProof/>
          <w:color w:val="000000" w:themeColor="text1"/>
        </w:rPr>
        <w:t xml:space="preserve"> et al.</w:t>
      </w:r>
      <w:r w:rsidR="00D663D1">
        <w:rPr>
          <w:noProof/>
          <w:color w:val="000000" w:themeColor="text1"/>
        </w:rPr>
        <w:t xml:space="preserve"> 2007; Saino</w:t>
      </w:r>
      <w:r w:rsidR="00D663D1" w:rsidRPr="00D663D1">
        <w:rPr>
          <w:i/>
          <w:noProof/>
          <w:color w:val="000000" w:themeColor="text1"/>
        </w:rPr>
        <w:t xml:space="preserve"> et al.</w:t>
      </w:r>
      <w:r w:rsidR="00D663D1">
        <w:rPr>
          <w:noProof/>
          <w:color w:val="000000" w:themeColor="text1"/>
        </w:rPr>
        <w:t xml:space="preserve"> 2010; Anderson</w:t>
      </w:r>
      <w:r w:rsidR="00D663D1" w:rsidRPr="00D663D1">
        <w:rPr>
          <w:i/>
          <w:noProof/>
          <w:color w:val="000000" w:themeColor="text1"/>
        </w:rPr>
        <w:t xml:space="preserve"> et al.</w:t>
      </w:r>
      <w:r w:rsidR="00D663D1">
        <w:rPr>
          <w:noProof/>
          <w:color w:val="000000" w:themeColor="text1"/>
        </w:rPr>
        <w:t xml:space="preserve"> 2013; Winkler</w:t>
      </w:r>
      <w:r w:rsidR="00D663D1" w:rsidRPr="00D663D1">
        <w:rPr>
          <w:i/>
          <w:noProof/>
          <w:color w:val="000000" w:themeColor="text1"/>
        </w:rPr>
        <w:t xml:space="preserve"> et al.</w:t>
      </w:r>
      <w:r w:rsidR="00D663D1">
        <w:rPr>
          <w:noProof/>
          <w:color w:val="000000" w:themeColor="text1"/>
        </w:rPr>
        <w:t xml:space="preserve"> 2014; Kullberg</w:t>
      </w:r>
      <w:r w:rsidR="00D663D1" w:rsidRPr="00D663D1">
        <w:rPr>
          <w:i/>
          <w:noProof/>
          <w:color w:val="000000" w:themeColor="text1"/>
        </w:rPr>
        <w:t xml:space="preserve"> et al.</w:t>
      </w:r>
      <w:r w:rsidR="00D663D1">
        <w:rPr>
          <w:noProof/>
          <w:color w:val="000000" w:themeColor="text1"/>
        </w:rPr>
        <w:t xml:space="preserve"> 2015)</w:t>
      </w:r>
      <w:r w:rsidR="0047750B">
        <w:rPr>
          <w:color w:val="000000" w:themeColor="text1"/>
        </w:rPr>
        <w:fldChar w:fldCharType="end"/>
      </w:r>
      <w:r w:rsidR="004F08E8">
        <w:rPr>
          <w:color w:val="000000" w:themeColor="text1"/>
        </w:rPr>
        <w:t xml:space="preserve">, </w:t>
      </w:r>
      <w:ins w:id="307" w:author="Louie Yang" w:date="2016-11-23T12:07:00Z">
        <w:r w:rsidR="00BB31EF">
          <w:rPr>
            <w:color w:val="000000" w:themeColor="text1"/>
          </w:rPr>
          <w:t xml:space="preserve">but </w:t>
        </w:r>
      </w:ins>
      <w:del w:id="308" w:author="Louie Yang" w:date="2016-11-23T12:07:00Z">
        <w:r w:rsidR="004F08E8" w:rsidDel="00BB31EF">
          <w:rPr>
            <w:color w:val="000000" w:themeColor="text1"/>
          </w:rPr>
          <w:delText>and</w:delText>
        </w:r>
        <w:r w:rsidR="00F46D22" w:rsidDel="00BB31EF">
          <w:rPr>
            <w:color w:val="000000" w:themeColor="text1"/>
          </w:rPr>
          <w:delText xml:space="preserve"> </w:delText>
        </w:r>
        <w:r w:rsidR="00B92D0B" w:rsidDel="00BB31EF">
          <w:rPr>
            <w:color w:val="000000" w:themeColor="text1"/>
          </w:rPr>
          <w:delText xml:space="preserve">these phenological shifts </w:delText>
        </w:r>
        <w:r w:rsidR="00AF7771" w:rsidDel="00BB31EF">
          <w:rPr>
            <w:color w:val="000000" w:themeColor="text1"/>
          </w:rPr>
          <w:delText>can</w:delText>
        </w:r>
        <w:r w:rsidR="009456DE" w:rsidDel="00BB31EF">
          <w:rPr>
            <w:color w:val="000000" w:themeColor="text1"/>
          </w:rPr>
          <w:delText xml:space="preserve"> </w:delText>
        </w:r>
        <w:r w:rsidR="00B92D0B" w:rsidDel="00BB31EF">
          <w:rPr>
            <w:color w:val="000000" w:themeColor="text1"/>
          </w:rPr>
          <w:delText xml:space="preserve">have </w:delText>
        </w:r>
        <w:r w:rsidR="00F46D22" w:rsidDel="00BB31EF">
          <w:rPr>
            <w:color w:val="000000" w:themeColor="text1"/>
          </w:rPr>
          <w:delText xml:space="preserve">important </w:delText>
        </w:r>
        <w:r w:rsidR="00B92D0B" w:rsidDel="00BB31EF">
          <w:rPr>
            <w:color w:val="000000" w:themeColor="text1"/>
          </w:rPr>
          <w:delText>population consequences</w:delText>
        </w:r>
        <w:r w:rsidR="0047750B" w:rsidDel="00BB31EF">
          <w:rPr>
            <w:color w:val="000000" w:themeColor="text1"/>
          </w:rPr>
          <w:fldChar w:fldCharType="begin">
            <w:fldData xml:space="preserve">PEVuZE5vdGU+PENpdGU+PEF1dGhvcj5Cb3RoPC9BdXRob3I+PFllYXI+MjAxMDwvWWVhcj48UmVj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==
</w:fldData>
          </w:fldChar>
        </w:r>
        <w:r w:rsidR="00D663D1" w:rsidDel="00BB31EF">
          <w:rPr>
            <w:color w:val="000000" w:themeColor="text1"/>
          </w:rPr>
          <w:delInstrText xml:space="preserve"> ADDIN EN.CITE </w:delInstrText>
        </w:r>
        <w:r w:rsidR="0047750B" w:rsidDel="00BB31EF">
          <w:rPr>
            <w:color w:val="000000" w:themeColor="text1"/>
          </w:rPr>
          <w:fldChar w:fldCharType="begin">
            <w:fldData xml:space="preserve">PEVuZE5vdGU+PENpdGU+PEF1dGhvcj5Cb3RoPC9BdXRob3I+PFllYXI+MjAxMDwvWWVhcj48UmVj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==
</w:fldData>
          </w:fldChar>
        </w:r>
        <w:r w:rsidR="00D663D1" w:rsidDel="00BB31EF">
          <w:rPr>
            <w:color w:val="000000" w:themeColor="text1"/>
          </w:rPr>
          <w:delInstrText xml:space="preserve"> ADDIN EN.CITE.DATA </w:delInstrText>
        </w:r>
        <w:r w:rsidR="0047750B" w:rsidDel="00BB31EF">
          <w:rPr>
            <w:color w:val="000000" w:themeColor="text1"/>
          </w:rPr>
        </w:r>
        <w:r w:rsidR="0047750B" w:rsidDel="00BB31EF">
          <w:rPr>
            <w:color w:val="000000" w:themeColor="text1"/>
          </w:rPr>
          <w:fldChar w:fldCharType="end"/>
        </w:r>
        <w:r w:rsidR="0047750B" w:rsidDel="00BB31EF">
          <w:rPr>
            <w:color w:val="000000" w:themeColor="text1"/>
          </w:rPr>
        </w:r>
        <w:r w:rsidR="0047750B" w:rsidDel="00BB31EF">
          <w:rPr>
            <w:color w:val="000000" w:themeColor="text1"/>
          </w:rPr>
          <w:fldChar w:fldCharType="separate"/>
        </w:r>
        <w:r w:rsidR="00D663D1" w:rsidDel="00BB31EF">
          <w:rPr>
            <w:noProof/>
            <w:color w:val="000000" w:themeColor="text1"/>
          </w:rPr>
          <w:delText>(Møller</w:delText>
        </w:r>
        <w:r w:rsidR="00D663D1" w:rsidRPr="00D663D1" w:rsidDel="00BB31EF">
          <w:rPr>
            <w:i/>
            <w:noProof/>
            <w:color w:val="000000" w:themeColor="text1"/>
          </w:rPr>
          <w:delText xml:space="preserve"> et al.</w:delText>
        </w:r>
        <w:r w:rsidR="00D663D1" w:rsidDel="00BB31EF">
          <w:rPr>
            <w:noProof/>
            <w:color w:val="000000" w:themeColor="text1"/>
          </w:rPr>
          <w:delText xml:space="preserve"> 2008; Both</w:delText>
        </w:r>
        <w:r w:rsidR="00D663D1" w:rsidRPr="00D663D1" w:rsidDel="00BB31EF">
          <w:rPr>
            <w:i/>
            <w:noProof/>
            <w:color w:val="000000" w:themeColor="text1"/>
          </w:rPr>
          <w:delText xml:space="preserve"> et al.</w:delText>
        </w:r>
        <w:r w:rsidR="00D663D1" w:rsidDel="00BB31EF">
          <w:rPr>
            <w:noProof/>
            <w:color w:val="000000" w:themeColor="text1"/>
          </w:rPr>
          <w:delText xml:space="preserve"> 2010; Jones &amp; Cresswell 2010; Saino</w:delText>
        </w:r>
        <w:r w:rsidR="00D663D1" w:rsidRPr="00D663D1" w:rsidDel="00BB31EF">
          <w:rPr>
            <w:i/>
            <w:noProof/>
            <w:color w:val="000000" w:themeColor="text1"/>
          </w:rPr>
          <w:delText xml:space="preserve"> et al.</w:delText>
        </w:r>
        <w:r w:rsidR="00D663D1" w:rsidDel="00BB31EF">
          <w:rPr>
            <w:noProof/>
            <w:color w:val="000000" w:themeColor="text1"/>
          </w:rPr>
          <w:delText xml:space="preserve"> 2010; Gilroy</w:delText>
        </w:r>
        <w:r w:rsidR="00D663D1" w:rsidRPr="00D663D1" w:rsidDel="00BB31EF">
          <w:rPr>
            <w:i/>
            <w:noProof/>
            <w:color w:val="000000" w:themeColor="text1"/>
          </w:rPr>
          <w:delText xml:space="preserve"> et al.</w:delText>
        </w:r>
        <w:r w:rsidR="00D663D1" w:rsidDel="00BB31EF">
          <w:rPr>
            <w:noProof/>
            <w:color w:val="000000" w:themeColor="text1"/>
          </w:rPr>
          <w:delText xml:space="preserve"> 2016)</w:delText>
        </w:r>
        <w:r w:rsidR="0047750B" w:rsidDel="00BB31EF">
          <w:rPr>
            <w:color w:val="000000" w:themeColor="text1"/>
          </w:rPr>
          <w:fldChar w:fldCharType="end"/>
        </w:r>
        <w:r w:rsidR="004F08E8" w:rsidDel="00BB31EF">
          <w:rPr>
            <w:color w:val="000000" w:themeColor="text1"/>
          </w:rPr>
          <w:delText>)</w:delText>
        </w:r>
        <w:r w:rsidR="00B92D0B" w:rsidDel="00BB31EF">
          <w:rPr>
            <w:color w:val="000000" w:themeColor="text1"/>
          </w:rPr>
          <w:delText xml:space="preserve">. </w:delText>
        </w:r>
        <w:r w:rsidR="00F46D22" w:rsidDel="00BB31EF">
          <w:rPr>
            <w:color w:val="000000" w:themeColor="text1"/>
          </w:rPr>
          <w:delText>However</w:delText>
        </w:r>
        <w:r w:rsidR="00F76474" w:rsidDel="00BB31EF">
          <w:rPr>
            <w:color w:val="000000" w:themeColor="text1"/>
          </w:rPr>
          <w:delText xml:space="preserve">, </w:delText>
        </w:r>
      </w:del>
      <w:del w:id="309" w:author="Louie Yang" w:date="2016-11-23T12:09:00Z">
        <w:r w:rsidR="00DD3E9F" w:rsidDel="00BB31EF">
          <w:rPr>
            <w:color w:val="000000" w:themeColor="text1"/>
          </w:rPr>
          <w:delText xml:space="preserve">it remains unclear whether </w:delText>
        </w:r>
        <w:r w:rsidR="00AF7771" w:rsidDel="00BB31EF">
          <w:rPr>
            <w:color w:val="000000" w:themeColor="text1"/>
          </w:rPr>
          <w:delText xml:space="preserve">there are </w:delText>
        </w:r>
        <w:r w:rsidR="00F76474" w:rsidDel="00BB31EF">
          <w:rPr>
            <w:color w:val="000000" w:themeColor="text1"/>
          </w:rPr>
          <w:delText>general</w:delText>
        </w:r>
      </w:del>
      <w:ins w:id="310" w:author="Louie Yang" w:date="2016-11-23T12:09:00Z">
        <w:r w:rsidR="00BB31EF">
          <w:rPr>
            <w:color w:val="000000" w:themeColor="text1"/>
          </w:rPr>
          <w:t>observed</w:t>
        </w:r>
      </w:ins>
      <w:r w:rsidR="00F76474">
        <w:rPr>
          <w:color w:val="000000" w:themeColor="text1"/>
        </w:rPr>
        <w:t xml:space="preserve"> </w:t>
      </w:r>
      <w:del w:id="311" w:author="Louie Yang" w:date="2016-11-23T12:11:00Z">
        <w:r w:rsidR="00DD3E9F" w:rsidDel="00705C8A">
          <w:rPr>
            <w:color w:val="000000" w:themeColor="text1"/>
          </w:rPr>
          <w:delText xml:space="preserve">patterns </w:delText>
        </w:r>
      </w:del>
      <w:del w:id="312" w:author="Louie Yang" w:date="2016-11-23T12:09:00Z">
        <w:r w:rsidR="00DD3E9F" w:rsidDel="00BB31EF">
          <w:rPr>
            <w:color w:val="000000" w:themeColor="text1"/>
          </w:rPr>
          <w:delText>in the</w:delText>
        </w:r>
      </w:del>
      <w:ins w:id="313" w:author="Louie Yang" w:date="2016-11-23T12:11:00Z">
        <w:r w:rsidR="00705C8A">
          <w:rPr>
            <w:color w:val="000000" w:themeColor="text1"/>
          </w:rPr>
          <w:t>differences in the</w:t>
        </w:r>
      </w:ins>
      <w:r w:rsidR="00DD3E9F">
        <w:rPr>
          <w:color w:val="000000" w:themeColor="text1"/>
        </w:rPr>
        <w:t xml:space="preserve"> </w:t>
      </w:r>
      <w:commentRangeStart w:id="314"/>
      <w:r w:rsidR="00DD3E9F">
        <w:rPr>
          <w:color w:val="000000" w:themeColor="text1"/>
        </w:rPr>
        <w:t>phenological</w:t>
      </w:r>
      <w:commentRangeEnd w:id="314"/>
      <w:r w:rsidR="00AB0F29">
        <w:rPr>
          <w:rStyle w:val="CommentReference"/>
        </w:rPr>
        <w:commentReference w:id="314"/>
      </w:r>
      <w:r w:rsidR="00DD3E9F">
        <w:rPr>
          <w:color w:val="000000" w:themeColor="text1"/>
        </w:rPr>
        <w:t xml:space="preserve"> shift</w:t>
      </w:r>
      <w:ins w:id="315" w:author="Louie Yang" w:date="2016-11-23T12:11:00Z">
        <w:r w:rsidR="00705C8A">
          <w:rPr>
            <w:color w:val="000000" w:themeColor="text1"/>
          </w:rPr>
          <w:t>s</w:t>
        </w:r>
      </w:ins>
      <w:ins w:id="316" w:author="Louie Yang" w:date="2016-11-23T12:09:00Z">
        <w:r w:rsidR="00BB31EF">
          <w:rPr>
            <w:color w:val="000000" w:themeColor="text1"/>
          </w:rPr>
          <w:t xml:space="preserve"> </w:t>
        </w:r>
      </w:ins>
      <w:ins w:id="317" w:author="Louie Yang" w:date="2016-11-23T12:11:00Z">
        <w:r w:rsidR="00705C8A">
          <w:rPr>
            <w:color w:val="000000" w:themeColor="text1"/>
          </w:rPr>
          <w:t>of</w:t>
        </w:r>
      </w:ins>
      <w:del w:id="318" w:author="Louie Yang" w:date="2016-11-23T12:09:00Z">
        <w:r w:rsidR="00DD3E9F" w:rsidDel="00BB31EF">
          <w:rPr>
            <w:color w:val="000000" w:themeColor="text1"/>
          </w:rPr>
          <w:delText>s</w:delText>
        </w:r>
      </w:del>
      <w:r w:rsidR="00DD3E9F">
        <w:rPr>
          <w:color w:val="000000" w:themeColor="text1"/>
        </w:rPr>
        <w:t xml:space="preserve"> </w:t>
      </w:r>
      <w:del w:id="319" w:author="Louie Yang" w:date="2016-11-23T12:09:00Z">
        <w:r w:rsidR="00DD3E9F" w:rsidDel="00BB31EF">
          <w:rPr>
            <w:color w:val="000000" w:themeColor="text1"/>
          </w:rPr>
          <w:delText xml:space="preserve">of </w:delText>
        </w:r>
      </w:del>
      <w:commentRangeStart w:id="320"/>
      <w:r w:rsidR="00DD3E9F">
        <w:rPr>
          <w:color w:val="000000" w:themeColor="text1"/>
        </w:rPr>
        <w:t>long-distance migrant, short-distance migrant</w:t>
      </w:r>
      <w:commentRangeEnd w:id="320"/>
      <w:r w:rsidR="00A640A1">
        <w:rPr>
          <w:rStyle w:val="CommentReference"/>
        </w:rPr>
        <w:commentReference w:id="320"/>
      </w:r>
      <w:r w:rsidR="009456DE">
        <w:rPr>
          <w:color w:val="000000" w:themeColor="text1"/>
        </w:rPr>
        <w:t>,</w:t>
      </w:r>
      <w:r w:rsidR="00DD3E9F">
        <w:rPr>
          <w:color w:val="000000" w:themeColor="text1"/>
        </w:rPr>
        <w:t xml:space="preserve"> and non-migratory </w:t>
      </w:r>
      <w:r w:rsidR="00AF7771">
        <w:rPr>
          <w:color w:val="000000" w:themeColor="text1"/>
        </w:rPr>
        <w:t>species</w:t>
      </w:r>
      <w:ins w:id="321" w:author="Louie Yang" w:date="2016-11-23T12:09:00Z">
        <w:r w:rsidR="00BB31EF">
          <w:rPr>
            <w:color w:val="000000" w:themeColor="text1"/>
          </w:rPr>
          <w:t xml:space="preserve"> </w:t>
        </w:r>
      </w:ins>
      <w:ins w:id="322" w:author="Louie Yang" w:date="2016-11-23T12:10:00Z">
        <w:r w:rsidR="00705C8A">
          <w:rPr>
            <w:color w:val="000000" w:themeColor="text1"/>
          </w:rPr>
          <w:t>do not seem to follow a clear and consistent pattern</w:t>
        </w:r>
      </w:ins>
      <w:r w:rsidR="00DD3E9F">
        <w:rPr>
          <w:color w:val="000000" w:themeColor="text1"/>
        </w:rPr>
        <w:t xml:space="preserve">. </w:t>
      </w:r>
    </w:p>
    <w:p w14:paraId="4CBEE3AA" w14:textId="759B035C" w:rsidR="00FF17C1" w:rsidRDefault="004449D0" w:rsidP="00B06F9A">
      <w:pPr>
        <w:pStyle w:val="Normal1"/>
        <w:spacing w:before="100" w:beforeAutospacing="1" w:after="100" w:afterAutospacing="1" w:line="480" w:lineRule="auto"/>
        <w:rPr>
          <w:color w:val="000000" w:themeColor="text1"/>
        </w:rPr>
      </w:pPr>
      <w:r w:rsidRPr="00FB2CED">
        <w:rPr>
          <w:color w:val="000000" w:themeColor="text1"/>
        </w:rPr>
        <w:t xml:space="preserve">Most studies </w:t>
      </w:r>
      <w:r w:rsidR="00DD3E9F">
        <w:rPr>
          <w:color w:val="000000" w:themeColor="text1"/>
        </w:rPr>
        <w:t xml:space="preserve">to date </w:t>
      </w:r>
      <w:r w:rsidRPr="00FB2CED">
        <w:rPr>
          <w:color w:val="000000" w:themeColor="text1"/>
        </w:rPr>
        <w:t>suggest that long-distance migrants have shown smaller phenological shifts</w:t>
      </w:r>
      <w:del w:id="323" w:author="Louie Yang" w:date="2016-11-23T12:30:00Z">
        <w:r w:rsidRPr="00FB2CED" w:rsidDel="00240486">
          <w:rPr>
            <w:color w:val="000000" w:themeColor="text1"/>
          </w:rPr>
          <w:delText xml:space="preserve"> relative to calendar dates</w:delText>
        </w:r>
      </w:del>
      <w:r w:rsidRPr="00FB2CED">
        <w:rPr>
          <w:color w:val="000000" w:themeColor="text1"/>
        </w:rPr>
        <w:t xml:space="preserve">, compared with short-distant migrants or </w:t>
      </w:r>
      <w:r w:rsidR="00AF7771">
        <w:rPr>
          <w:color w:val="000000" w:themeColor="text1"/>
        </w:rPr>
        <w:t>non-migratory species</w:t>
      </w:r>
      <w:r w:rsidR="00AF7771" w:rsidRPr="00FB2CED" w:rsidDel="00AF7771">
        <w:rPr>
          <w:color w:val="000000" w:themeColor="text1"/>
        </w:rPr>
        <w:t xml:space="preserve"> </w:t>
      </w:r>
      <w:r w:rsidR="0047750B" w:rsidRPr="00FB2CED">
        <w:rPr>
          <w:color w:val="000000" w:themeColor="text1"/>
        </w:rPr>
        <w:fldChar w:fldCharType="begin">
          <w:fldData xml:space="preserve">PEVuZE5vdGU+PENpdGU+PEF1dGhvcj5CdXRsZXI8L0F1dGhvcj48WWVhcj4yMDAzPC9ZZWFyPjxS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</w:fldData>
        </w:fldChar>
      </w:r>
      <w:r w:rsidR="003E193D">
        <w:rPr>
          <w:color w:val="000000" w:themeColor="text1"/>
        </w:rPr>
        <w:instrText xml:space="preserve"> ADDIN EN.CITE </w:instrText>
      </w:r>
      <w:r w:rsidR="0047750B">
        <w:rPr>
          <w:color w:val="000000" w:themeColor="text1"/>
        </w:rPr>
        <w:fldChar w:fldCharType="begin">
          <w:fldData xml:space="preserve">PEVuZE5vdGU+PENpdGU+PEF1dGhvcj5CdXRsZXI8L0F1dGhvcj48WWVhcj4yMDAzPC9ZZWFyPjxS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</w:fldData>
        </w:fldChar>
      </w:r>
      <w:r w:rsidR="003E193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3E193D">
        <w:rPr>
          <w:noProof/>
          <w:color w:val="000000" w:themeColor="text1"/>
        </w:rPr>
        <w:t>(Butler 2003; Lehikoinen</w:t>
      </w:r>
      <w:r w:rsidR="003E193D" w:rsidRPr="003E193D">
        <w:rPr>
          <w:i/>
          <w:noProof/>
          <w:color w:val="000000" w:themeColor="text1"/>
        </w:rPr>
        <w:t xml:space="preserve"> et al.</w:t>
      </w:r>
      <w:r w:rsidR="003E193D">
        <w:rPr>
          <w:noProof/>
          <w:color w:val="000000" w:themeColor="text1"/>
        </w:rPr>
        <w:t xml:space="preserve"> 2004; Rubolini</w:t>
      </w:r>
      <w:r w:rsidR="003E193D" w:rsidRPr="003E193D">
        <w:rPr>
          <w:i/>
          <w:noProof/>
          <w:color w:val="000000" w:themeColor="text1"/>
        </w:rPr>
        <w:t xml:space="preserve"> et al.</w:t>
      </w:r>
      <w:r w:rsidR="003E193D">
        <w:rPr>
          <w:noProof/>
          <w:color w:val="000000" w:themeColor="text1"/>
        </w:rPr>
        <w:t xml:space="preserve"> 2007b; Rubolini</w:t>
      </w:r>
      <w:r w:rsidR="003E193D" w:rsidRPr="003E193D">
        <w:rPr>
          <w:i/>
          <w:noProof/>
          <w:color w:val="000000" w:themeColor="text1"/>
        </w:rPr>
        <w:t xml:space="preserve"> et al.</w:t>
      </w:r>
      <w:r w:rsidR="003E193D">
        <w:rPr>
          <w:noProof/>
          <w:color w:val="000000" w:themeColor="text1"/>
        </w:rPr>
        <w:t xml:space="preserve"> 2010; Doxa</w:t>
      </w:r>
      <w:r w:rsidR="003E193D" w:rsidRPr="003E193D">
        <w:rPr>
          <w:i/>
          <w:noProof/>
          <w:color w:val="000000" w:themeColor="text1"/>
        </w:rPr>
        <w:t xml:space="preserve"> et al.</w:t>
      </w:r>
      <w:r w:rsidR="003E193D">
        <w:rPr>
          <w:noProof/>
          <w:color w:val="000000" w:themeColor="text1"/>
        </w:rPr>
        <w:t xml:space="preserve"> 2012; Bartošová</w:t>
      </w:r>
      <w:r w:rsidR="003E193D" w:rsidRPr="003E193D">
        <w:rPr>
          <w:i/>
          <w:noProof/>
          <w:color w:val="000000" w:themeColor="text1"/>
        </w:rPr>
        <w:t xml:space="preserve"> et al.</w:t>
      </w:r>
      <w:r w:rsidR="003E193D">
        <w:rPr>
          <w:noProof/>
          <w:color w:val="000000" w:themeColor="text1"/>
        </w:rPr>
        <w:t xml:space="preserve"> 2014; Gill</w:t>
      </w:r>
      <w:r w:rsidR="003E193D" w:rsidRPr="003E193D">
        <w:rPr>
          <w:i/>
          <w:noProof/>
          <w:color w:val="000000" w:themeColor="text1"/>
        </w:rPr>
        <w:t xml:space="preserve"> et al.</w:t>
      </w:r>
      <w:r w:rsidR="003E193D">
        <w:rPr>
          <w:noProof/>
          <w:color w:val="000000" w:themeColor="text1"/>
        </w:rPr>
        <w:t xml:space="preserve"> 2014; Kullberg</w:t>
      </w:r>
      <w:r w:rsidR="003E193D" w:rsidRPr="003E193D">
        <w:rPr>
          <w:i/>
          <w:noProof/>
          <w:color w:val="000000" w:themeColor="text1"/>
        </w:rPr>
        <w:t xml:space="preserve"> et al.</w:t>
      </w:r>
      <w:r w:rsidR="003E193D">
        <w:rPr>
          <w:noProof/>
          <w:color w:val="000000" w:themeColor="text1"/>
        </w:rPr>
        <w:t xml:space="preserve"> 2015)</w:t>
      </w:r>
      <w:r w:rsidR="0047750B" w:rsidRPr="00FB2CED">
        <w:rPr>
          <w:color w:val="000000" w:themeColor="text1"/>
        </w:rPr>
        <w:fldChar w:fldCharType="end"/>
      </w:r>
      <w:r w:rsidRPr="00FB2CED">
        <w:rPr>
          <w:color w:val="000000" w:themeColor="text1"/>
        </w:rPr>
        <w:t>.</w:t>
      </w:r>
      <w:r w:rsidR="00E040DB">
        <w:rPr>
          <w:color w:val="000000" w:themeColor="text1"/>
        </w:rPr>
        <w:t xml:space="preserve"> </w:t>
      </w:r>
      <w:ins w:id="324" w:author="Louie Yang" w:date="2016-11-23T12:39:00Z">
        <w:r w:rsidR="00240486">
          <w:rPr>
            <w:color w:val="000000" w:themeColor="text1"/>
          </w:rPr>
          <w:t>For example, t</w:t>
        </w:r>
      </w:ins>
      <w:del w:id="325" w:author="Louie Yang" w:date="2016-11-23T12:39:00Z">
        <w:r w:rsidR="00E040DB" w:rsidDel="00240486">
          <w:rPr>
            <w:color w:val="000000" w:themeColor="text1"/>
          </w:rPr>
          <w:delText>T</w:delText>
        </w:r>
      </w:del>
      <w:r w:rsidR="00E040DB">
        <w:rPr>
          <w:color w:val="000000" w:themeColor="text1"/>
        </w:rPr>
        <w:t xml:space="preserve">his pattern has been observed in </w:t>
      </w:r>
      <w:r w:rsidR="00CB3D13">
        <w:rPr>
          <w:color w:val="000000" w:themeColor="text1"/>
        </w:rPr>
        <w:t xml:space="preserve">an analysis of </w:t>
      </w:r>
      <w:r w:rsidR="009634E2">
        <w:rPr>
          <w:color w:val="000000" w:themeColor="text1"/>
        </w:rPr>
        <w:t xml:space="preserve">103 </w:t>
      </w:r>
      <w:r w:rsidR="00CB3D13">
        <w:rPr>
          <w:color w:val="000000" w:themeColor="text1"/>
        </w:rPr>
        <w:t xml:space="preserve">migrant </w:t>
      </w:r>
      <w:r w:rsidR="00E040DB">
        <w:rPr>
          <w:color w:val="000000" w:themeColor="text1"/>
        </w:rPr>
        <w:t xml:space="preserve">birds from North America </w:t>
      </w:r>
      <w:r w:rsidR="0047750B" w:rsidRPr="00FB2CED">
        <w:rPr>
          <w:color w:val="000000" w:themeColor="text1"/>
        </w:rPr>
        <w:fldChar w:fldCharType="begin"/>
      </w:r>
      <w:r w:rsidRPr="00FB2CED">
        <w:rPr>
          <w:color w:val="000000" w:themeColor="text1"/>
        </w:rPr>
        <w:instrText xml:space="preserve"> ADDIN EN.CITE &lt;EndNote&gt;&lt;Cite&gt;&lt;Author&gt;Butler&lt;/Author&gt;&lt;Year&gt;2003&lt;/Year&gt;&lt;RecNum&gt;634&lt;/RecNum&gt;&lt;DisplayText&gt;(Butler 2003)&lt;/DisplayText&gt;&lt;record&gt;&lt;rec-number&gt;634&lt;/rec-number&gt;&lt;foreign-keys&gt;&lt;key app="EN" db-id="tswepwzphrdd5teef5upp92y9wxtxvpzzvrz" timestamp="1456334814"&gt;634&lt;/key&gt;&lt;/foreign-keys&gt;&lt;ref-type name="Journal Article"&gt;17&lt;/ref-type&gt;&lt;contributors&gt;&lt;authors&gt;&lt;author&gt;Butler, C. J.&lt;/author&gt;&lt;/authors&gt;&lt;/contributors&gt;&lt;auth-address&gt;Univ Oxford, Dept Zool, Edward Grey Inst Field Ornithol, Oxford OX1 3PS, England.&amp;#xD;Butler, CJ (reprint author), Univ Oxford, Dept Zool, Edward Grey Inst Field Ornithol, S Parks Rd, Oxford OX1 3PS, England.&lt;/auth-address&gt;&lt;titles&gt;&lt;title&gt;The disproportionate effect of global warming on the arrival dates of short-distance migratory birds in North America&lt;/title&gt;&lt;secondary-title&gt;Ibis&lt;/secondary-title&gt;&lt;alt-title&gt;Ibis&lt;/alt-title&gt;&lt;/titles&gt;&lt;periodical&gt;&lt;full-title&gt;Ibis&lt;/full-title&gt;&lt;abbr-1&gt;Ibis&lt;/abbr-1&gt;&lt;/periodical&gt;&lt;alt-periodical&gt;&lt;full-title&gt;Ibis&lt;/full-title&gt;&lt;abbr-1&gt;Ibis&lt;/abbr-1&gt;&lt;/alt-periodical&gt;&lt;pages&gt;484-495&lt;/pages&gt;&lt;volume&gt;145&lt;/volume&gt;&lt;number&gt;3&lt;/number&gt;&lt;keywords&gt;&lt;keyword&gt;EGG-LAYING TRENDS&lt;/keyword&gt;&lt;keyword&gt;CLIMATE-CHANGE&lt;/keyword&gt;&lt;keyword&gt;MIGRANTS&lt;/keyword&gt;&lt;keyword&gt;EARLIER&lt;/keyword&gt;&lt;keyword&gt;POPULATION&lt;/keyword&gt;&lt;/keywords&gt;&lt;dates&gt;&lt;year&gt;2003&lt;/year&gt;&lt;pub-dates&gt;&lt;date&gt;Jul&lt;/date&gt;&lt;/pub-dates&gt;&lt;/dates&gt;&lt;isbn&gt;0019-1019&lt;/isbn&gt;&lt;accession-num&gt;WOS:000183972600017&lt;/accession-num&gt;&lt;work-type&gt;Article&lt;/work-type&gt;&lt;urls&gt;&lt;related-urls&gt;&lt;url&gt;&amp;lt;Go to ISI&amp;gt;://WOS:000183972600017&lt;/url&gt;&lt;/related-urls&gt;&lt;/urls&gt;&lt;electronic-resource-num&gt;10.1046/j.1474-919X.2003.00193.x&lt;/electronic-resource-num&gt;&lt;language&gt;English&lt;/language&gt;&lt;/record&gt;&lt;/Cite&gt;&lt;/EndNote&gt;</w:instrText>
      </w:r>
      <w:r w:rsidR="0047750B" w:rsidRPr="00FB2CED">
        <w:rPr>
          <w:color w:val="000000" w:themeColor="text1"/>
        </w:rPr>
        <w:fldChar w:fldCharType="separate"/>
      </w:r>
      <w:r w:rsidRPr="00FB2CED">
        <w:rPr>
          <w:noProof/>
          <w:color w:val="000000" w:themeColor="text1"/>
        </w:rPr>
        <w:t>(Butler 2003)</w:t>
      </w:r>
      <w:r w:rsidR="0047750B" w:rsidRPr="00FB2CED">
        <w:rPr>
          <w:color w:val="000000" w:themeColor="text1"/>
        </w:rPr>
        <w:fldChar w:fldCharType="end"/>
      </w:r>
      <w:r w:rsidR="009634E2">
        <w:rPr>
          <w:color w:val="000000" w:themeColor="text1"/>
        </w:rPr>
        <w:t>, an analysis of 14 migratory species in Sweden</w:t>
      </w:r>
      <w:ins w:id="326" w:author="Louie Yang" w:date="2016-11-23T12:38:00Z">
        <w:r w:rsidR="00240486">
          <w:rPr>
            <w:color w:val="000000" w:themeColor="text1"/>
          </w:rPr>
          <w:t xml:space="preserve"> </w:t>
        </w:r>
      </w:ins>
      <w:r w:rsidR="0047750B">
        <w:rPr>
          <w:color w:val="000000" w:themeColor="text1"/>
        </w:rPr>
        <w:fldChar w:fldCharType="begin">
          <w:fldData xml:space="preserve">PEVuZE5vdGU+PENpdGU+PEF1dGhvcj5LdWxsYmVyZzwvQXV0aG9yPjxZZWFyPjIwMTU8L1llYXI+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</w:fldData>
        </w:fldChar>
      </w:r>
      <w:r w:rsidR="00CA5EEA">
        <w:rPr>
          <w:color w:val="000000" w:themeColor="text1"/>
        </w:rPr>
        <w:instrText xml:space="preserve"> ADDIN EN.CITE </w:instrText>
      </w:r>
      <w:r w:rsidR="0047750B">
        <w:rPr>
          <w:color w:val="000000" w:themeColor="text1"/>
        </w:rPr>
        <w:fldChar w:fldCharType="begin">
          <w:fldData xml:space="preserve">PEVuZE5vdGU+PENpdGU+PEF1dGhvcj5LdWxsYmVyZzwvQXV0aG9yPjxZZWFyPjIwMTU8L1llYXI+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</w:fldData>
        </w:fldChar>
      </w:r>
      <w:r w:rsidR="00CA5EEA">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CA5EEA">
        <w:rPr>
          <w:noProof/>
          <w:color w:val="000000" w:themeColor="text1"/>
        </w:rPr>
        <w:t>(Kullberg</w:t>
      </w:r>
      <w:r w:rsidR="00CA5EEA" w:rsidRPr="00CA5EEA">
        <w:rPr>
          <w:i/>
          <w:noProof/>
          <w:color w:val="000000" w:themeColor="text1"/>
        </w:rPr>
        <w:t xml:space="preserve"> et al.</w:t>
      </w:r>
      <w:r w:rsidR="00CA5EEA">
        <w:rPr>
          <w:noProof/>
          <w:color w:val="000000" w:themeColor="text1"/>
        </w:rPr>
        <w:t xml:space="preserve"> 2015)</w:t>
      </w:r>
      <w:r w:rsidR="0047750B">
        <w:rPr>
          <w:color w:val="000000" w:themeColor="text1"/>
        </w:rPr>
        <w:fldChar w:fldCharType="end"/>
      </w:r>
      <w:r w:rsidR="009634E2">
        <w:rPr>
          <w:color w:val="000000" w:themeColor="text1"/>
        </w:rPr>
        <w:t xml:space="preserve">, and a dataset of first arrival dates for 184 </w:t>
      </w:r>
      <w:ins w:id="327" w:author="Louie Yang" w:date="2016-11-23T12:38:00Z">
        <w:r w:rsidR="00240486">
          <w:rPr>
            <w:color w:val="000000" w:themeColor="text1"/>
          </w:rPr>
          <w:t xml:space="preserve">bird </w:t>
        </w:r>
      </w:ins>
      <w:r w:rsidR="009634E2">
        <w:rPr>
          <w:color w:val="000000" w:themeColor="text1"/>
        </w:rPr>
        <w:t xml:space="preserve">species across </w:t>
      </w:r>
      <w:r w:rsidR="00E040DB">
        <w:rPr>
          <w:color w:val="000000" w:themeColor="text1"/>
        </w:rPr>
        <w:t>Europe</w:t>
      </w:r>
      <w:ins w:id="328" w:author="Louie Yang" w:date="2016-11-23T12:38:00Z">
        <w:r w:rsidR="00240486">
          <w:rPr>
            <w:color w:val="000000" w:themeColor="text1"/>
          </w:rPr>
          <w:t xml:space="preserve"> </w:t>
        </w:r>
      </w:ins>
      <w:r w:rsidR="0047750B">
        <w:rPr>
          <w:color w:val="000000" w:themeColor="text1"/>
        </w:rPr>
        <w:fldChar w:fldCharType="begin">
          <w:fldData xml:space="preserve">PEVuZE5vdGU+PENpdGU+PEF1dGhvcj5SdWJvbGluaTwvQXV0aG9yPjxZZWFyPjIwMDc8L1llYXI+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</w:fldData>
        </w:fldChar>
      </w:r>
      <w:r w:rsidR="00CA5EEA">
        <w:rPr>
          <w:color w:val="000000" w:themeColor="text1"/>
        </w:rPr>
        <w:instrText xml:space="preserve"> ADDIN EN.CITE </w:instrText>
      </w:r>
      <w:r w:rsidR="0047750B">
        <w:rPr>
          <w:color w:val="000000" w:themeColor="text1"/>
        </w:rPr>
        <w:fldChar w:fldCharType="begin">
          <w:fldData xml:space="preserve">PEVuZE5vdGU+PENpdGU+PEF1dGhvcj5SdWJvbGluaTwvQXV0aG9yPjxZZWFyPjIwMDc8L1llYXI+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</w:fldData>
        </w:fldChar>
      </w:r>
      <w:r w:rsidR="00CA5EEA">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CA5EEA">
        <w:rPr>
          <w:noProof/>
          <w:color w:val="000000" w:themeColor="text1"/>
        </w:rPr>
        <w:t>(Rubolini</w:t>
      </w:r>
      <w:r w:rsidR="00CA5EEA" w:rsidRPr="00CA5EEA">
        <w:rPr>
          <w:i/>
          <w:noProof/>
          <w:color w:val="000000" w:themeColor="text1"/>
        </w:rPr>
        <w:t xml:space="preserve"> et al.</w:t>
      </w:r>
      <w:r w:rsidR="00CA5EEA">
        <w:rPr>
          <w:noProof/>
          <w:color w:val="000000" w:themeColor="text1"/>
        </w:rPr>
        <w:t xml:space="preserve"> 2007b)</w:t>
      </w:r>
      <w:r w:rsidR="0047750B">
        <w:rPr>
          <w:color w:val="000000" w:themeColor="text1"/>
        </w:rPr>
        <w:fldChar w:fldCharType="end"/>
      </w:r>
      <w:del w:id="329" w:author="Louie Yang" w:date="2016-11-23T12:39:00Z">
        <w:r w:rsidR="00B51C90" w:rsidDel="00240486">
          <w:rPr>
            <w:color w:val="000000" w:themeColor="text1"/>
          </w:rPr>
          <w:delText xml:space="preserve"> </w:delText>
        </w:r>
        <w:r w:rsidR="00AF57C4" w:rsidDel="00240486">
          <w:rPr>
            <w:color w:val="000000" w:themeColor="text1"/>
          </w:rPr>
          <w:delText>among others</w:delText>
        </w:r>
      </w:del>
      <w:r w:rsidR="00AF57C4">
        <w:rPr>
          <w:color w:val="000000" w:themeColor="text1"/>
        </w:rPr>
        <w:t>.</w:t>
      </w:r>
      <w:r w:rsidRPr="00FB2CED">
        <w:rPr>
          <w:color w:val="000000" w:themeColor="text1"/>
        </w:rPr>
        <w:t xml:space="preserve"> The pattern </w:t>
      </w:r>
      <w:r w:rsidR="009634E2">
        <w:rPr>
          <w:color w:val="000000" w:themeColor="text1"/>
        </w:rPr>
        <w:t xml:space="preserve">has also been </w:t>
      </w:r>
      <w:r w:rsidRPr="00FB2CED">
        <w:rPr>
          <w:color w:val="000000" w:themeColor="text1"/>
        </w:rPr>
        <w:t xml:space="preserve">observed in noctuid moths: resident species generally </w:t>
      </w:r>
      <w:r w:rsidR="00AB0F29">
        <w:rPr>
          <w:color w:val="000000" w:themeColor="text1"/>
        </w:rPr>
        <w:t>showed</w:t>
      </w:r>
      <w:r w:rsidRPr="00FB2CED">
        <w:rPr>
          <w:color w:val="000000" w:themeColor="text1"/>
        </w:rPr>
        <w:t xml:space="preserve"> greater advancements in fi</w:t>
      </w:r>
      <w:r w:rsidR="00F35A32" w:rsidRPr="00FB2CED">
        <w:rPr>
          <w:color w:val="000000" w:themeColor="text1"/>
        </w:rPr>
        <w:t>r</w:t>
      </w:r>
      <w:r w:rsidRPr="00FB2CED">
        <w:rPr>
          <w:color w:val="000000" w:themeColor="text1"/>
        </w:rPr>
        <w:t xml:space="preserve">st capture dates compared to migratory species </w:t>
      </w:r>
      <w:r w:rsidR="0047750B" w:rsidRPr="00FB2CED">
        <w:rPr>
          <w:color w:val="000000" w:themeColor="text1"/>
        </w:rPr>
        <w:fldChar w:fldCharType="begin"/>
      </w:r>
      <w:r w:rsidR="00063E8C">
        <w:rPr>
          <w:color w:val="000000" w:themeColor="text1"/>
        </w:rPr>
        <w:instrText xml:space="preserve"> ADDIN EN.CITE &lt;EndNote&gt;&lt;Cite&gt;&lt;Author&gt;Végvári&lt;/Author&gt;&lt;Year&gt;2015&lt;/Year&gt;&lt;RecNum&gt;856&lt;/RecNum&gt;&lt;DisplayText&gt;(Végvári&lt;style face="italic"&gt; et al.&lt;/style&gt; 2015)&lt;/DisplayText&gt;&lt;record&gt;&lt;rec-number&gt;856&lt;/rec-number&gt;&lt;foreign-keys&gt;&lt;key app="EN" db-id="tswepwzphrdd5teef5upp92y9wxtxvpzzvrz" timestamp="1461347942"&gt;856&lt;/key&gt;&lt;/foreign-keys&gt;&lt;ref-type name="Journal Article"&gt;17&lt;/ref-type&gt;&lt;contributors&gt;&lt;authors&gt;&lt;author&gt;Végvári, Zsolt&lt;/author&gt;&lt;author&gt;Juhász, Edit&lt;/author&gt;&lt;author&gt;Tóth, János Pál&lt;/author&gt;&lt;author&gt;Barta, Zoltán&lt;/author&gt;&lt;author&gt;Boldogh, Sándor&lt;/author&gt;&lt;author&gt;Szabó, Sándor&lt;/author&gt;&lt;author&gt;Varga, Zoltán&lt;/author&gt;&lt;/authors&gt;&lt;/contributors&gt;&lt;titles&gt;&lt;title&gt;Life-history traits and climatic responsiveness in noctuid moths&lt;/title&gt;&lt;secondary-title&gt;Oikos&lt;/secondary-title&gt;&lt;/titles&gt;&lt;periodical&gt;&lt;full-title&gt;Oikos&lt;/full-title&gt;&lt;abbr-1&gt;Oikos&lt;/abbr-1&gt;&lt;/periodical&gt;&lt;pages&gt;235-242&lt;/pages&gt;&lt;volume&gt;124&lt;/volume&gt;&lt;number&gt;2&lt;/number&gt;&lt;dates&gt;&lt;year&gt;2015&lt;/year&gt;&lt;/dates&gt;&lt;publisher&gt;Blackwell Publishing Ltd&lt;/publisher&gt;&lt;isbn&gt;1600-0706&lt;/isbn&gt;&lt;urls&gt;&lt;related-urls&gt;&lt;url&gt;http://dx.doi.org/10.1111/oik.01655&lt;/url&gt;&lt;/related-urls&gt;&lt;/urls&gt;&lt;electronic-resource-num&gt;10.1111/oik.01655&lt;/electronic-resource-num&gt;&lt;/record&gt;&lt;/Cite&gt;&lt;/EndNote&gt;</w:instrText>
      </w:r>
      <w:r w:rsidR="0047750B" w:rsidRPr="00FB2CED">
        <w:rPr>
          <w:color w:val="000000" w:themeColor="text1"/>
        </w:rPr>
        <w:fldChar w:fldCharType="separate"/>
      </w:r>
      <w:r w:rsidR="00063E8C">
        <w:rPr>
          <w:noProof/>
          <w:color w:val="000000" w:themeColor="text1"/>
        </w:rPr>
        <w:t>(Végvári</w:t>
      </w:r>
      <w:r w:rsidR="00063E8C" w:rsidRPr="00063E8C">
        <w:rPr>
          <w:i/>
          <w:noProof/>
          <w:color w:val="000000" w:themeColor="text1"/>
        </w:rPr>
        <w:t xml:space="preserve"> et al.</w:t>
      </w:r>
      <w:r w:rsidR="00063E8C">
        <w:rPr>
          <w:noProof/>
          <w:color w:val="000000" w:themeColor="text1"/>
        </w:rPr>
        <w:t xml:space="preserve"> 2015)</w:t>
      </w:r>
      <w:r w:rsidR="0047750B" w:rsidRPr="00FB2CED">
        <w:rPr>
          <w:color w:val="000000" w:themeColor="text1"/>
        </w:rPr>
        <w:fldChar w:fldCharType="end"/>
      </w:r>
      <w:r w:rsidRPr="00FB2CED">
        <w:rPr>
          <w:color w:val="000000" w:themeColor="text1"/>
        </w:rPr>
        <w:t>.</w:t>
      </w:r>
      <w:r w:rsidR="00712E89">
        <w:rPr>
          <w:color w:val="000000" w:themeColor="text1"/>
        </w:rPr>
        <w:t xml:space="preserve"> </w:t>
      </w:r>
      <w:r w:rsidR="00DC5D20">
        <w:rPr>
          <w:color w:val="000000" w:themeColor="text1"/>
        </w:rPr>
        <w:t>However, t</w:t>
      </w:r>
      <w:r w:rsidR="00F751D2">
        <w:rPr>
          <w:color w:val="000000" w:themeColor="text1"/>
        </w:rPr>
        <w:t xml:space="preserve">here are </w:t>
      </w:r>
      <w:r w:rsidR="00DC5D20">
        <w:rPr>
          <w:color w:val="000000" w:themeColor="text1"/>
        </w:rPr>
        <w:t xml:space="preserve">also </w:t>
      </w:r>
      <w:r w:rsidR="00F751D2">
        <w:rPr>
          <w:color w:val="000000" w:themeColor="text1"/>
        </w:rPr>
        <w:t xml:space="preserve">notable exceptions </w:t>
      </w:r>
      <w:r w:rsidR="00F25CD1">
        <w:rPr>
          <w:color w:val="000000" w:themeColor="text1"/>
        </w:rPr>
        <w:t xml:space="preserve">that demonstrate the opposite pattern </w:t>
      </w:r>
      <w:r w:rsidR="00C3306C">
        <w:rPr>
          <w:color w:val="000000" w:themeColor="text1"/>
        </w:rPr>
        <w:t>–</w:t>
      </w:r>
      <w:r w:rsidR="00F25CD1">
        <w:rPr>
          <w:color w:val="000000" w:themeColor="text1"/>
        </w:rPr>
        <w:t xml:space="preserve"> </w:t>
      </w:r>
      <w:r w:rsidR="00C3306C">
        <w:rPr>
          <w:color w:val="000000" w:themeColor="text1"/>
        </w:rPr>
        <w:t xml:space="preserve">in some studies, </w:t>
      </w:r>
      <w:r w:rsidR="00F25CD1">
        <w:rPr>
          <w:color w:val="000000" w:themeColor="text1"/>
        </w:rPr>
        <w:t xml:space="preserve">long-distance migrants show larger </w:t>
      </w:r>
      <w:r w:rsidR="00F25CD1">
        <w:rPr>
          <w:color w:val="000000" w:themeColor="text1"/>
        </w:rPr>
        <w:lastRenderedPageBreak/>
        <w:t xml:space="preserve">phenological shifts than short-distance migrants. </w:t>
      </w:r>
      <w:commentRangeStart w:id="330"/>
      <w:commentRangeStart w:id="331"/>
      <w:r w:rsidR="00F25CD1">
        <w:rPr>
          <w:color w:val="000000" w:themeColor="text1"/>
        </w:rPr>
        <w:t>F</w:t>
      </w:r>
      <w:r w:rsidR="00F751D2">
        <w:rPr>
          <w:color w:val="000000" w:themeColor="text1"/>
        </w:rPr>
        <w:t>or example,</w:t>
      </w:r>
      <w:r w:rsidR="00F25CD1">
        <w:rPr>
          <w:color w:val="000000" w:themeColor="text1"/>
        </w:rPr>
        <w:t xml:space="preserve"> </w:t>
      </w:r>
      <w:ins w:id="332" w:author="Louie Yang" w:date="2016-11-23T12:34:00Z">
        <w:r w:rsidR="00240486">
          <w:rPr>
            <w:color w:val="000000" w:themeColor="text1"/>
          </w:rPr>
          <w:t xml:space="preserve">this alternative pattern has been observed in </w:t>
        </w:r>
      </w:ins>
      <w:r w:rsidR="00F25CD1">
        <w:rPr>
          <w:color w:val="000000" w:themeColor="text1"/>
        </w:rPr>
        <w:t xml:space="preserve">a </w:t>
      </w:r>
      <w:r w:rsidR="00502CC0">
        <w:rPr>
          <w:color w:val="000000" w:themeColor="text1"/>
        </w:rPr>
        <w:t xml:space="preserve">study of </w:t>
      </w:r>
      <w:r w:rsidR="00C3306C">
        <w:rPr>
          <w:color w:val="000000" w:themeColor="text1"/>
        </w:rPr>
        <w:t xml:space="preserve">34 </w:t>
      </w:r>
      <w:r w:rsidR="00502CC0">
        <w:rPr>
          <w:color w:val="000000" w:themeColor="text1"/>
        </w:rPr>
        <w:t xml:space="preserve">Scandinavian </w:t>
      </w:r>
      <w:del w:id="333" w:author="Louie Yang" w:date="2016-11-23T12:35:00Z">
        <w:r w:rsidR="00502CC0" w:rsidDel="00240486">
          <w:rPr>
            <w:color w:val="000000" w:themeColor="text1"/>
          </w:rPr>
          <w:delText xml:space="preserve">bird </w:delText>
        </w:r>
      </w:del>
      <w:ins w:id="334" w:author="Louie Yang" w:date="2016-11-23T12:35:00Z">
        <w:r w:rsidR="00240486">
          <w:rPr>
            <w:color w:val="000000" w:themeColor="text1"/>
          </w:rPr>
          <w:t xml:space="preserve">passerines </w:t>
        </w:r>
      </w:ins>
      <w:del w:id="335" w:author="Louie Yang" w:date="2016-11-23T12:35:00Z">
        <w:r w:rsidR="00502CC0" w:rsidDel="00240486">
          <w:rPr>
            <w:color w:val="000000" w:themeColor="text1"/>
          </w:rPr>
          <w:delText xml:space="preserve">species found that </w:delText>
        </w:r>
        <w:r w:rsidR="00502CC0" w:rsidRPr="00FB2CED" w:rsidDel="00240486">
          <w:rPr>
            <w:color w:val="000000" w:themeColor="text1"/>
          </w:rPr>
          <w:delText xml:space="preserve">the spring arrivals of long-distance migrants advanced more than those of short-distance migrants </w:delText>
        </w:r>
      </w:del>
      <w:r w:rsidR="0047750B" w:rsidRPr="00FB2CED">
        <w:rPr>
          <w:color w:val="000000" w:themeColor="text1"/>
        </w:rPr>
        <w:fldChar w:fldCharType="begin">
          <w:fldData xml:space="preserve">PEVuZE5vdGU+PENpdGU+PEF1dGhvcj5Kb256ZW48L0F1dGhvcj48WWVhcj4yMDA2PC9ZZWFyPjxS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</w:fldData>
        </w:fldChar>
      </w:r>
      <w:r w:rsidR="00B73606">
        <w:rPr>
          <w:color w:val="000000" w:themeColor="text1"/>
        </w:rPr>
        <w:instrText xml:space="preserve"> ADDIN EN.CITE </w:instrText>
      </w:r>
      <w:r w:rsidR="0047750B">
        <w:rPr>
          <w:color w:val="000000" w:themeColor="text1"/>
        </w:rPr>
        <w:fldChar w:fldCharType="begin">
          <w:fldData xml:space="preserve">PEVuZE5vdGU+PENpdGU+PEF1dGhvcj5Kb256ZW48L0F1dGhvcj48WWVhcj4yMDA2PC9ZZWFyPjxS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</w:fldData>
        </w:fldChar>
      </w:r>
      <w:r w:rsidR="00B73606">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B73606">
        <w:rPr>
          <w:noProof/>
          <w:color w:val="000000" w:themeColor="text1"/>
        </w:rPr>
        <w:t>(Jonzén</w:t>
      </w:r>
      <w:r w:rsidR="00B73606" w:rsidRPr="00B73606">
        <w:rPr>
          <w:i/>
          <w:noProof/>
          <w:color w:val="000000" w:themeColor="text1"/>
        </w:rPr>
        <w:t xml:space="preserve"> et al.</w:t>
      </w:r>
      <w:r w:rsidR="00B73606">
        <w:rPr>
          <w:noProof/>
          <w:color w:val="000000" w:themeColor="text1"/>
        </w:rPr>
        <w:t xml:space="preserve"> 2006)</w:t>
      </w:r>
      <w:r w:rsidR="0047750B" w:rsidRPr="00FB2CED">
        <w:rPr>
          <w:color w:val="000000" w:themeColor="text1"/>
        </w:rPr>
        <w:fldChar w:fldCharType="end"/>
      </w:r>
      <w:r w:rsidR="00FF17C1">
        <w:rPr>
          <w:color w:val="000000" w:themeColor="text1"/>
        </w:rPr>
        <w:t xml:space="preserve">, </w:t>
      </w:r>
      <w:ins w:id="336" w:author="Louie Yang" w:date="2016-11-23T12:37:00Z">
        <w:r w:rsidR="00240486" w:rsidRPr="00FB2CED">
          <w:rPr>
            <w:color w:val="000000" w:themeColor="text1"/>
          </w:rPr>
          <w:t xml:space="preserve">a study </w:t>
        </w:r>
        <w:r w:rsidR="00240486">
          <w:rPr>
            <w:color w:val="000000" w:themeColor="text1"/>
          </w:rPr>
          <w:t>comparing</w:t>
        </w:r>
        <w:r w:rsidR="00240486" w:rsidRPr="00FB2CED">
          <w:rPr>
            <w:color w:val="000000" w:themeColor="text1"/>
          </w:rPr>
          <w:t xml:space="preserve"> </w:t>
        </w:r>
      </w:ins>
      <w:ins w:id="337" w:author="Louie Yang" w:date="2016-11-23T12:38:00Z">
        <w:r w:rsidR="00240486">
          <w:rPr>
            <w:color w:val="000000" w:themeColor="text1"/>
          </w:rPr>
          <w:t>six species of passerines</w:t>
        </w:r>
      </w:ins>
      <w:ins w:id="338" w:author="Louie Yang" w:date="2016-11-23T12:37:00Z">
        <w:r w:rsidR="00240486" w:rsidRPr="00FB2CED">
          <w:rPr>
            <w:color w:val="000000" w:themeColor="text1"/>
          </w:rPr>
          <w:t xml:space="preserve"> in northern Italy </w:t>
        </w:r>
        <w:r w:rsidR="00240486" w:rsidRPr="00FB2CED">
          <w:rPr>
            <w:color w:val="000000" w:themeColor="text1"/>
          </w:rPr>
          <w:fldChar w:fldCharType="begin"/>
        </w:r>
        <w:r w:rsidR="00240486">
          <w:rPr>
            <w:color w:val="000000" w:themeColor="text1"/>
          </w:rPr>
          <w:instrText xml:space="preserve"> ADDIN EN.CITE &lt;EndNote&gt;&lt;Cite&gt;&lt;Author&gt;Rubolini&lt;/Author&gt;&lt;Year&gt;2007&lt;/Year&gt;&lt;RecNum&gt;857&lt;/RecNum&gt;&lt;DisplayText&gt;(Rubolini&lt;style face="italic"&gt; et al.&lt;/style&gt; 2007a)&lt;/DisplayText&gt;&lt;record&gt;&lt;rec-number&gt;857&lt;/rec-number&gt;&lt;foreign-keys&gt;&lt;key app="EN" db-id="tswepwzphrdd5teef5upp92y9wxtxvpzzvrz" timestamp="1461348392"&gt;857&lt;/key&gt;&lt;/foreign-keys&gt;&lt;ref-type name="Journal Article"&gt;17&lt;/ref-type&gt;&lt;contributors&gt;&lt;authors&gt;&lt;author&gt;Rubolini, D.&lt;/author&gt;&lt;author&gt;Ambrosini, R.&lt;/author&gt;&lt;author&gt;Caffi, M.&lt;/author&gt;&lt;author&gt;Brichetti, P.&lt;/author&gt;&lt;author&gt;Armiraglio, S.&lt;/author&gt;&lt;author&gt;Saino, N.&lt;/author&gt;&lt;/authors&gt;&lt;/contributors&gt;&lt;auth-address&gt;Dipartimento di Biologia Animale, Universita degli Studi di Pavia, 27100 Pavia, Italy. diego.rubolini@unipv.it&lt;/auth-address&gt;&lt;titles&gt;&lt;title&gt;Long-term trends in first arrival and first egg laying dates of some migrant and resident bird species in northern Italy&lt;/title&gt;&lt;secondary-title&gt;Int J Biometeorol&lt;/secondary-title&gt;&lt;alt-title&gt;International journal of biometeorology&lt;/alt-title&gt;&lt;/titles&gt;&lt;alt-periodical&gt;&lt;full-title&gt;International Journal of Biometeorology&lt;/full-title&gt;&lt;abbr-1&gt;Int. J. Biometeorol.&lt;/abbr-1&gt;&lt;/alt-periodical&gt;&lt;pages&gt;553-63&lt;/pages&gt;&lt;volume&gt;51&lt;/volume&gt;&lt;number&gt;6&lt;/number&gt;&lt;edition&gt;2007/03/22&lt;/edition&gt;&lt;keywords&gt;&lt;keyword&gt;Animals&lt;/keyword&gt;&lt;keyword&gt;Birds/*physiology&lt;/keyword&gt;&lt;keyword&gt;Climate&lt;/keyword&gt;&lt;keyword&gt;Female&lt;/keyword&gt;&lt;keyword&gt;Flight, Animal&lt;/keyword&gt;&lt;keyword&gt;Greenhouse Effect&lt;/keyword&gt;&lt;keyword&gt;Italy&lt;/keyword&gt;&lt;keyword&gt;Male&lt;/keyword&gt;&lt;keyword&gt;Meteorological Concepts&lt;/keyword&gt;&lt;keyword&gt;Oviposition&lt;/keyword&gt;&lt;keyword&gt;Seasons&lt;/keyword&gt;&lt;/keywords&gt;&lt;dates&gt;&lt;year&gt;2007&lt;/year&gt;&lt;pub-dates&gt;&lt;date&gt;Aug&lt;/date&gt;&lt;/pub-dates&gt;&lt;/dates&gt;&lt;isbn&gt;0020-7128 (Print)&amp;#xD;0020-7128&lt;/isbn&gt;&lt;accession-num&gt;17375338&lt;/accession-num&gt;&lt;urls&gt;&lt;/urls&gt;&lt;electronic-resource-num&gt;10.1007/s00484-007-0094-7&lt;/electronic-resource-num&gt;&lt;remote-database-provider&gt;NLM&lt;/remote-database-provider&gt;&lt;language&gt;eng&lt;/language&gt;&lt;/record&gt;&lt;/Cite&gt;&lt;/EndNote&gt;</w:instrText>
        </w:r>
        <w:r w:rsidR="00240486" w:rsidRPr="00FB2CED">
          <w:rPr>
            <w:color w:val="000000" w:themeColor="text1"/>
          </w:rPr>
          <w:fldChar w:fldCharType="separate"/>
        </w:r>
        <w:r w:rsidR="00240486">
          <w:rPr>
            <w:noProof/>
            <w:color w:val="000000" w:themeColor="text1"/>
          </w:rPr>
          <w:t>(Rubolini</w:t>
        </w:r>
        <w:r w:rsidR="00240486" w:rsidRPr="00063E8C">
          <w:rPr>
            <w:i/>
            <w:noProof/>
            <w:color w:val="000000" w:themeColor="text1"/>
          </w:rPr>
          <w:t xml:space="preserve"> et al.</w:t>
        </w:r>
        <w:r w:rsidR="00240486">
          <w:rPr>
            <w:noProof/>
            <w:color w:val="000000" w:themeColor="text1"/>
          </w:rPr>
          <w:t xml:space="preserve"> 2007a)</w:t>
        </w:r>
        <w:r w:rsidR="00240486" w:rsidRPr="00FB2CED">
          <w:rPr>
            <w:color w:val="000000" w:themeColor="text1"/>
          </w:rPr>
          <w:fldChar w:fldCharType="end"/>
        </w:r>
      </w:ins>
      <w:ins w:id="339" w:author="Louie Yang" w:date="2016-11-23T12:38:00Z">
        <w:r w:rsidR="00240486">
          <w:rPr>
            <w:color w:val="000000" w:themeColor="text1"/>
          </w:rPr>
          <w:t xml:space="preserve">, and </w:t>
        </w:r>
      </w:ins>
      <w:r w:rsidR="00AF57C4">
        <w:rPr>
          <w:color w:val="000000" w:themeColor="text1"/>
        </w:rPr>
        <w:t xml:space="preserve">a study of 14 </w:t>
      </w:r>
      <w:ins w:id="340" w:author="Louie Yang" w:date="2016-11-23T12:36:00Z">
        <w:r w:rsidR="00240486">
          <w:rPr>
            <w:color w:val="000000" w:themeColor="text1"/>
          </w:rPr>
          <w:t>North America</w:t>
        </w:r>
        <w:r w:rsidR="00240486">
          <w:rPr>
            <w:color w:val="000000" w:themeColor="text1"/>
          </w:rPr>
          <w:t>n</w:t>
        </w:r>
        <w:r w:rsidR="00240486">
          <w:rPr>
            <w:color w:val="000000" w:themeColor="text1"/>
          </w:rPr>
          <w:t xml:space="preserve"> </w:t>
        </w:r>
      </w:ins>
      <w:del w:id="341" w:author="Louie Yang" w:date="2016-11-23T12:36:00Z">
        <w:r w:rsidR="00AF57C4" w:rsidDel="00240486">
          <w:rPr>
            <w:color w:val="000000" w:themeColor="text1"/>
          </w:rPr>
          <w:delText xml:space="preserve">migrant </w:delText>
        </w:r>
      </w:del>
      <w:r w:rsidR="00AF57C4">
        <w:rPr>
          <w:color w:val="000000" w:themeColor="text1"/>
        </w:rPr>
        <w:t>raptor</w:t>
      </w:r>
      <w:ins w:id="342" w:author="Louie Yang" w:date="2016-11-23T12:36:00Z">
        <w:r w:rsidR="00240486">
          <w:rPr>
            <w:color w:val="000000" w:themeColor="text1"/>
          </w:rPr>
          <w:t xml:space="preserve">s </w:t>
        </w:r>
      </w:ins>
      <w:del w:id="343" w:author="Louie Yang" w:date="2016-11-23T12:36:00Z">
        <w:r w:rsidR="00AF57C4" w:rsidDel="00240486">
          <w:rPr>
            <w:color w:val="000000" w:themeColor="text1"/>
          </w:rPr>
          <w:delText>s in North America found greater phenological advancement in species with longer migration distances</w:delText>
        </w:r>
      </w:del>
      <w:r w:rsidR="0047750B">
        <w:rPr>
          <w:color w:val="000000" w:themeColor="text1"/>
        </w:rPr>
        <w:fldChar w:fldCharType="begin"/>
      </w:r>
      <w:r w:rsidR="00CA5EEA">
        <w:rPr>
          <w:color w:val="000000" w:themeColor="text1"/>
        </w:rPr>
        <w:instrText xml:space="preserve"> ADDIN EN.CITE &lt;EndNote&gt;&lt;Cite&gt;&lt;Author&gt;Sullivan&lt;/Author&gt;&lt;Year&gt;2016&lt;/Year&gt;&lt;RecNum&gt;937&lt;/RecNum&gt;&lt;DisplayText&gt;(Sullivan&lt;style face="italic"&gt; et al.&lt;/style&gt; 2016)&lt;/DisplayText&gt;&lt;record&gt;&lt;rec-number&gt;937&lt;/rec-number&gt;&lt;foreign-keys&gt;&lt;key app="EN" db-id="tswepwzphrdd5teef5upp92y9wxtxvpzzvrz" timestamp="1475604802"&gt;937&lt;/key&gt;&lt;/foreign-keys&gt;&lt;ref-type name="Journal Article"&gt;17&lt;/ref-type&gt;&lt;contributors&gt;&lt;authors&gt;&lt;author&gt;Sullivan, Alexis R.&lt;/author&gt;&lt;author&gt;Flaspohler, David J.&lt;/author&gt;&lt;author&gt;Froese, Robert E.&lt;/author&gt;&lt;author&gt;Ford, Daena&lt;/author&gt;&lt;/authors&gt;&lt;/contributors&gt;&lt;titles&gt;&lt;title&gt;Climate variability and the timing of spring raptor migration in eastern North America&lt;/title&gt;&lt;secondary-title&gt;Journal of Avian Biology&lt;/secondary-title&gt;&lt;/titles&gt;&lt;periodical&gt;&lt;full-title&gt;Journal of Avian Biology&lt;/full-title&gt;&lt;abbr-1&gt;J. Avian Biol.&lt;/abbr-1&gt;&lt;/periodical&gt;&lt;pages&gt;208-218&lt;/pages&gt;&lt;volume&gt;47&lt;/volume&gt;&lt;number&gt;2&lt;/number&gt;&lt;dates&gt;&lt;year&gt;2016&lt;/year&gt;&lt;/dates&gt;&lt;publisher&gt;Blackwell Publishing Ltd&lt;/publisher&gt;&lt;isbn&gt;1600-048X&lt;/isbn&gt;&lt;urls&gt;&lt;related-urls&gt;&lt;url&gt;http://dx.doi.org/10.1111/jav.00692&lt;/url&gt;&lt;/related-urls&gt;&lt;/urls&gt;&lt;electronic-resource-num&gt;10.1111/jav.00692&lt;/electronic-resource-num&gt;&lt;/record&gt;&lt;/Cite&gt;&lt;/EndNote&gt;</w:instrText>
      </w:r>
      <w:r w:rsidR="0047750B">
        <w:rPr>
          <w:color w:val="000000" w:themeColor="text1"/>
        </w:rPr>
        <w:fldChar w:fldCharType="separate"/>
      </w:r>
      <w:r w:rsidR="00CA5EEA">
        <w:rPr>
          <w:noProof/>
          <w:color w:val="000000" w:themeColor="text1"/>
        </w:rPr>
        <w:t>(Sullivan</w:t>
      </w:r>
      <w:r w:rsidR="00CA5EEA" w:rsidRPr="00CA5EEA">
        <w:rPr>
          <w:i/>
          <w:noProof/>
          <w:color w:val="000000" w:themeColor="text1"/>
        </w:rPr>
        <w:t xml:space="preserve"> et al.</w:t>
      </w:r>
      <w:r w:rsidR="00CA5EEA">
        <w:rPr>
          <w:noProof/>
          <w:color w:val="000000" w:themeColor="text1"/>
        </w:rPr>
        <w:t xml:space="preserve"> 2016)</w:t>
      </w:r>
      <w:r w:rsidR="0047750B">
        <w:rPr>
          <w:color w:val="000000" w:themeColor="text1"/>
        </w:rPr>
        <w:fldChar w:fldCharType="end"/>
      </w:r>
      <w:del w:id="344" w:author="Louie Yang" w:date="2016-11-23T12:38:00Z">
        <w:r w:rsidR="00AF57C4" w:rsidDel="00240486">
          <w:rPr>
            <w:color w:val="000000" w:themeColor="text1"/>
          </w:rPr>
          <w:delText xml:space="preserve">, </w:delText>
        </w:r>
        <w:r w:rsidR="00342DF9" w:rsidDel="00240486">
          <w:rPr>
            <w:color w:val="000000" w:themeColor="text1"/>
          </w:rPr>
          <w:delText>and</w:delText>
        </w:r>
      </w:del>
      <w:del w:id="345" w:author="Louie Yang" w:date="2016-11-23T12:37:00Z">
        <w:r w:rsidR="00342DF9" w:rsidDel="00240486">
          <w:rPr>
            <w:color w:val="000000" w:themeColor="text1"/>
          </w:rPr>
          <w:delText xml:space="preserve"> </w:delText>
        </w:r>
        <w:r w:rsidR="00502CC0" w:rsidRPr="00FB2CED" w:rsidDel="00240486">
          <w:rPr>
            <w:color w:val="000000" w:themeColor="text1"/>
          </w:rPr>
          <w:delText xml:space="preserve">a study </w:delText>
        </w:r>
        <w:r w:rsidR="00FF17C1" w:rsidDel="00240486">
          <w:rPr>
            <w:color w:val="000000" w:themeColor="text1"/>
          </w:rPr>
          <w:delText>comparing</w:delText>
        </w:r>
        <w:r w:rsidR="00FF17C1" w:rsidRPr="00FB2CED" w:rsidDel="00240486">
          <w:rPr>
            <w:color w:val="000000" w:themeColor="text1"/>
          </w:rPr>
          <w:delText xml:space="preserve"> </w:delText>
        </w:r>
        <w:r w:rsidR="00502CC0" w:rsidRPr="00FB2CED" w:rsidDel="00240486">
          <w:rPr>
            <w:color w:val="000000" w:themeColor="text1"/>
          </w:rPr>
          <w:delText xml:space="preserve">four long-distance migrant and two resident bird species in northern Italy observed advances in the spring phenology of two </w:delText>
        </w:r>
        <w:r w:rsidR="00FF17C1" w:rsidDel="00240486">
          <w:rPr>
            <w:color w:val="000000" w:themeColor="text1"/>
          </w:rPr>
          <w:delText xml:space="preserve">of the </w:delText>
        </w:r>
        <w:r w:rsidR="00502CC0" w:rsidRPr="00FB2CED" w:rsidDel="00240486">
          <w:rPr>
            <w:color w:val="000000" w:themeColor="text1"/>
          </w:rPr>
          <w:delText xml:space="preserve">migrants, but none of the </w:delText>
        </w:r>
        <w:r w:rsidR="00FF17C1" w:rsidDel="00240486">
          <w:rPr>
            <w:color w:val="000000" w:themeColor="text1"/>
          </w:rPr>
          <w:delText>resident</w:delText>
        </w:r>
        <w:r w:rsidR="00FF17C1" w:rsidRPr="00FB2CED" w:rsidDel="00240486">
          <w:rPr>
            <w:color w:val="000000" w:themeColor="text1"/>
          </w:rPr>
          <w:delText xml:space="preserve"> </w:delText>
        </w:r>
        <w:r w:rsidR="00502CC0" w:rsidRPr="00FB2CED" w:rsidDel="00240486">
          <w:rPr>
            <w:color w:val="000000" w:themeColor="text1"/>
          </w:rPr>
          <w:delText>species</w:delText>
        </w:r>
        <w:r w:rsidR="00502CC0" w:rsidDel="00240486">
          <w:rPr>
            <w:color w:val="000000" w:themeColor="text1"/>
          </w:rPr>
          <w:delText xml:space="preserve"> </w:delText>
        </w:r>
        <w:r w:rsidR="0047750B" w:rsidRPr="00FB2CED" w:rsidDel="00240486">
          <w:rPr>
            <w:color w:val="000000" w:themeColor="text1"/>
          </w:rPr>
          <w:fldChar w:fldCharType="begin"/>
        </w:r>
        <w:r w:rsidR="00502CC0" w:rsidDel="00240486">
          <w:rPr>
            <w:color w:val="000000" w:themeColor="text1"/>
          </w:rPr>
          <w:delInstrText xml:space="preserve"> ADDIN EN.CITE &lt;EndNote&gt;&lt;Cite&gt;&lt;Author&gt;Rubolini&lt;/Author&gt;&lt;Year&gt;2007&lt;/Year&gt;&lt;RecNum&gt;857&lt;/RecNum&gt;&lt;DisplayText&gt;(Rubolini&lt;style face="italic"&gt; et al.&lt;/style&gt; 2007a)&lt;/DisplayText&gt;&lt;record&gt;&lt;rec-number&gt;857&lt;/rec-number&gt;&lt;foreign-keys&gt;&lt;key app="EN" db-id="tswepwzphrdd5teef5upp92y9wxtxvpzzvrz" timestamp="1461348392"&gt;857&lt;/key&gt;&lt;/foreign-keys&gt;&lt;ref-type name="Journal Article"&gt;17&lt;/ref-type&gt;&lt;contributors&gt;&lt;authors&gt;&lt;author&gt;Rubolini, D.&lt;/author&gt;&lt;author&gt;Ambrosini, R.&lt;/author&gt;&lt;author&gt;Caffi, M.&lt;/author&gt;&lt;author&gt;Brichetti, P.&lt;/author&gt;&lt;author&gt;Armiraglio, S.&lt;/author&gt;&lt;author&gt;Saino, N.&lt;/author&gt;&lt;/authors&gt;&lt;/contributors&gt;&lt;auth-address&gt;Dipartimento di Biologia Animale, Universita degli Studi di Pavia, 27100 Pavia, Italy. diego.rubolini@unipv.it&lt;/auth-address&gt;&lt;titles&gt;&lt;title&gt;Long-term trends in first arrival and first egg laying dates of some migrant and resident bird species in northern Italy&lt;/title&gt;&lt;secondary-title&gt;Int J Biometeorol&lt;/secondary-title&gt;&lt;alt-title&gt;International journal of biometeorology&lt;/alt-title&gt;&lt;/titles&gt;&lt;alt-periodical&gt;&lt;full-title&gt;International Journal of Biometeorology&lt;/full-title&gt;&lt;abbr-1&gt;Int. J. Biometeorol.&lt;/abbr-1&gt;&lt;/alt-periodical&gt;&lt;pages&gt;553-63&lt;/pages&gt;&lt;volume&gt;51&lt;/volume&gt;&lt;number&gt;6&lt;/number&gt;&lt;edition&gt;2007/03/22&lt;/edition&gt;&lt;keywords&gt;&lt;keyword&gt;Animals&lt;/keyword&gt;&lt;keyword&gt;Birds/*physiology&lt;/keyword&gt;&lt;keyword&gt;Climate&lt;/keyword&gt;&lt;keyword&gt;Female&lt;/keyword&gt;&lt;keyword&gt;Flight, Animal&lt;/keyword&gt;&lt;keyword&gt;Greenhouse Effect&lt;/keyword&gt;&lt;keyword&gt;Italy&lt;/keyword&gt;&lt;keyword&gt;Male&lt;/keyword&gt;&lt;keyword&gt;Meteorological Concepts&lt;/keyword&gt;&lt;keyword&gt;Oviposition&lt;/keyword&gt;&lt;keyword&gt;Seasons&lt;/keyword&gt;&lt;/keywords&gt;&lt;dates&gt;&lt;year&gt;2007&lt;/year&gt;&lt;pub-dates&gt;&lt;date&gt;Aug&lt;/date&gt;&lt;/pub-dates&gt;&lt;/dates&gt;&lt;isbn&gt;0020-7128 (Print)&amp;#xD;0020-7128&lt;/isbn&gt;&lt;accession-num&gt;17375338&lt;/accession-num&gt;&lt;urls&gt;&lt;/urls&gt;&lt;electronic-resource-num&gt;10.1007/s00484-007-0094-7&lt;/electronic-resource-num&gt;&lt;remote-database-provider&gt;NLM&lt;/remote-database-provider&gt;&lt;language&gt;eng&lt;/language&gt;&lt;/record&gt;&lt;/Cite&gt;&lt;/EndNote&gt;</w:delInstrText>
        </w:r>
        <w:r w:rsidR="0047750B" w:rsidRPr="00FB2CED" w:rsidDel="00240486">
          <w:rPr>
            <w:color w:val="000000" w:themeColor="text1"/>
          </w:rPr>
          <w:fldChar w:fldCharType="separate"/>
        </w:r>
        <w:r w:rsidR="00502CC0" w:rsidDel="00240486">
          <w:rPr>
            <w:noProof/>
            <w:color w:val="000000" w:themeColor="text1"/>
          </w:rPr>
          <w:delText>(Rubolini</w:delText>
        </w:r>
        <w:r w:rsidR="00502CC0" w:rsidRPr="00063E8C" w:rsidDel="00240486">
          <w:rPr>
            <w:i/>
            <w:noProof/>
            <w:color w:val="000000" w:themeColor="text1"/>
          </w:rPr>
          <w:delText xml:space="preserve"> et al.</w:delText>
        </w:r>
        <w:r w:rsidR="00502CC0" w:rsidDel="00240486">
          <w:rPr>
            <w:noProof/>
            <w:color w:val="000000" w:themeColor="text1"/>
          </w:rPr>
          <w:delText xml:space="preserve"> 2007a)</w:delText>
        </w:r>
        <w:r w:rsidR="0047750B" w:rsidRPr="00FB2CED" w:rsidDel="00240486">
          <w:rPr>
            <w:color w:val="000000" w:themeColor="text1"/>
          </w:rPr>
          <w:fldChar w:fldCharType="end"/>
        </w:r>
      </w:del>
      <w:r w:rsidR="009200BD">
        <w:rPr>
          <w:color w:val="000000" w:themeColor="text1"/>
        </w:rPr>
        <w:t xml:space="preserve">. </w:t>
      </w:r>
      <w:commentRangeEnd w:id="330"/>
      <w:r w:rsidR="00AB0F29">
        <w:rPr>
          <w:rStyle w:val="CommentReference"/>
        </w:rPr>
        <w:commentReference w:id="330"/>
      </w:r>
      <w:commentRangeEnd w:id="331"/>
      <w:r w:rsidR="00240486">
        <w:rPr>
          <w:rStyle w:val="CommentReference"/>
        </w:rPr>
        <w:commentReference w:id="331"/>
      </w:r>
      <w:r w:rsidR="006D5CFE">
        <w:rPr>
          <w:color w:val="000000" w:themeColor="text1"/>
        </w:rPr>
        <w:t xml:space="preserve">While </w:t>
      </w:r>
      <w:r w:rsidR="00CF04B9">
        <w:rPr>
          <w:color w:val="000000" w:themeColor="text1"/>
        </w:rPr>
        <w:t xml:space="preserve">fewer </w:t>
      </w:r>
      <w:del w:id="346" w:author="Louie Yang" w:date="2016-11-23T12:39:00Z">
        <w:r w:rsidR="00312161" w:rsidDel="00240486">
          <w:rPr>
            <w:color w:val="000000" w:themeColor="text1"/>
          </w:rPr>
          <w:delText xml:space="preserve">studies </w:delText>
        </w:r>
      </w:del>
      <w:ins w:id="347" w:author="Louie Yang" w:date="2016-11-23T12:39:00Z">
        <w:r w:rsidR="00240486">
          <w:rPr>
            <w:color w:val="000000" w:themeColor="text1"/>
          </w:rPr>
          <w:t>examples</w:t>
        </w:r>
        <w:r w:rsidR="00240486">
          <w:rPr>
            <w:color w:val="000000" w:themeColor="text1"/>
          </w:rPr>
          <w:t xml:space="preserve"> </w:t>
        </w:r>
      </w:ins>
      <w:r w:rsidR="00D768C9">
        <w:rPr>
          <w:color w:val="000000" w:themeColor="text1"/>
        </w:rPr>
        <w:t xml:space="preserve">appear to </w:t>
      </w:r>
      <w:r w:rsidR="00312161">
        <w:rPr>
          <w:color w:val="000000" w:themeColor="text1"/>
        </w:rPr>
        <w:t>document</w:t>
      </w:r>
      <w:r w:rsidR="006D5CFE">
        <w:rPr>
          <w:color w:val="000000" w:themeColor="text1"/>
        </w:rPr>
        <w:t xml:space="preserve"> larger </w:t>
      </w:r>
      <w:r w:rsidR="00CF04B9">
        <w:rPr>
          <w:color w:val="000000" w:themeColor="text1"/>
        </w:rPr>
        <w:t xml:space="preserve">phenological </w:t>
      </w:r>
      <w:r w:rsidR="006D5CFE">
        <w:rPr>
          <w:color w:val="000000" w:themeColor="text1"/>
        </w:rPr>
        <w:t xml:space="preserve">shifts in </w:t>
      </w:r>
      <w:r w:rsidR="00CF04B9">
        <w:rPr>
          <w:color w:val="000000" w:themeColor="text1"/>
        </w:rPr>
        <w:t>long</w:t>
      </w:r>
      <w:r w:rsidR="006D5CFE">
        <w:rPr>
          <w:color w:val="000000" w:themeColor="text1"/>
        </w:rPr>
        <w:t>-distant migrants</w:t>
      </w:r>
      <w:r w:rsidR="00312161">
        <w:rPr>
          <w:color w:val="000000" w:themeColor="text1"/>
        </w:rPr>
        <w:t xml:space="preserve">, </w:t>
      </w:r>
      <w:r w:rsidR="00712E89">
        <w:rPr>
          <w:color w:val="000000" w:themeColor="text1"/>
        </w:rPr>
        <w:t>both patterns</w:t>
      </w:r>
      <w:r w:rsidR="00312161">
        <w:rPr>
          <w:color w:val="000000" w:themeColor="text1"/>
        </w:rPr>
        <w:t xml:space="preserve"> </w:t>
      </w:r>
      <w:del w:id="348" w:author="Louie Yang" w:date="2016-11-23T12:12:00Z">
        <w:r w:rsidR="00712E89" w:rsidDel="00705C8A">
          <w:rPr>
            <w:color w:val="000000" w:themeColor="text1"/>
          </w:rPr>
          <w:delText xml:space="preserve">may </w:delText>
        </w:r>
        <w:r w:rsidR="00312161" w:rsidDel="00705C8A">
          <w:rPr>
            <w:color w:val="000000" w:themeColor="text1"/>
          </w:rPr>
          <w:delText xml:space="preserve">suggest insights into </w:delText>
        </w:r>
        <w:r w:rsidR="00712E89" w:rsidDel="00705C8A">
          <w:rPr>
            <w:color w:val="000000" w:themeColor="text1"/>
          </w:rPr>
          <w:delText>how different</w:delText>
        </w:r>
      </w:del>
      <w:ins w:id="349" w:author="Louie Yang" w:date="2016-11-23T12:12:00Z">
        <w:r w:rsidR="00705C8A">
          <w:rPr>
            <w:color w:val="000000" w:themeColor="text1"/>
          </w:rPr>
          <w:t>suggest potential mechanisms by which</w:t>
        </w:r>
      </w:ins>
      <w:r w:rsidR="00712E89">
        <w:rPr>
          <w:color w:val="000000" w:themeColor="text1"/>
        </w:rPr>
        <w:t xml:space="preserve"> migratory life histories</w:t>
      </w:r>
      <w:r w:rsidR="00312161">
        <w:rPr>
          <w:color w:val="000000" w:themeColor="text1"/>
        </w:rPr>
        <w:t xml:space="preserve"> contribute to </w:t>
      </w:r>
      <w:r w:rsidR="00712E89">
        <w:rPr>
          <w:color w:val="000000" w:themeColor="text1"/>
        </w:rPr>
        <w:t xml:space="preserve">variation in </w:t>
      </w:r>
      <w:r w:rsidR="00312161">
        <w:rPr>
          <w:color w:val="000000" w:themeColor="text1"/>
        </w:rPr>
        <w:t>phenological shifts.</w:t>
      </w:r>
      <w:r w:rsidR="000F0180">
        <w:rPr>
          <w:color w:val="000000" w:themeColor="text1"/>
        </w:rPr>
        <w:t xml:space="preserve"> </w:t>
      </w:r>
    </w:p>
    <w:p w14:paraId="68561B0C" w14:textId="77777777" w:rsidR="00361144" w:rsidRDefault="004449D0" w:rsidP="00F71766">
      <w:pPr>
        <w:pStyle w:val="Normal1"/>
        <w:spacing w:before="100" w:beforeAutospacing="1" w:after="100" w:afterAutospacing="1" w:line="480" w:lineRule="auto"/>
        <w:rPr>
          <w:ins w:id="350" w:author="Louie Yang" w:date="2016-11-23T12:20:00Z"/>
          <w:color w:val="000000" w:themeColor="text1"/>
        </w:rPr>
      </w:pPr>
      <w:r w:rsidRPr="00FB2CED">
        <w:rPr>
          <w:color w:val="000000" w:themeColor="text1"/>
        </w:rPr>
        <w:t xml:space="preserve">The most common explanation for the </w:t>
      </w:r>
      <w:r w:rsidR="00AF20D9">
        <w:rPr>
          <w:color w:val="000000" w:themeColor="text1"/>
        </w:rPr>
        <w:t>observation</w:t>
      </w:r>
      <w:r w:rsidR="00AF20D9" w:rsidRPr="00FB2CED">
        <w:rPr>
          <w:color w:val="000000" w:themeColor="text1"/>
        </w:rPr>
        <w:t xml:space="preserve"> </w:t>
      </w:r>
      <w:r w:rsidRPr="00FB2CED">
        <w:rPr>
          <w:color w:val="000000" w:themeColor="text1"/>
        </w:rPr>
        <w:t xml:space="preserve">of </w:t>
      </w:r>
      <w:r w:rsidR="00AF20D9">
        <w:rPr>
          <w:color w:val="000000" w:themeColor="text1"/>
        </w:rPr>
        <w:t>smaller</w:t>
      </w:r>
      <w:r w:rsidR="00AF20D9" w:rsidRPr="00FB2CED">
        <w:rPr>
          <w:color w:val="000000" w:themeColor="text1"/>
        </w:rPr>
        <w:t xml:space="preserve"> </w:t>
      </w:r>
      <w:r w:rsidRPr="00FB2CED">
        <w:rPr>
          <w:color w:val="000000" w:themeColor="text1"/>
        </w:rPr>
        <w:t xml:space="preserve">phenological shifts in long-distant migrants </w:t>
      </w:r>
      <w:del w:id="351" w:author="Louie Yang" w:date="2016-11-23T12:13:00Z">
        <w:r w:rsidR="00312161" w:rsidDel="00705C8A">
          <w:rPr>
            <w:color w:val="000000" w:themeColor="text1"/>
          </w:rPr>
          <w:delText xml:space="preserve">suggests </w:delText>
        </w:r>
      </w:del>
      <w:ins w:id="352" w:author="Louie Yang" w:date="2016-11-23T12:13:00Z">
        <w:r w:rsidR="00705C8A">
          <w:rPr>
            <w:color w:val="000000" w:themeColor="text1"/>
          </w:rPr>
          <w:t>is</w:t>
        </w:r>
        <w:r w:rsidR="00705C8A">
          <w:rPr>
            <w:color w:val="000000" w:themeColor="text1"/>
          </w:rPr>
          <w:t xml:space="preserve"> </w:t>
        </w:r>
      </w:ins>
      <w:r w:rsidR="00312161">
        <w:rPr>
          <w:color w:val="000000" w:themeColor="text1"/>
        </w:rPr>
        <w:t xml:space="preserve">that long-distance migrants are constrained in their ability to track local environmental conditions at their destination habitat </w:t>
      </w:r>
      <w:r w:rsidR="0047750B" w:rsidRPr="00FB2CED">
        <w:rPr>
          <w:color w:val="000000" w:themeColor="text1"/>
        </w:rPr>
        <w:fldChar w:fldCharType="begin">
          <w:fldData xml:space="preserve">PEVuZE5vdGU+PENpdGU+PEF1dGhvcj5XaW5rbGVyPC9BdXRob3I+PFllYXI+MjAxNDwvWWVhcj48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</w:fldData>
        </w:fldChar>
      </w:r>
      <w:r w:rsidR="00CA5EEA">
        <w:rPr>
          <w:color w:val="000000" w:themeColor="text1"/>
        </w:rPr>
        <w:instrText xml:space="preserve"> ADDIN EN.CITE </w:instrText>
      </w:r>
      <w:r w:rsidR="0047750B">
        <w:rPr>
          <w:color w:val="000000" w:themeColor="text1"/>
        </w:rPr>
        <w:fldChar w:fldCharType="begin">
          <w:fldData xml:space="preserve">PEVuZE5vdGU+PENpdGU+PEF1dGhvcj5XaW5rbGVyPC9BdXRob3I+PFllYXI+MjAxNDwvWWVhcj48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</w:fldData>
        </w:fldChar>
      </w:r>
      <w:r w:rsidR="00CA5EEA">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CA5EEA">
        <w:rPr>
          <w:noProof/>
          <w:color w:val="000000" w:themeColor="text1"/>
        </w:rPr>
        <w:t>(Jones &amp; Cresswell 2010; Rubolini</w:t>
      </w:r>
      <w:r w:rsidR="00CA5EEA" w:rsidRPr="00CA5EEA">
        <w:rPr>
          <w:i/>
          <w:noProof/>
          <w:color w:val="000000" w:themeColor="text1"/>
        </w:rPr>
        <w:t xml:space="preserve"> et al.</w:t>
      </w:r>
      <w:r w:rsidR="00CA5EEA">
        <w:rPr>
          <w:noProof/>
          <w:color w:val="000000" w:themeColor="text1"/>
        </w:rPr>
        <w:t xml:space="preserve"> 2010; Robson &amp; Barriocanal 2011; Winkler</w:t>
      </w:r>
      <w:r w:rsidR="00CA5EEA" w:rsidRPr="00CA5EEA">
        <w:rPr>
          <w:i/>
          <w:noProof/>
          <w:color w:val="000000" w:themeColor="text1"/>
        </w:rPr>
        <w:t xml:space="preserve"> et al.</w:t>
      </w:r>
      <w:r w:rsidR="00CA5EEA">
        <w:rPr>
          <w:noProof/>
          <w:color w:val="000000" w:themeColor="text1"/>
        </w:rPr>
        <w:t xml:space="preserve"> 2014)</w:t>
      </w:r>
      <w:r w:rsidR="0047750B" w:rsidRPr="00FB2CED">
        <w:rPr>
          <w:color w:val="000000" w:themeColor="text1"/>
        </w:rPr>
        <w:fldChar w:fldCharType="end"/>
      </w:r>
      <w:r w:rsidR="00C858A3">
        <w:rPr>
          <w:color w:val="000000" w:themeColor="text1"/>
        </w:rPr>
        <w:t xml:space="preserve">; </w:t>
      </w:r>
      <w:commentRangeStart w:id="353"/>
      <w:del w:id="354" w:author="Louie Yang" w:date="2016-11-23T12:13:00Z">
        <w:r w:rsidR="000F0180" w:rsidRPr="00240486" w:rsidDel="00705C8A">
          <w:rPr>
            <w:i/>
            <w:color w:val="000000" w:themeColor="text1"/>
            <w:rPrChange w:id="355" w:author="Louie Yang" w:date="2016-11-23T12:39:00Z">
              <w:rPr>
                <w:color w:val="000000" w:themeColor="text1"/>
              </w:rPr>
            </w:rPrChange>
          </w:rPr>
          <w:delText>organism response</w:delText>
        </w:r>
      </w:del>
      <w:ins w:id="356" w:author="Louie Yang" w:date="2016-11-23T12:13:00Z">
        <w:r w:rsidR="00705C8A" w:rsidRPr="00240486">
          <w:rPr>
            <w:i/>
            <w:color w:val="000000" w:themeColor="text1"/>
            <w:rPrChange w:id="357" w:author="Louie Yang" w:date="2016-11-23T12:39:00Z">
              <w:rPr>
                <w:color w:val="000000" w:themeColor="text1"/>
              </w:rPr>
            </w:rPrChange>
          </w:rPr>
          <w:t>environment</w:t>
        </w:r>
      </w:ins>
      <w:r w:rsidR="000F0180" w:rsidRPr="00240486">
        <w:rPr>
          <w:i/>
          <w:color w:val="000000" w:themeColor="text1"/>
          <w:rPrChange w:id="358" w:author="Louie Yang" w:date="2016-11-23T12:39:00Z">
            <w:rPr>
              <w:color w:val="000000" w:themeColor="text1"/>
            </w:rPr>
          </w:rPrChange>
        </w:rPr>
        <w:t>-driven</w:t>
      </w:r>
      <w:r w:rsidR="000E680F" w:rsidRPr="00240486">
        <w:rPr>
          <w:i/>
          <w:color w:val="000000" w:themeColor="text1"/>
          <w:rPrChange w:id="359" w:author="Louie Yang" w:date="2016-11-23T12:39:00Z">
            <w:rPr>
              <w:color w:val="000000" w:themeColor="text1"/>
            </w:rPr>
          </w:rPrChange>
        </w:rPr>
        <w:t xml:space="preserve"> </w:t>
      </w:r>
      <w:r w:rsidR="00C858A3" w:rsidRPr="00240486">
        <w:rPr>
          <w:i/>
          <w:color w:val="000000" w:themeColor="text1"/>
          <w:rPrChange w:id="360" w:author="Louie Yang" w:date="2016-11-23T12:39:00Z">
            <w:rPr>
              <w:color w:val="000000" w:themeColor="text1"/>
            </w:rPr>
          </w:rPrChange>
        </w:rPr>
        <w:t>mechanism</w:t>
      </w:r>
      <w:r w:rsidR="000E680F">
        <w:rPr>
          <w:color w:val="000000" w:themeColor="text1"/>
        </w:rPr>
        <w:t xml:space="preserve"> Fig. </w:t>
      </w:r>
      <w:del w:id="361" w:author="Louie Yang" w:date="2016-11-23T12:15:00Z">
        <w:r w:rsidR="000E680F" w:rsidDel="00705C8A">
          <w:rPr>
            <w:color w:val="000000" w:themeColor="text1"/>
          </w:rPr>
          <w:delText>2b</w:delText>
        </w:r>
      </w:del>
      <w:ins w:id="362" w:author="Louie Yang" w:date="2016-11-23T12:15:00Z">
        <w:r w:rsidR="00705C8A">
          <w:rPr>
            <w:color w:val="000000" w:themeColor="text1"/>
          </w:rPr>
          <w:t>2</w:t>
        </w:r>
        <w:r w:rsidR="00705C8A">
          <w:rPr>
            <w:color w:val="000000" w:themeColor="text1"/>
          </w:rPr>
          <w:t>a</w:t>
        </w:r>
        <w:commentRangeEnd w:id="353"/>
        <w:r w:rsidR="00705C8A">
          <w:rPr>
            <w:rStyle w:val="CommentReference"/>
          </w:rPr>
          <w:commentReference w:id="353"/>
        </w:r>
      </w:ins>
      <w:r w:rsidR="00C858A3">
        <w:rPr>
          <w:color w:val="000000" w:themeColor="text1"/>
        </w:rPr>
        <w:t>)</w:t>
      </w:r>
      <w:r w:rsidR="006B4695">
        <w:rPr>
          <w:color w:val="000000" w:themeColor="text1"/>
        </w:rPr>
        <w:t>.</w:t>
      </w:r>
      <w:r w:rsidR="001E65D3">
        <w:rPr>
          <w:color w:val="000000" w:themeColor="text1"/>
        </w:rPr>
        <w:t xml:space="preserve"> </w:t>
      </w:r>
      <w:r w:rsidR="006B4695">
        <w:rPr>
          <w:color w:val="000000" w:themeColor="text1"/>
        </w:rPr>
        <w:t>According to this hypothesis, short</w:t>
      </w:r>
      <w:r w:rsidR="000D7709">
        <w:rPr>
          <w:color w:val="000000" w:themeColor="text1"/>
        </w:rPr>
        <w:t>-</w:t>
      </w:r>
      <w:r w:rsidR="006B4695">
        <w:rPr>
          <w:color w:val="000000" w:themeColor="text1"/>
        </w:rPr>
        <w:t>distance migrants and non-migratory species are able to show more adaptive phenotypic plasticity (i.e.</w:t>
      </w:r>
      <w:r w:rsidR="008F2231">
        <w:rPr>
          <w:color w:val="000000" w:themeColor="text1"/>
        </w:rPr>
        <w:t>, typically</w:t>
      </w:r>
      <w:r w:rsidR="006B4695">
        <w:rPr>
          <w:color w:val="000000" w:themeColor="text1"/>
        </w:rPr>
        <w:t xml:space="preserve"> greater phenological advancement) in response to changing </w:t>
      </w:r>
      <w:r w:rsidR="00712E89">
        <w:rPr>
          <w:color w:val="000000" w:themeColor="text1"/>
        </w:rPr>
        <w:t xml:space="preserve">(i.e., </w:t>
      </w:r>
      <w:r w:rsidR="008F2231">
        <w:rPr>
          <w:color w:val="000000" w:themeColor="text1"/>
        </w:rPr>
        <w:t xml:space="preserve">typically </w:t>
      </w:r>
      <w:r w:rsidR="00712E89">
        <w:rPr>
          <w:color w:val="000000" w:themeColor="text1"/>
        </w:rPr>
        <w:t xml:space="preserve">warming) </w:t>
      </w:r>
      <w:r w:rsidR="006B4695">
        <w:rPr>
          <w:color w:val="000000" w:themeColor="text1"/>
        </w:rPr>
        <w:t>climatic conditions</w:t>
      </w:r>
      <w:r w:rsidR="00CA5EEA">
        <w:rPr>
          <w:color w:val="000000" w:themeColor="text1"/>
        </w:rPr>
        <w:t xml:space="preserve"> </w:t>
      </w:r>
      <w:r w:rsidR="0047750B">
        <w:rPr>
          <w:color w:val="000000" w:themeColor="text1"/>
        </w:rPr>
        <w:fldChar w:fldCharType="begin"/>
      </w:r>
      <w:r w:rsidR="00CA5EEA">
        <w:rPr>
          <w:color w:val="000000" w:themeColor="text1"/>
        </w:rPr>
        <w:instrText xml:space="preserve"> ADDIN EN.CITE &lt;EndNote&gt;&lt;Cite&gt;&lt;Author&gt;Moussus&lt;/Author&gt;&lt;Year&gt;2011&lt;/Year&gt;&lt;RecNum&gt;890&lt;/RecNum&gt;&lt;DisplayText&gt;(Moussus&lt;style face="italic"&gt; et al.&lt;/style&gt; 2011)&lt;/DisplayText&gt;&lt;record&gt;&lt;rec-number&gt;890&lt;/rec-number&gt;&lt;foreign-keys&gt;&lt;key app="EN" db-id="tswepwzphrdd5teef5upp92y9wxtxvpzzvrz" timestamp="1465350773"&gt;890&lt;/key&gt;&lt;/foreign-keys&gt;&lt;ref-type name="Journal Article"&gt;17&lt;/ref-type&gt;&lt;contributors&gt;&lt;authors&gt;&lt;author&gt;Moussus, Jean-Pierre&lt;/author&gt;&lt;author&gt;Clavel, Joanne&lt;/author&gt;&lt;author&gt;Jiguet, Frédéric&lt;/author&gt;&lt;author&gt;Julliard, Romain&lt;/author&gt;&lt;/authors&gt;&lt;/contributors&gt;&lt;titles&gt;&lt;title&gt;Which are the phenologically flexible species? A case study with common passerine birds&lt;/title&gt;&lt;secondary-title&gt;Oikos&lt;/secondary-title&gt;&lt;/titles&gt;&lt;periodical&gt;&lt;full-title&gt;Oikos&lt;/full-title&gt;&lt;abbr-1&gt;Oikos&lt;/abbr-1&gt;&lt;/periodical&gt;&lt;pages&gt;991-998&lt;/pages&gt;&lt;volume&gt;120&lt;/volume&gt;&lt;number&gt;7&lt;/number&gt;&lt;dates&gt;&lt;year&gt;2011&lt;/year&gt;&lt;/dates&gt;&lt;publisher&gt;Blackwell Publishing Ltd&lt;/publisher&gt;&lt;isbn&gt;1600-0706&lt;/isbn&gt;&lt;urls&gt;&lt;related-urls&gt;&lt;url&gt;http://dx.doi.org/10.1111/j.1600-0706.2010.18955.x&lt;/url&gt;&lt;/related-urls&gt;&lt;/urls&gt;&lt;electronic-resource-num&gt;10.1111/j.1600-0706.2010.18955.x&lt;/electronic-resource-num&gt;&lt;/record&gt;&lt;/Cite&gt;&lt;/EndNote&gt;</w:instrText>
      </w:r>
      <w:r w:rsidR="0047750B">
        <w:rPr>
          <w:color w:val="000000" w:themeColor="text1"/>
        </w:rPr>
        <w:fldChar w:fldCharType="separate"/>
      </w:r>
      <w:r w:rsidR="00CA5EEA">
        <w:rPr>
          <w:noProof/>
          <w:color w:val="000000" w:themeColor="text1"/>
        </w:rPr>
        <w:t>(Moussus</w:t>
      </w:r>
      <w:r w:rsidR="00CA5EEA" w:rsidRPr="00CA5EEA">
        <w:rPr>
          <w:i/>
          <w:noProof/>
          <w:color w:val="000000" w:themeColor="text1"/>
        </w:rPr>
        <w:t xml:space="preserve"> et al.</w:t>
      </w:r>
      <w:r w:rsidR="00CA5EEA">
        <w:rPr>
          <w:noProof/>
          <w:color w:val="000000" w:themeColor="text1"/>
        </w:rPr>
        <w:t xml:space="preserve"> 2011)</w:t>
      </w:r>
      <w:r w:rsidR="0047750B">
        <w:rPr>
          <w:color w:val="000000" w:themeColor="text1"/>
        </w:rPr>
        <w:fldChar w:fldCharType="end"/>
      </w:r>
      <w:r w:rsidR="006B4695">
        <w:rPr>
          <w:color w:val="000000" w:themeColor="text1"/>
        </w:rPr>
        <w:t xml:space="preserve">, while long distance migrants </w:t>
      </w:r>
      <w:r w:rsidR="00712E89">
        <w:rPr>
          <w:color w:val="000000" w:themeColor="text1"/>
        </w:rPr>
        <w:t>are forced to</w:t>
      </w:r>
      <w:r w:rsidR="006B4695">
        <w:rPr>
          <w:color w:val="000000" w:themeColor="text1"/>
        </w:rPr>
        <w:t xml:space="preserve"> use less informative cues from their departure habitat</w:t>
      </w:r>
      <w:r w:rsidR="00712E89">
        <w:rPr>
          <w:color w:val="000000" w:themeColor="text1"/>
        </w:rPr>
        <w:t>s</w:t>
      </w:r>
      <w:r w:rsidR="006B4695">
        <w:rPr>
          <w:color w:val="000000" w:themeColor="text1"/>
        </w:rPr>
        <w:t xml:space="preserve"> or stop-over sites </w:t>
      </w:r>
      <w:r w:rsidR="00F915E2" w:rsidRPr="00B271B0">
        <w:rPr>
          <w:i/>
          <w:color w:val="000000" w:themeColor="text1"/>
        </w:rPr>
        <w:t xml:space="preserve">en </w:t>
      </w:r>
      <w:commentRangeStart w:id="363"/>
      <w:r w:rsidR="00F915E2" w:rsidRPr="00B271B0">
        <w:rPr>
          <w:i/>
          <w:color w:val="000000" w:themeColor="text1"/>
        </w:rPr>
        <w:t>route</w:t>
      </w:r>
      <w:ins w:id="364" w:author="Louie Yang" w:date="2016-11-23T12:18:00Z">
        <w:r w:rsidR="00705C8A">
          <w:rPr>
            <w:i/>
            <w:color w:val="000000" w:themeColor="text1"/>
          </w:rPr>
          <w:t xml:space="preserve"> </w:t>
        </w:r>
      </w:ins>
      <w:commentRangeEnd w:id="363"/>
      <w:ins w:id="365" w:author="Louie Yang" w:date="2016-11-23T12:21:00Z">
        <w:r w:rsidR="00361144">
          <w:rPr>
            <w:rStyle w:val="CommentReference"/>
          </w:rPr>
          <w:commentReference w:id="363"/>
        </w:r>
      </w:ins>
      <w:r w:rsidR="0047750B" w:rsidRPr="00CA5EEA">
        <w:rPr>
          <w:color w:val="000000" w:themeColor="text1"/>
        </w:rPr>
        <w:fldChar w:fldCharType="begin">
          <w:fldData xml:space="preserve">PEVuZE5vdGU+PENpdGU+PEF1dGhvcj5Hb3JkbzwvQXV0aG9yPjxZZWFyPjIwMDc8L1llYXI+PFJl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=
</w:fldData>
        </w:fldChar>
      </w:r>
      <w:r w:rsidR="00CA5EEA" w:rsidRPr="00CA5EEA">
        <w:rPr>
          <w:color w:val="000000" w:themeColor="text1"/>
        </w:rPr>
        <w:instrText xml:space="preserve"> ADDIN EN.CITE </w:instrText>
      </w:r>
      <w:r w:rsidR="0047750B" w:rsidRPr="00CA5EEA">
        <w:rPr>
          <w:color w:val="000000" w:themeColor="text1"/>
        </w:rPr>
        <w:fldChar w:fldCharType="begin">
          <w:fldData xml:space="preserve">PEVuZE5vdGU+PENpdGU+PEF1dGhvcj5Hb3JkbzwvQXV0aG9yPjxZZWFyPjIwMDc8L1llYXI+PFJl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=
</w:fldData>
        </w:fldChar>
      </w:r>
      <w:r w:rsidR="00CA5EEA" w:rsidRPr="00CA5EEA">
        <w:rPr>
          <w:color w:val="000000" w:themeColor="text1"/>
        </w:rPr>
        <w:instrText xml:space="preserve"> ADDIN EN.CITE.DATA </w:instrText>
      </w:r>
      <w:r w:rsidR="0047750B" w:rsidRPr="00CA5EEA">
        <w:rPr>
          <w:color w:val="000000" w:themeColor="text1"/>
        </w:rPr>
      </w:r>
      <w:r w:rsidR="0047750B" w:rsidRPr="00CA5EEA">
        <w:rPr>
          <w:color w:val="000000" w:themeColor="text1"/>
        </w:rPr>
        <w:fldChar w:fldCharType="end"/>
      </w:r>
      <w:r w:rsidR="0047750B" w:rsidRPr="00CA5EEA">
        <w:rPr>
          <w:color w:val="000000" w:themeColor="text1"/>
        </w:rPr>
      </w:r>
      <w:r w:rsidR="0047750B" w:rsidRPr="00CA5EEA">
        <w:rPr>
          <w:color w:val="000000" w:themeColor="text1"/>
        </w:rPr>
        <w:fldChar w:fldCharType="separate"/>
      </w:r>
      <w:r w:rsidR="00CA5EEA" w:rsidRPr="00CA5EEA">
        <w:rPr>
          <w:noProof/>
          <w:color w:val="000000" w:themeColor="text1"/>
        </w:rPr>
        <w:t>(Butler 2003; Ahola et al. 2004; Gordo 2007; Both 2010; Jones &amp; Cresswell 2010; Rubolini et al. 2010; Robson &amp; Barriocanal 2011; Winkler et al. 2014)</w:t>
      </w:r>
      <w:r w:rsidR="0047750B" w:rsidRPr="00CA5EEA">
        <w:rPr>
          <w:color w:val="000000" w:themeColor="text1"/>
        </w:rPr>
        <w:fldChar w:fldCharType="end"/>
      </w:r>
      <w:r w:rsidR="006B4695">
        <w:rPr>
          <w:color w:val="000000" w:themeColor="text1"/>
        </w:rPr>
        <w:t xml:space="preserve">. </w:t>
      </w:r>
    </w:p>
    <w:p w14:paraId="5230C67A" w14:textId="76C066B0" w:rsidR="007863F1" w:rsidRDefault="00FC472F" w:rsidP="00F71766">
      <w:pPr>
        <w:pStyle w:val="Normal1"/>
        <w:spacing w:before="100" w:beforeAutospacing="1" w:after="100" w:afterAutospacing="1" w:line="480" w:lineRule="auto"/>
        <w:rPr>
          <w:color w:val="000000" w:themeColor="text1"/>
        </w:rPr>
      </w:pPr>
      <w:del w:id="366" w:author="Louie Yang" w:date="2016-11-23T12:20:00Z">
        <w:r w:rsidDel="00361144">
          <w:rPr>
            <w:color w:val="000000" w:themeColor="text1"/>
          </w:rPr>
          <w:delText>This explanation assumes that the quality of available information about the destination habitat declines with distance</w:delText>
        </w:r>
        <w:r w:rsidR="008F2231" w:rsidDel="00361144">
          <w:rPr>
            <w:color w:val="000000" w:themeColor="text1"/>
          </w:rPr>
          <w:delText>,</w:delText>
        </w:r>
        <w:r w:rsidDel="00361144">
          <w:rPr>
            <w:color w:val="000000" w:themeColor="text1"/>
          </w:rPr>
          <w:delText xml:space="preserve"> </w:delText>
        </w:r>
        <w:r w:rsidR="008F2231" w:rsidDel="00361144">
          <w:rPr>
            <w:color w:val="000000" w:themeColor="text1"/>
          </w:rPr>
          <w:delText>reflecting variation in</w:delText>
        </w:r>
        <w:r w:rsidDel="00361144">
          <w:rPr>
            <w:color w:val="000000" w:themeColor="text1"/>
          </w:rPr>
          <w:delText xml:space="preserve"> the </w:delText>
        </w:r>
        <w:r w:rsidR="008F2231" w:rsidDel="00361144">
          <w:rPr>
            <w:color w:val="000000" w:themeColor="text1"/>
          </w:rPr>
          <w:delText xml:space="preserve">specific </w:delText>
        </w:r>
        <w:r w:rsidDel="00361144">
          <w:rPr>
            <w:color w:val="000000" w:themeColor="text1"/>
          </w:rPr>
          <w:delText xml:space="preserve">effects of climate change around the globe. </w:delText>
        </w:r>
        <w:commentRangeStart w:id="367"/>
        <w:r w:rsidR="005050D5" w:rsidDel="00361144">
          <w:rPr>
            <w:color w:val="000000" w:themeColor="text1"/>
          </w:rPr>
          <w:delText xml:space="preserve">For example, in a study of 193 migratory bird populations, populations whose wintering and breeding grounds showed greater phenological </w:delText>
        </w:r>
      </w:del>
      <w:del w:id="368" w:author="Louie Yang" w:date="2016-11-23T12:18:00Z">
        <w:r w:rsidR="005050D5" w:rsidDel="00705C8A">
          <w:rPr>
            <w:color w:val="000000" w:themeColor="text1"/>
          </w:rPr>
          <w:delText xml:space="preserve">disparity </w:delText>
        </w:r>
      </w:del>
      <w:del w:id="369" w:author="Louie Yang" w:date="2016-11-23T12:20:00Z">
        <w:r w:rsidR="00152544" w:rsidDel="00361144">
          <w:rPr>
            <w:color w:val="000000" w:themeColor="text1"/>
          </w:rPr>
          <w:delText xml:space="preserve">and populations that migrated further </w:delText>
        </w:r>
        <w:r w:rsidR="005050D5" w:rsidDel="00361144">
          <w:rPr>
            <w:color w:val="000000" w:themeColor="text1"/>
          </w:rPr>
          <w:delText>showed greater population declines</w:delText>
        </w:r>
        <w:commentRangeEnd w:id="367"/>
        <w:r w:rsidR="00CA5EEA" w:rsidDel="00361144">
          <w:rPr>
            <w:color w:val="000000" w:themeColor="text1"/>
          </w:rPr>
          <w:delText xml:space="preserve"> </w:delText>
        </w:r>
        <w:r w:rsidR="0047750B" w:rsidDel="00361144">
          <w:rPr>
            <w:color w:val="000000" w:themeColor="text1"/>
          </w:rPr>
          <w:fldChar w:fldCharType="begin">
            <w:fldData xml:space="preserve">PEVuZE5vdGU+PENpdGU+PEF1dGhvcj5Kb25lczwvQXV0aG9yPjxZZWFyPjIwMTA8L1llYXI+PFJl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</w:fldData>
          </w:fldChar>
        </w:r>
        <w:r w:rsidR="00CA5EEA" w:rsidDel="00361144">
          <w:rPr>
            <w:color w:val="000000" w:themeColor="text1"/>
          </w:rPr>
          <w:delInstrText xml:space="preserve"> ADDIN EN.CITE </w:delInstrText>
        </w:r>
        <w:r w:rsidR="0047750B" w:rsidDel="00361144">
          <w:rPr>
            <w:color w:val="000000" w:themeColor="text1"/>
          </w:rPr>
          <w:fldChar w:fldCharType="begin">
            <w:fldData xml:space="preserve">PEVuZE5vdGU+PENpdGU+PEF1dGhvcj5Kb25lczwvQXV0aG9yPjxZZWFyPjIwMTA8L1llYXI+PFJl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</w:fldData>
          </w:fldChar>
        </w:r>
        <w:r w:rsidR="00CA5EEA" w:rsidDel="00361144">
          <w:rPr>
            <w:color w:val="000000" w:themeColor="text1"/>
          </w:rPr>
          <w:delInstrText xml:space="preserve"> ADDIN EN.CITE.DATA </w:delInstrText>
        </w:r>
        <w:r w:rsidR="0047750B" w:rsidDel="00361144">
          <w:rPr>
            <w:color w:val="000000" w:themeColor="text1"/>
          </w:rPr>
        </w:r>
        <w:r w:rsidR="0047750B" w:rsidDel="00361144">
          <w:rPr>
            <w:color w:val="000000" w:themeColor="text1"/>
          </w:rPr>
          <w:fldChar w:fldCharType="end"/>
        </w:r>
        <w:r w:rsidR="0047750B" w:rsidDel="00361144">
          <w:rPr>
            <w:color w:val="000000" w:themeColor="text1"/>
          </w:rPr>
        </w:r>
        <w:r w:rsidR="0047750B" w:rsidDel="00361144">
          <w:rPr>
            <w:color w:val="000000" w:themeColor="text1"/>
          </w:rPr>
          <w:fldChar w:fldCharType="separate"/>
        </w:r>
        <w:r w:rsidR="00CA5EEA" w:rsidDel="00361144">
          <w:rPr>
            <w:noProof/>
            <w:color w:val="000000" w:themeColor="text1"/>
          </w:rPr>
          <w:delText>(Jones &amp; Cresswell 2010)</w:delText>
        </w:r>
        <w:r w:rsidR="0047750B" w:rsidDel="00361144">
          <w:rPr>
            <w:color w:val="000000" w:themeColor="text1"/>
          </w:rPr>
          <w:fldChar w:fldCharType="end"/>
        </w:r>
        <w:r w:rsidR="00517A78" w:rsidDel="00361144">
          <w:rPr>
            <w:rStyle w:val="CommentReference"/>
          </w:rPr>
          <w:commentReference w:id="367"/>
        </w:r>
        <w:r w:rsidR="00152544" w:rsidDel="00361144">
          <w:rPr>
            <w:color w:val="000000" w:themeColor="text1"/>
          </w:rPr>
          <w:delText>.</w:delText>
        </w:r>
        <w:r w:rsidR="005050D5" w:rsidDel="00361144">
          <w:rPr>
            <w:color w:val="000000" w:themeColor="text1"/>
          </w:rPr>
          <w:delText xml:space="preserve"> </w:delText>
        </w:r>
      </w:del>
      <w:r w:rsidR="006F4230">
        <w:rPr>
          <w:color w:val="000000" w:themeColor="text1"/>
        </w:rPr>
        <w:t>If the quality of climatic cues declines with distance, l</w:t>
      </w:r>
      <w:r w:rsidR="00CD3359">
        <w:rPr>
          <w:color w:val="000000" w:themeColor="text1"/>
        </w:rPr>
        <w:t>ong-distance</w:t>
      </w:r>
      <w:r w:rsidR="006F4230">
        <w:rPr>
          <w:color w:val="000000" w:themeColor="text1"/>
        </w:rPr>
        <w:t xml:space="preserve"> migrants </w:t>
      </w:r>
      <w:commentRangeStart w:id="370"/>
      <w:commentRangeStart w:id="371"/>
      <w:r w:rsidR="00CD3359">
        <w:rPr>
          <w:color w:val="000000" w:themeColor="text1"/>
        </w:rPr>
        <w:t xml:space="preserve">may </w:t>
      </w:r>
      <w:del w:id="372" w:author="Louie Yang" w:date="2016-11-23T12:21:00Z">
        <w:r w:rsidR="00EB2E9F" w:rsidDel="00361144">
          <w:rPr>
            <w:color w:val="000000" w:themeColor="text1"/>
          </w:rPr>
          <w:delText>be under higher selective pressure</w:delText>
        </w:r>
        <w:r w:rsidR="006F4230" w:rsidDel="00361144">
          <w:rPr>
            <w:color w:val="000000" w:themeColor="text1"/>
          </w:rPr>
          <w:delText xml:space="preserve"> </w:delText>
        </w:r>
        <w:commentRangeEnd w:id="370"/>
        <w:r w:rsidR="00EB3B65" w:rsidDel="00361144">
          <w:rPr>
            <w:rStyle w:val="CommentReference"/>
          </w:rPr>
          <w:commentReference w:id="370"/>
        </w:r>
      </w:del>
      <w:commentRangeEnd w:id="371"/>
      <w:r w:rsidR="00361144">
        <w:rPr>
          <w:rStyle w:val="CommentReference"/>
        </w:rPr>
        <w:commentReference w:id="371"/>
      </w:r>
      <w:del w:id="373" w:author="Louie Yang" w:date="2016-11-23T12:21:00Z">
        <w:r w:rsidR="006F4230" w:rsidDel="00361144">
          <w:rPr>
            <w:color w:val="000000" w:themeColor="text1"/>
          </w:rPr>
          <w:delText xml:space="preserve">to </w:delText>
        </w:r>
        <w:r w:rsidR="00CD3359" w:rsidDel="00361144">
          <w:rPr>
            <w:color w:val="000000" w:themeColor="text1"/>
          </w:rPr>
          <w:delText>put</w:delText>
        </w:r>
      </w:del>
      <w:ins w:id="374" w:author="Louie Yang" w:date="2016-11-23T12:21:00Z">
        <w:r w:rsidR="00361144">
          <w:rPr>
            <w:color w:val="000000" w:themeColor="text1"/>
          </w:rPr>
          <w:t>have evolved to put</w:t>
        </w:r>
      </w:ins>
      <w:r w:rsidR="00CD3359">
        <w:rPr>
          <w:color w:val="000000" w:themeColor="text1"/>
        </w:rPr>
        <w:t xml:space="preserve"> greater emphasis on indirect indicators of destination phenology</w:t>
      </w:r>
      <w:ins w:id="375" w:author="Louie Yang" w:date="2016-11-23T13:31:00Z">
        <w:r w:rsidR="005F2F1E">
          <w:rPr>
            <w:color w:val="000000" w:themeColor="text1"/>
          </w:rPr>
          <w:t xml:space="preserve"> (</w:t>
        </w:r>
        <w:r w:rsidR="005F2F1E" w:rsidRPr="005F2F1E">
          <w:rPr>
            <w:i/>
            <w:color w:val="000000" w:themeColor="text1"/>
            <w:rPrChange w:id="376" w:author="Louie Yang" w:date="2016-11-23T13:31:00Z">
              <w:rPr>
                <w:color w:val="000000" w:themeColor="text1"/>
              </w:rPr>
            </w:rPrChange>
          </w:rPr>
          <w:t>organism response-driven mechanism</w:t>
        </w:r>
        <w:r w:rsidR="005F2F1E">
          <w:rPr>
            <w:color w:val="000000" w:themeColor="text1"/>
          </w:rPr>
          <w:t>)</w:t>
        </w:r>
      </w:ins>
      <w:r w:rsidR="00CD3359">
        <w:rPr>
          <w:color w:val="000000" w:themeColor="text1"/>
        </w:rPr>
        <w:t xml:space="preserve">. </w:t>
      </w:r>
      <w:r>
        <w:rPr>
          <w:color w:val="000000" w:themeColor="text1"/>
        </w:rPr>
        <w:t xml:space="preserve">For example, </w:t>
      </w:r>
      <w:del w:id="377" w:author="Louie Yang" w:date="2016-11-23T12:48:00Z">
        <w:r w:rsidDel="0065733E">
          <w:rPr>
            <w:color w:val="000000" w:themeColor="text1"/>
          </w:rPr>
          <w:delText>a</w:delText>
        </w:r>
        <w:r w:rsidR="000D7709" w:rsidDel="0065733E">
          <w:rPr>
            <w:color w:val="000000" w:themeColor="text1"/>
          </w:rPr>
          <w:delText xml:space="preserve"> specific sub-hypothesis posits that </w:delText>
        </w:r>
      </w:del>
      <w:del w:id="378" w:author="Louie Yang" w:date="2016-11-23T12:44:00Z">
        <w:r w:rsidR="007863F1" w:rsidDel="0065733E">
          <w:rPr>
            <w:color w:val="000000" w:themeColor="text1"/>
          </w:rPr>
          <w:delText xml:space="preserve">some </w:delText>
        </w:r>
      </w:del>
      <w:r w:rsidR="000D7709">
        <w:rPr>
          <w:color w:val="000000" w:themeColor="text1"/>
        </w:rPr>
        <w:t xml:space="preserve">long-distance migrants </w:t>
      </w:r>
      <w:del w:id="379" w:author="Louie Yang" w:date="2016-11-23T12:43:00Z">
        <w:r w:rsidR="007863F1" w:rsidDel="0065733E">
          <w:rPr>
            <w:color w:val="000000" w:themeColor="text1"/>
          </w:rPr>
          <w:delText>are</w:delText>
        </w:r>
        <w:r w:rsidR="000D7709" w:rsidDel="0065733E">
          <w:rPr>
            <w:color w:val="000000" w:themeColor="text1"/>
          </w:rPr>
          <w:delText xml:space="preserve"> particularly dependent</w:delText>
        </w:r>
      </w:del>
      <w:ins w:id="380" w:author="Louie Yang" w:date="2016-11-23T12:48:00Z">
        <w:r w:rsidR="0065733E">
          <w:rPr>
            <w:color w:val="000000" w:themeColor="text1"/>
          </w:rPr>
          <w:t>have been hypothesized to place greater emphasis on</w:t>
        </w:r>
      </w:ins>
      <w:r w:rsidR="000D7709">
        <w:rPr>
          <w:color w:val="000000" w:themeColor="text1"/>
        </w:rPr>
        <w:t xml:space="preserve"> </w:t>
      </w:r>
      <w:del w:id="381" w:author="Louie Yang" w:date="2016-11-23T12:45:00Z">
        <w:r w:rsidR="000D7709" w:rsidDel="0065733E">
          <w:rPr>
            <w:color w:val="000000" w:themeColor="text1"/>
          </w:rPr>
          <w:delText xml:space="preserve">on </w:delText>
        </w:r>
      </w:del>
      <w:r w:rsidR="000D7709">
        <w:rPr>
          <w:color w:val="000000" w:themeColor="text1"/>
        </w:rPr>
        <w:t>photoperiodic cues</w:t>
      </w:r>
      <w:r w:rsidR="00893EED">
        <w:rPr>
          <w:color w:val="000000" w:themeColor="text1"/>
        </w:rPr>
        <w:t xml:space="preserve"> and endogenous circannual rhythms</w:t>
      </w:r>
      <w:ins w:id="382" w:author="Louie Yang" w:date="2016-11-23T12:45:00Z">
        <w:r w:rsidR="0065733E">
          <w:rPr>
            <w:color w:val="000000" w:themeColor="text1"/>
          </w:rPr>
          <w:t xml:space="preserve">, </w:t>
        </w:r>
      </w:ins>
      <w:del w:id="383" w:author="Louie Yang" w:date="2016-11-23T12:45:00Z">
        <w:r w:rsidR="000D7709" w:rsidDel="0065733E">
          <w:rPr>
            <w:color w:val="000000" w:themeColor="text1"/>
          </w:rPr>
          <w:delText xml:space="preserve"> </w:delText>
        </w:r>
      </w:del>
      <w:r w:rsidR="000D7709">
        <w:rPr>
          <w:color w:val="000000" w:themeColor="text1"/>
        </w:rPr>
        <w:t xml:space="preserve">and are therefore </w:t>
      </w:r>
      <w:del w:id="384" w:author="Louie Yang" w:date="2016-11-23T12:45:00Z">
        <w:r w:rsidR="00D768C9" w:rsidDel="0065733E">
          <w:rPr>
            <w:color w:val="000000" w:themeColor="text1"/>
          </w:rPr>
          <w:delText>more fundamentally</w:delText>
        </w:r>
      </w:del>
      <w:ins w:id="385" w:author="Louie Yang" w:date="2016-11-23T12:45:00Z">
        <w:r w:rsidR="0065733E">
          <w:rPr>
            <w:color w:val="000000" w:themeColor="text1"/>
          </w:rPr>
          <w:t>more likely to be</w:t>
        </w:r>
      </w:ins>
      <w:ins w:id="386" w:author="Louie Yang" w:date="2016-11-23T12:43:00Z">
        <w:r w:rsidR="0065733E">
          <w:rPr>
            <w:color w:val="000000" w:themeColor="text1"/>
          </w:rPr>
          <w:t xml:space="preserve"> </w:t>
        </w:r>
      </w:ins>
      <w:ins w:id="387" w:author="Louie Yang" w:date="2016-11-23T12:45:00Z">
        <w:r w:rsidR="0065733E">
          <w:rPr>
            <w:color w:val="000000" w:themeColor="text1"/>
          </w:rPr>
          <w:t xml:space="preserve">mechanistically </w:t>
        </w:r>
      </w:ins>
      <w:del w:id="388" w:author="Louie Yang" w:date="2016-11-23T12:43:00Z">
        <w:r w:rsidR="00D768C9" w:rsidDel="0065733E">
          <w:rPr>
            <w:color w:val="000000" w:themeColor="text1"/>
          </w:rPr>
          <w:delText xml:space="preserve"> and mechanistically </w:delText>
        </w:r>
      </w:del>
      <w:r w:rsidR="000D7709">
        <w:rPr>
          <w:color w:val="000000" w:themeColor="text1"/>
        </w:rPr>
        <w:t xml:space="preserve">constrained in their ability to respond to changing </w:t>
      </w:r>
      <w:r w:rsidR="00893EED">
        <w:rPr>
          <w:color w:val="000000" w:themeColor="text1"/>
        </w:rPr>
        <w:t xml:space="preserve">environmental </w:t>
      </w:r>
      <w:r w:rsidR="000D7709">
        <w:rPr>
          <w:color w:val="000000" w:themeColor="text1"/>
        </w:rPr>
        <w:t>conditions</w:t>
      </w:r>
      <w:ins w:id="389" w:author="Louie Yang" w:date="2016-11-23T12:45:00Z">
        <w:r w:rsidR="0065733E">
          <w:rPr>
            <w:color w:val="000000" w:themeColor="text1"/>
          </w:rPr>
          <w:t xml:space="preserve"> </w:t>
        </w:r>
      </w:ins>
      <w:r w:rsidR="0047750B">
        <w:rPr>
          <w:color w:val="000000" w:themeColor="text1"/>
        </w:rPr>
        <w:fldChar w:fldCharType="begin">
          <w:fldData xml:space="preserve">PEVuZE5vdGU+PENpdGU+PEF1dGhvcj5CdXRsZXI8L0F1dGhvcj48WWVhcj4yMDAzPC9ZZWFyPjxS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</w:fldData>
        </w:fldChar>
      </w:r>
      <w:r w:rsidR="00644C34">
        <w:rPr>
          <w:color w:val="000000" w:themeColor="text1"/>
        </w:rPr>
        <w:instrText xml:space="preserve"> ADDIN EN.CITE </w:instrText>
      </w:r>
      <w:r w:rsidR="0047750B">
        <w:rPr>
          <w:color w:val="000000" w:themeColor="text1"/>
        </w:rPr>
        <w:fldChar w:fldCharType="begin">
          <w:fldData xml:space="preserve">PEVuZE5vdGU+PENpdGU+PEF1dGhvcj5CdXRsZXI8L0F1dGhvcj48WWVhcj4yMDAzPC9ZZWFyPjxS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</w:fldData>
        </w:fldChar>
      </w:r>
      <w:r w:rsidR="00644C3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644C34">
        <w:rPr>
          <w:noProof/>
          <w:color w:val="000000" w:themeColor="text1"/>
        </w:rPr>
        <w:t>(Gwinner 1996; Both &amp; Visser 2001; Butler 2003)</w:t>
      </w:r>
      <w:r w:rsidR="0047750B">
        <w:rPr>
          <w:color w:val="000000" w:themeColor="text1"/>
        </w:rPr>
        <w:fldChar w:fldCharType="end"/>
      </w:r>
      <w:r w:rsidR="00644C34">
        <w:rPr>
          <w:color w:val="000000" w:themeColor="text1"/>
        </w:rPr>
        <w:t xml:space="preserve"> but see </w:t>
      </w:r>
      <w:r w:rsidR="0047750B">
        <w:rPr>
          <w:color w:val="000000" w:themeColor="text1"/>
        </w:rPr>
        <w:fldChar w:fldCharType="begin">
          <w:fldData xml:space="preserve">PEVuZE5vdGU+PENpdGU+PEF1dGhvcj5Cb3RoPC9BdXRob3I+PFllYXI+MjAxMDwvWWVhcj48UmVj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</w:fldData>
        </w:fldChar>
      </w:r>
      <w:r w:rsidR="00644C34">
        <w:rPr>
          <w:color w:val="000000" w:themeColor="text1"/>
        </w:rPr>
        <w:instrText xml:space="preserve"> ADDIN EN.CITE </w:instrText>
      </w:r>
      <w:r w:rsidR="0047750B">
        <w:rPr>
          <w:color w:val="000000" w:themeColor="text1"/>
        </w:rPr>
        <w:fldChar w:fldCharType="begin">
          <w:fldData xml:space="preserve">PEVuZE5vdGU+PENpdGU+PEF1dGhvcj5Cb3RoPC9BdXRob3I+PFllYXI+MjAxMDwvWWVhcj48UmVj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</w:fldData>
        </w:fldChar>
      </w:r>
      <w:r w:rsidR="00644C3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644C34">
        <w:rPr>
          <w:noProof/>
          <w:color w:val="000000" w:themeColor="text1"/>
        </w:rPr>
        <w:t>(Jonzén</w:t>
      </w:r>
      <w:r w:rsidR="00644C34" w:rsidRPr="00644C34">
        <w:rPr>
          <w:i/>
          <w:noProof/>
          <w:color w:val="000000" w:themeColor="text1"/>
        </w:rPr>
        <w:t xml:space="preserve"> et al.</w:t>
      </w:r>
      <w:r w:rsidR="00644C34">
        <w:rPr>
          <w:noProof/>
          <w:color w:val="000000" w:themeColor="text1"/>
        </w:rPr>
        <w:t xml:space="preserve"> 2006; Both 2010)</w:t>
      </w:r>
      <w:r w:rsidR="0047750B">
        <w:rPr>
          <w:color w:val="000000" w:themeColor="text1"/>
        </w:rPr>
        <w:fldChar w:fldCharType="end"/>
      </w:r>
      <w:r w:rsidR="000D7709">
        <w:rPr>
          <w:color w:val="000000" w:themeColor="text1"/>
        </w:rPr>
        <w:t xml:space="preserve">. </w:t>
      </w:r>
      <w:r w:rsidR="00CD3359">
        <w:rPr>
          <w:color w:val="000000" w:themeColor="text1"/>
        </w:rPr>
        <w:t>Thus</w:t>
      </w:r>
      <w:r w:rsidR="004449D0" w:rsidRPr="00FB2CED">
        <w:rPr>
          <w:color w:val="000000" w:themeColor="text1"/>
        </w:rPr>
        <w:t xml:space="preserve">, </w:t>
      </w:r>
      <w:ins w:id="390" w:author="Louie Yang" w:date="2016-11-23T12:49:00Z">
        <w:r w:rsidR="0065733E">
          <w:rPr>
            <w:color w:val="000000" w:themeColor="text1"/>
          </w:rPr>
          <w:t xml:space="preserve">long-distance migrants </w:t>
        </w:r>
      </w:ins>
      <w:ins w:id="391" w:author="Louie Yang" w:date="2016-11-23T12:51:00Z">
        <w:r w:rsidR="003107C5">
          <w:rPr>
            <w:color w:val="000000" w:themeColor="text1"/>
          </w:rPr>
          <w:t xml:space="preserve">would be expected to </w:t>
        </w:r>
      </w:ins>
      <w:del w:id="392" w:author="Louie Yang" w:date="2016-11-23T12:51:00Z">
        <w:r w:rsidR="006F4230" w:rsidDel="003107C5">
          <w:rPr>
            <w:color w:val="000000" w:themeColor="text1"/>
          </w:rPr>
          <w:delText>a decline in information quality with distance, potentially combined</w:delText>
        </w:r>
      </w:del>
      <w:del w:id="393" w:author="Louie Yang" w:date="2016-11-23T12:50:00Z">
        <w:r w:rsidR="006F4230" w:rsidDel="0065733E">
          <w:rPr>
            <w:color w:val="000000" w:themeColor="text1"/>
          </w:rPr>
          <w:delText xml:space="preserve"> with a greater emphasis on photoperiodic cues and endogenous rhythms</w:delText>
        </w:r>
      </w:del>
      <w:del w:id="394" w:author="Louie Yang" w:date="2016-11-23T12:51:00Z">
        <w:r w:rsidR="006F4230" w:rsidDel="003107C5">
          <w:rPr>
            <w:color w:val="000000" w:themeColor="text1"/>
          </w:rPr>
          <w:delText xml:space="preserve">, suggests that </w:delText>
        </w:r>
      </w:del>
      <w:del w:id="395" w:author="Louie Yang" w:date="2016-11-23T12:49:00Z">
        <w:r w:rsidR="00D768C9" w:rsidDel="0065733E">
          <w:rPr>
            <w:color w:val="000000" w:themeColor="text1"/>
          </w:rPr>
          <w:delText xml:space="preserve">long-distance migrants </w:delText>
        </w:r>
      </w:del>
      <w:del w:id="396" w:author="Louie Yang" w:date="2016-11-23T12:51:00Z">
        <w:r w:rsidR="00CD3359" w:rsidDel="003107C5">
          <w:rPr>
            <w:color w:val="000000" w:themeColor="text1"/>
          </w:rPr>
          <w:delText>are</w:delText>
        </w:r>
        <w:r w:rsidR="00CD3359" w:rsidRPr="00FB2CED" w:rsidDel="003107C5">
          <w:rPr>
            <w:color w:val="000000" w:themeColor="text1"/>
          </w:rPr>
          <w:delText xml:space="preserve"> </w:delText>
        </w:r>
        <w:r w:rsidR="006F4230" w:rsidDel="003107C5">
          <w:rPr>
            <w:color w:val="000000" w:themeColor="text1"/>
          </w:rPr>
          <w:delText xml:space="preserve">likely to </w:delText>
        </w:r>
      </w:del>
      <w:r w:rsidR="006F4230">
        <w:rPr>
          <w:color w:val="000000" w:themeColor="text1"/>
        </w:rPr>
        <w:t xml:space="preserve">show smaller phenological shifts </w:t>
      </w:r>
      <w:ins w:id="397" w:author="Louie Yang" w:date="2016-11-23T12:51:00Z">
        <w:r w:rsidR="003107C5">
          <w:rPr>
            <w:color w:val="000000" w:themeColor="text1"/>
          </w:rPr>
          <w:t>(</w:t>
        </w:r>
      </w:ins>
      <w:r w:rsidR="006F4230">
        <w:rPr>
          <w:color w:val="000000" w:themeColor="text1"/>
        </w:rPr>
        <w:t>and consequently more phenological mismatch</w:t>
      </w:r>
      <w:ins w:id="398" w:author="Louie Yang" w:date="2016-11-23T12:51:00Z">
        <w:r w:rsidR="003107C5">
          <w:rPr>
            <w:color w:val="000000" w:themeColor="text1"/>
          </w:rPr>
          <w:t>)</w:t>
        </w:r>
      </w:ins>
      <w:r w:rsidR="006F4230">
        <w:rPr>
          <w:color w:val="000000" w:themeColor="text1"/>
        </w:rPr>
        <w:t xml:space="preserve"> with their destination habitats under climate change.</w:t>
      </w:r>
      <w:r w:rsidR="000F0180">
        <w:rPr>
          <w:color w:val="000000" w:themeColor="text1"/>
        </w:rPr>
        <w:t xml:space="preserve"> </w:t>
      </w:r>
      <w:r w:rsidR="00D768C9">
        <w:rPr>
          <w:color w:val="000000" w:themeColor="text1"/>
        </w:rPr>
        <w:t xml:space="preserve"> </w:t>
      </w:r>
    </w:p>
    <w:p w14:paraId="343B085E" w14:textId="6CD8CDD1" w:rsidR="00342DF9" w:rsidRDefault="00757D7F" w:rsidP="00013551">
      <w:pPr>
        <w:pStyle w:val="Normal1"/>
        <w:spacing w:before="100" w:beforeAutospacing="1" w:after="100" w:afterAutospacing="1" w:line="480" w:lineRule="auto"/>
        <w:rPr>
          <w:color w:val="000000" w:themeColor="text1"/>
        </w:rPr>
      </w:pPr>
      <w:commentRangeStart w:id="399"/>
      <w:r>
        <w:rPr>
          <w:color w:val="000000" w:themeColor="text1"/>
        </w:rPr>
        <w:lastRenderedPageBreak/>
        <w:t>In theory, l</w:t>
      </w:r>
      <w:r w:rsidR="007863F1">
        <w:rPr>
          <w:color w:val="000000" w:themeColor="text1"/>
        </w:rPr>
        <w:t xml:space="preserve">ong-distance migrants </w:t>
      </w:r>
      <w:r>
        <w:rPr>
          <w:color w:val="000000" w:themeColor="text1"/>
        </w:rPr>
        <w:t xml:space="preserve">may be able to adjust the timing of their arrival to reduce phenological mismatch </w:t>
      </w:r>
      <w:r w:rsidR="007863F1">
        <w:rPr>
          <w:color w:val="000000" w:themeColor="text1"/>
        </w:rPr>
        <w:t xml:space="preserve">by using environmental cues </w:t>
      </w:r>
      <w:r w:rsidR="007863F1" w:rsidRPr="00795689">
        <w:rPr>
          <w:i/>
          <w:color w:val="000000" w:themeColor="text1"/>
        </w:rPr>
        <w:t>en route</w:t>
      </w:r>
      <w:commentRangeEnd w:id="399"/>
      <w:r w:rsidR="00644C34">
        <w:rPr>
          <w:i/>
          <w:color w:val="000000" w:themeColor="text1"/>
        </w:rPr>
        <w:t xml:space="preserve"> </w:t>
      </w:r>
      <w:r w:rsidR="0047750B" w:rsidRPr="00644C34">
        <w:rPr>
          <w:color w:val="000000" w:themeColor="text1"/>
        </w:rPr>
        <w:fldChar w:fldCharType="begin">
          <w:fldData xml:space="preserve">PEVuZE5vdGU+PENpdGU+PEF1dGhvcj5NYXJyYTwvQXV0aG9yPjxZZWFyPjIwMDU8L1llYXI+PFJl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</w:fldData>
        </w:fldChar>
      </w:r>
      <w:r w:rsidR="00644C34" w:rsidRPr="00644C34">
        <w:rPr>
          <w:color w:val="000000" w:themeColor="text1"/>
        </w:rPr>
        <w:instrText xml:space="preserve"> ADDIN EN.CITE </w:instrText>
      </w:r>
      <w:r w:rsidR="0047750B" w:rsidRPr="00644C34">
        <w:rPr>
          <w:color w:val="000000" w:themeColor="text1"/>
        </w:rPr>
        <w:fldChar w:fldCharType="begin">
          <w:fldData xml:space="preserve">PEVuZE5vdGU+PENpdGU+PEF1dGhvcj5NYXJyYTwvQXV0aG9yPjxZZWFyPjIwMDU8L1llYXI+PFJl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</w:fldData>
        </w:fldChar>
      </w:r>
      <w:r w:rsidR="00644C34" w:rsidRPr="00644C34">
        <w:rPr>
          <w:color w:val="000000" w:themeColor="text1"/>
        </w:rPr>
        <w:instrText xml:space="preserve"> ADDIN EN.CITE.DATA </w:instrText>
      </w:r>
      <w:r w:rsidR="0047750B" w:rsidRPr="00644C34">
        <w:rPr>
          <w:color w:val="000000" w:themeColor="text1"/>
        </w:rPr>
      </w:r>
      <w:r w:rsidR="0047750B" w:rsidRPr="00644C34">
        <w:rPr>
          <w:color w:val="000000" w:themeColor="text1"/>
        </w:rPr>
        <w:fldChar w:fldCharType="end"/>
      </w:r>
      <w:r w:rsidR="0047750B" w:rsidRPr="00644C34">
        <w:rPr>
          <w:color w:val="000000" w:themeColor="text1"/>
        </w:rPr>
      </w:r>
      <w:r w:rsidR="0047750B" w:rsidRPr="00644C34">
        <w:rPr>
          <w:color w:val="000000" w:themeColor="text1"/>
        </w:rPr>
        <w:fldChar w:fldCharType="separate"/>
      </w:r>
      <w:r w:rsidR="00644C34" w:rsidRPr="00644C34">
        <w:rPr>
          <w:noProof/>
          <w:color w:val="000000" w:themeColor="text1"/>
        </w:rPr>
        <w:t>(Marra et al. 2005; Tøttrup et al. 2008; Taylor et al. 2016)</w:t>
      </w:r>
      <w:r w:rsidR="0047750B" w:rsidRPr="00644C34">
        <w:rPr>
          <w:color w:val="000000" w:themeColor="text1"/>
        </w:rPr>
        <w:fldChar w:fldCharType="end"/>
      </w:r>
      <w:r w:rsidR="009B289B" w:rsidRPr="00644C34">
        <w:rPr>
          <w:rStyle w:val="CommentReference"/>
        </w:rPr>
        <w:commentReference w:id="399"/>
      </w:r>
      <w:r w:rsidRPr="00644C34">
        <w:rPr>
          <w:color w:val="000000" w:themeColor="text1"/>
        </w:rPr>
        <w:t xml:space="preserve">. </w:t>
      </w:r>
      <w:r w:rsidR="00F14BEF">
        <w:rPr>
          <w:color w:val="000000" w:themeColor="text1"/>
        </w:rPr>
        <w:t xml:space="preserve">In some cases, migratory animals may even be able to directly track improving local conditions along the migratory </w:t>
      </w:r>
      <w:commentRangeStart w:id="400"/>
      <w:r w:rsidR="00F14BEF">
        <w:rPr>
          <w:color w:val="000000" w:themeColor="text1"/>
        </w:rPr>
        <w:t xml:space="preserve">route (i.e., </w:t>
      </w:r>
      <w:r w:rsidR="00F14BEF" w:rsidRPr="00795689">
        <w:rPr>
          <w:i/>
          <w:color w:val="000000" w:themeColor="text1"/>
        </w:rPr>
        <w:t>the green wave hypothesis</w:t>
      </w:r>
      <w:r w:rsidR="00F14BEF">
        <w:rPr>
          <w:color w:val="000000" w:themeColor="text1"/>
        </w:rPr>
        <w:t xml:space="preserve">, </w:t>
      </w:r>
      <w:r w:rsidR="0047750B">
        <w:rPr>
          <w:color w:val="000000" w:themeColor="text1"/>
        </w:rPr>
        <w:fldChar w:fldCharType="begin">
          <w:fldData xml:space="preserve">PEVuZE5vdGU+PENpdGU+PEF1dGhvcj5Lb2x6c2NoPC9BdXRob3I+PFllYXI+MjAxNTwvWWVhcj48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</w:fldData>
        </w:fldChar>
      </w:r>
      <w:r w:rsidR="000F77F4">
        <w:rPr>
          <w:color w:val="000000" w:themeColor="text1"/>
        </w:rPr>
        <w:instrText xml:space="preserve"> ADDIN EN.CITE </w:instrText>
      </w:r>
      <w:r w:rsidR="0047750B">
        <w:rPr>
          <w:color w:val="000000" w:themeColor="text1"/>
        </w:rPr>
        <w:fldChar w:fldCharType="begin">
          <w:fldData xml:space="preserve">PEVuZE5vdGU+PENpdGU+PEF1dGhvcj5Lb2x6c2NoPC9BdXRob3I+PFllYXI+MjAxNTwvWWVhcj48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</w:fldData>
        </w:fldChar>
      </w:r>
      <w:r w:rsidR="000F77F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0F77F4">
        <w:rPr>
          <w:noProof/>
          <w:color w:val="000000" w:themeColor="text1"/>
        </w:rPr>
        <w:t>(Bischof</w:t>
      </w:r>
      <w:r w:rsidR="000F77F4" w:rsidRPr="00B73606">
        <w:rPr>
          <w:i/>
          <w:noProof/>
          <w:color w:val="000000" w:themeColor="text1"/>
        </w:rPr>
        <w:t xml:space="preserve"> et al.</w:t>
      </w:r>
      <w:r w:rsidR="000F77F4">
        <w:rPr>
          <w:noProof/>
          <w:color w:val="000000" w:themeColor="text1"/>
        </w:rPr>
        <w:t xml:space="preserve"> 2012; Kolzsch</w:t>
      </w:r>
      <w:r w:rsidR="000F77F4" w:rsidRPr="00B73606">
        <w:rPr>
          <w:i/>
          <w:noProof/>
          <w:color w:val="000000" w:themeColor="text1"/>
        </w:rPr>
        <w:t xml:space="preserve"> et al.</w:t>
      </w:r>
      <w:r w:rsidR="000F77F4">
        <w:rPr>
          <w:noProof/>
          <w:color w:val="000000" w:themeColor="text1"/>
        </w:rPr>
        <w:t xml:space="preserve"> 2015; Taylor</w:t>
      </w:r>
      <w:r w:rsidR="000F77F4" w:rsidRPr="00B73606">
        <w:rPr>
          <w:i/>
          <w:noProof/>
          <w:color w:val="000000" w:themeColor="text1"/>
        </w:rPr>
        <w:t xml:space="preserve"> et al.</w:t>
      </w:r>
      <w:r w:rsidR="000F77F4">
        <w:rPr>
          <w:noProof/>
          <w:color w:val="000000" w:themeColor="text1"/>
        </w:rPr>
        <w:t xml:space="preserve"> 2016)</w:t>
      </w:r>
      <w:r w:rsidR="0047750B">
        <w:rPr>
          <w:color w:val="000000" w:themeColor="text1"/>
        </w:rPr>
        <w:fldChar w:fldCharType="end"/>
      </w:r>
      <w:r w:rsidR="000F77F4">
        <w:rPr>
          <w:rStyle w:val="st"/>
        </w:rPr>
        <w:t>.</w:t>
      </w:r>
      <w:r w:rsidR="00F14BEF">
        <w:rPr>
          <w:color w:val="000000" w:themeColor="text1"/>
        </w:rPr>
        <w:t>).</w:t>
      </w:r>
      <w:commentRangeEnd w:id="400"/>
      <w:r w:rsidR="001D3B75">
        <w:rPr>
          <w:rStyle w:val="CommentReference"/>
        </w:rPr>
        <w:commentReference w:id="400"/>
      </w:r>
      <w:r w:rsidR="009B53FB">
        <w:rPr>
          <w:color w:val="000000" w:themeColor="text1"/>
        </w:rPr>
        <w:t xml:space="preserve"> In </w:t>
      </w:r>
      <w:del w:id="401" w:author="Louie Yang" w:date="2016-11-23T12:52:00Z">
        <w:r w:rsidR="009B53FB" w:rsidDel="003107C5">
          <w:rPr>
            <w:color w:val="000000" w:themeColor="text1"/>
          </w:rPr>
          <w:delText xml:space="preserve">this </w:delText>
        </w:r>
      </w:del>
      <w:ins w:id="402" w:author="Louie Yang" w:date="2016-11-23T12:52:00Z">
        <w:r w:rsidR="003107C5">
          <w:rPr>
            <w:color w:val="000000" w:themeColor="text1"/>
          </w:rPr>
          <w:t>these</w:t>
        </w:r>
        <w:r w:rsidR="003107C5">
          <w:rPr>
            <w:color w:val="000000" w:themeColor="text1"/>
          </w:rPr>
          <w:t xml:space="preserve"> </w:t>
        </w:r>
      </w:ins>
      <w:r w:rsidR="009B53FB">
        <w:rPr>
          <w:color w:val="000000" w:themeColor="text1"/>
        </w:rPr>
        <w:t>case</w:t>
      </w:r>
      <w:ins w:id="403" w:author="Louie Yang" w:date="2016-11-23T12:52:00Z">
        <w:r w:rsidR="003107C5">
          <w:rPr>
            <w:color w:val="000000" w:themeColor="text1"/>
          </w:rPr>
          <w:t>s</w:t>
        </w:r>
      </w:ins>
      <w:r w:rsidR="009B53FB">
        <w:rPr>
          <w:color w:val="000000" w:themeColor="text1"/>
        </w:rPr>
        <w:t>, s</w:t>
      </w:r>
      <w:r w:rsidR="00260AB6">
        <w:rPr>
          <w:color w:val="000000" w:themeColor="text1"/>
        </w:rPr>
        <w:t>pecies that are able to directly</w:t>
      </w:r>
      <w:r w:rsidR="00F3105D">
        <w:rPr>
          <w:color w:val="000000" w:themeColor="text1"/>
        </w:rPr>
        <w:t xml:space="preserve"> and frequently</w:t>
      </w:r>
      <w:r w:rsidR="00260AB6">
        <w:rPr>
          <w:color w:val="000000" w:themeColor="text1"/>
        </w:rPr>
        <w:t xml:space="preserve"> assess habitat quality</w:t>
      </w:r>
      <w:r w:rsidR="00F3105D">
        <w:rPr>
          <w:color w:val="000000" w:themeColor="text1"/>
        </w:rPr>
        <w:t xml:space="preserve"> throughout their migration would be expected to show minimal mismatch under changing conditions</w:t>
      </w:r>
      <w:ins w:id="404" w:author="Louie Yang" w:date="2016-11-23T12:53:00Z">
        <w:r w:rsidR="003107C5">
          <w:rPr>
            <w:color w:val="000000" w:themeColor="text1"/>
          </w:rPr>
          <w:t xml:space="preserve"> </w:t>
        </w:r>
      </w:ins>
      <w:r w:rsidR="0047750B">
        <w:rPr>
          <w:color w:val="000000" w:themeColor="text1"/>
        </w:rPr>
        <w:fldChar w:fldCharType="begin"/>
      </w:r>
      <w:r w:rsidR="000F77F4">
        <w:rPr>
          <w:color w:val="000000" w:themeColor="text1"/>
        </w:rPr>
        <w:instrText xml:space="preserve"> ADDIN EN.CITE &lt;EndNote&gt;&lt;Cite&gt;&lt;Author&gt;Taylor&lt;/Author&gt;&lt;Year&gt;2016&lt;/Year&gt;&lt;RecNum&gt;940&lt;/RecNum&gt;&lt;DisplayText&gt;(Taylor&lt;style face="italic"&gt; et al.&lt;/style&gt; 2016)&lt;/DisplayText&gt;&lt;record&gt;&lt;rec-number&gt;940&lt;/rec-number&gt;&lt;foreign-keys&gt;&lt;key app="EN" db-id="tswepwzphrdd5teef5upp92y9wxtxvpzzvrz" timestamp="1475605104"&gt;940&lt;/key&gt;&lt;/foreign-keys&gt;&lt;ref-type name="Journal Article"&gt;17&lt;/ref-type&gt;&lt;contributors&gt;&lt;authors&gt;&lt;author&gt;Taylor, C. M.&lt;/author&gt;&lt;author&gt;Laughlin, A. J.&lt;/author&gt;&lt;author&gt;Hall, R. J.&lt;/author&gt;&lt;/authors&gt;&lt;/contributors&gt;&lt;auth-address&gt;Department of Ecology and Evolutionary Biology, 400 Lindy Boggs Hall, Tulane University, 6823 St. Charles Ave., New Orleans, LA, 70118, USA.&amp;#xD;Department of Environmental Studies, CPO #2330, UNC Asheville, One University Heights, Asheville, NC 28804, USA.&amp;#xD;Odum School of Ecology and Department of Infectious Diseases, 140 E Green St, University of Georgia, Athens, GA, 30602, USA.&lt;/auth-address&gt;&lt;titles&gt;&lt;title&gt;The response of migratory populations to phenological change: a Migratory Flow Network modelling approach&lt;/title&gt;&lt;secondary-title&gt;J Anim Ecol&lt;/secondary-title&gt;&lt;alt-title&gt;The Journal of animal ecology&lt;/alt-title&gt;&lt;/titles&gt;&lt;periodical&gt;&lt;full-title&gt;J Anim Ecol&lt;/full-title&gt;&lt;/periodical&gt;&lt;pages&gt;648-59&lt;/pages&gt;&lt;volume&gt;85&lt;/volume&gt;&lt;number&gt;3&lt;/number&gt;&lt;edition&gt;2016/01/20&lt;/edition&gt;&lt;keywords&gt;&lt;keyword&gt;bird migration&lt;/keyword&gt;&lt;keyword&gt;climate change&lt;/keyword&gt;&lt;keyword&gt;hop&lt;/keyword&gt;&lt;keyword&gt;mismatch hypothesis&lt;/keyword&gt;&lt;keyword&gt;network model&lt;/keyword&gt;&lt;keyword&gt;skip and jump&lt;/keyword&gt;&lt;/keywords&gt;&lt;dates&gt;&lt;year&gt;2016&lt;/year&gt;&lt;pub-dates&gt;&lt;date&gt;May&lt;/date&gt;&lt;/pub-dates&gt;&lt;/dates&gt;&lt;isbn&gt;0021-8790&lt;/isbn&gt;&lt;accession-num&gt;26782029&lt;/accession-num&gt;&lt;urls&gt;&lt;/urls&gt;&lt;electronic-resource-num&gt;10.1111/1365-2656.12494&lt;/electronic-resource-num&gt;&lt;remote-database-provider&gt;NLM&lt;/remote-database-provider&gt;&lt;language&gt;eng&lt;/language&gt;&lt;/record&gt;&lt;/Cite&gt;&lt;/EndNote&gt;</w:instrText>
      </w:r>
      <w:r w:rsidR="0047750B">
        <w:rPr>
          <w:color w:val="000000" w:themeColor="text1"/>
        </w:rPr>
        <w:fldChar w:fldCharType="separate"/>
      </w:r>
      <w:r w:rsidR="000F77F4">
        <w:rPr>
          <w:noProof/>
          <w:color w:val="000000" w:themeColor="text1"/>
        </w:rPr>
        <w:t>(Taylor</w:t>
      </w:r>
      <w:r w:rsidR="000F77F4" w:rsidRPr="000F77F4">
        <w:rPr>
          <w:i/>
          <w:noProof/>
          <w:color w:val="000000" w:themeColor="text1"/>
        </w:rPr>
        <w:t xml:space="preserve"> et al.</w:t>
      </w:r>
      <w:r w:rsidR="000F77F4">
        <w:rPr>
          <w:noProof/>
          <w:color w:val="000000" w:themeColor="text1"/>
        </w:rPr>
        <w:t xml:space="preserve"> 2016)</w:t>
      </w:r>
      <w:r w:rsidR="0047750B">
        <w:rPr>
          <w:color w:val="000000" w:themeColor="text1"/>
        </w:rPr>
        <w:fldChar w:fldCharType="end"/>
      </w:r>
      <w:r w:rsidR="00F3105D">
        <w:rPr>
          <w:color w:val="000000" w:themeColor="text1"/>
        </w:rPr>
        <w:t xml:space="preserve">. </w:t>
      </w:r>
      <w:r>
        <w:rPr>
          <w:color w:val="000000" w:themeColor="text1"/>
        </w:rPr>
        <w:t>However</w:t>
      </w:r>
      <w:r w:rsidR="006F4230">
        <w:rPr>
          <w:color w:val="000000" w:themeColor="text1"/>
        </w:rPr>
        <w:t>,</w:t>
      </w:r>
      <w:r>
        <w:rPr>
          <w:color w:val="000000" w:themeColor="text1"/>
        </w:rPr>
        <w:t xml:space="preserve"> </w:t>
      </w:r>
      <w:r w:rsidR="007863F1">
        <w:rPr>
          <w:color w:val="000000" w:themeColor="text1"/>
        </w:rPr>
        <w:t xml:space="preserve">conditions </w:t>
      </w:r>
      <w:r w:rsidR="00260AB6">
        <w:rPr>
          <w:color w:val="000000" w:themeColor="text1"/>
        </w:rPr>
        <w:t xml:space="preserve">along the migratory route </w:t>
      </w:r>
      <w:r w:rsidR="007863F1">
        <w:rPr>
          <w:color w:val="000000" w:themeColor="text1"/>
        </w:rPr>
        <w:t xml:space="preserve">can also </w:t>
      </w:r>
      <w:r>
        <w:rPr>
          <w:color w:val="000000" w:themeColor="text1"/>
        </w:rPr>
        <w:t xml:space="preserve">drive or </w:t>
      </w:r>
      <w:r w:rsidR="007863F1">
        <w:rPr>
          <w:color w:val="000000" w:themeColor="text1"/>
        </w:rPr>
        <w:t xml:space="preserve">constrain </w:t>
      </w:r>
      <w:r>
        <w:rPr>
          <w:color w:val="000000" w:themeColor="text1"/>
        </w:rPr>
        <w:t>migration in ways that increase phenological mis-match</w:t>
      </w:r>
      <w:r w:rsidR="008131D4">
        <w:rPr>
          <w:color w:val="000000" w:themeColor="text1"/>
        </w:rPr>
        <w:t xml:space="preserve"> </w:t>
      </w:r>
      <w:r w:rsidR="0047750B">
        <w:rPr>
          <w:color w:val="000000" w:themeColor="text1"/>
        </w:rPr>
        <w:fldChar w:fldCharType="begin">
          <w:fldData xml:space="preserve">PEVuZE5vdGU+PENpdGU+PEF1dGhvcj5BaG9sYTwvQXV0aG9yPjxZZWFyPjIwMDQ8L1llYXI+PFJl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==
</w:fldData>
        </w:fldChar>
      </w:r>
      <w:r w:rsidR="000F77F4">
        <w:rPr>
          <w:color w:val="000000" w:themeColor="text1"/>
        </w:rPr>
        <w:instrText xml:space="preserve"> ADDIN EN.CITE </w:instrText>
      </w:r>
      <w:r w:rsidR="0047750B">
        <w:rPr>
          <w:color w:val="000000" w:themeColor="text1"/>
        </w:rPr>
        <w:fldChar w:fldCharType="begin">
          <w:fldData xml:space="preserve">PEVuZE5vdGU+PENpdGU+PEF1dGhvcj5BaG9sYTwvQXV0aG9yPjxZZWFyPjIwMDQ8L1llYXI+PFJl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==
</w:fldData>
        </w:fldChar>
      </w:r>
      <w:r w:rsidR="000F77F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0F77F4">
        <w:rPr>
          <w:noProof/>
          <w:color w:val="000000" w:themeColor="text1"/>
        </w:rPr>
        <w:t>(Ahola</w:t>
      </w:r>
      <w:r w:rsidR="000F77F4" w:rsidRPr="000F77F4">
        <w:rPr>
          <w:i/>
          <w:noProof/>
          <w:color w:val="000000" w:themeColor="text1"/>
        </w:rPr>
        <w:t xml:space="preserve"> et al.</w:t>
      </w:r>
      <w:r w:rsidR="000F77F4">
        <w:rPr>
          <w:noProof/>
          <w:color w:val="000000" w:themeColor="text1"/>
        </w:rPr>
        <w:t xml:space="preserve"> 2004; Both 2010; Robson &amp; Barriocanal 2011; Tøttrup</w:t>
      </w:r>
      <w:r w:rsidR="000F77F4" w:rsidRPr="000F77F4">
        <w:rPr>
          <w:i/>
          <w:noProof/>
          <w:color w:val="000000" w:themeColor="text1"/>
        </w:rPr>
        <w:t xml:space="preserve"> et al.</w:t>
      </w:r>
      <w:r w:rsidR="000F77F4">
        <w:rPr>
          <w:noProof/>
          <w:color w:val="000000" w:themeColor="text1"/>
        </w:rPr>
        <w:t xml:space="preserve"> 2012)</w:t>
      </w:r>
      <w:r w:rsidR="0047750B">
        <w:rPr>
          <w:color w:val="000000" w:themeColor="text1"/>
        </w:rPr>
        <w:fldChar w:fldCharType="end"/>
      </w:r>
      <w:r>
        <w:rPr>
          <w:color w:val="000000" w:themeColor="text1"/>
        </w:rPr>
        <w:t xml:space="preserve">. </w:t>
      </w:r>
      <w:r w:rsidR="00342DF9">
        <w:rPr>
          <w:color w:val="000000" w:themeColor="text1"/>
        </w:rPr>
        <w:t>For example, a study of the pied flycatcher (</w:t>
      </w:r>
      <w:r w:rsidR="00342DF9" w:rsidRPr="009C3B0D">
        <w:rPr>
          <w:rStyle w:val="st"/>
          <w:i/>
        </w:rPr>
        <w:t>Ficedula hypoleuca</w:t>
      </w:r>
      <w:r w:rsidR="00342DF9">
        <w:rPr>
          <w:rStyle w:val="st"/>
        </w:rPr>
        <w:t xml:space="preserve">) </w:t>
      </w:r>
      <w:r w:rsidR="008A7FDD">
        <w:rPr>
          <w:rStyle w:val="st"/>
        </w:rPr>
        <w:t xml:space="preserve">suggests that </w:t>
      </w:r>
      <w:r w:rsidR="008A7FDD">
        <w:rPr>
          <w:color w:val="000000" w:themeColor="text1"/>
        </w:rPr>
        <w:t xml:space="preserve">warmer </w:t>
      </w:r>
      <w:r w:rsidR="008A7FDD" w:rsidRPr="00FB2CED">
        <w:rPr>
          <w:color w:val="000000" w:themeColor="text1"/>
        </w:rPr>
        <w:t xml:space="preserve">early season conditions </w:t>
      </w:r>
      <w:del w:id="405" w:author="Louie Yang" w:date="2016-11-23T12:53:00Z">
        <w:r w:rsidR="008A7FDD" w:rsidRPr="00FB2CED" w:rsidDel="003107C5">
          <w:rPr>
            <w:color w:val="000000" w:themeColor="text1"/>
          </w:rPr>
          <w:delText>in Central Europe</w:delText>
        </w:r>
      </w:del>
      <w:ins w:id="406" w:author="Louie Yang" w:date="2016-11-23T12:53:00Z">
        <w:r w:rsidR="003107C5">
          <w:rPr>
            <w:color w:val="000000" w:themeColor="text1"/>
          </w:rPr>
          <w:t>along the migratory route</w:t>
        </w:r>
      </w:ins>
      <w:r w:rsidR="008A7FDD" w:rsidRPr="00FB2CED">
        <w:rPr>
          <w:color w:val="000000" w:themeColor="text1"/>
        </w:rPr>
        <w:t xml:space="preserve"> </w:t>
      </w:r>
      <w:r w:rsidR="008A7FDD">
        <w:rPr>
          <w:color w:val="000000" w:themeColor="text1"/>
        </w:rPr>
        <w:t xml:space="preserve">accelerated </w:t>
      </w:r>
      <w:del w:id="407" w:author="Louie Yang" w:date="2016-11-23T12:59:00Z">
        <w:r w:rsidR="008A7FDD" w:rsidRPr="00FB2CED" w:rsidDel="003107C5">
          <w:rPr>
            <w:color w:val="000000" w:themeColor="text1"/>
          </w:rPr>
          <w:delText>migration</w:delText>
        </w:r>
      </w:del>
      <w:ins w:id="408" w:author="Louie Yang" w:date="2016-11-23T12:59:00Z">
        <w:r w:rsidR="003107C5" w:rsidRPr="00FB2CED">
          <w:rPr>
            <w:color w:val="000000" w:themeColor="text1"/>
          </w:rPr>
          <w:t>migrat</w:t>
        </w:r>
        <w:r w:rsidR="003107C5">
          <w:rPr>
            <w:color w:val="000000" w:themeColor="text1"/>
          </w:rPr>
          <w:t>ory passage and arrival</w:t>
        </w:r>
      </w:ins>
      <w:del w:id="409" w:author="Louie Yang" w:date="2016-11-23T12:54:00Z">
        <w:r w:rsidR="008A7FDD" w:rsidRPr="00FB2CED" w:rsidDel="003107C5">
          <w:rPr>
            <w:color w:val="000000" w:themeColor="text1"/>
          </w:rPr>
          <w:delText xml:space="preserve"> to Finland</w:delText>
        </w:r>
      </w:del>
      <w:r w:rsidR="008A7FDD" w:rsidRPr="00FB2CED">
        <w:rPr>
          <w:color w:val="000000" w:themeColor="text1"/>
        </w:rPr>
        <w:t xml:space="preserve">, although </w:t>
      </w:r>
      <w:commentRangeStart w:id="410"/>
      <w:commentRangeStart w:id="411"/>
      <w:r w:rsidR="008A7FDD">
        <w:rPr>
          <w:color w:val="000000" w:themeColor="text1"/>
        </w:rPr>
        <w:t xml:space="preserve">the destination habitat </w:t>
      </w:r>
      <w:commentRangeEnd w:id="410"/>
      <w:r w:rsidR="009B289B">
        <w:rPr>
          <w:rStyle w:val="CommentReference"/>
        </w:rPr>
        <w:commentReference w:id="410"/>
      </w:r>
      <w:commentRangeEnd w:id="411"/>
      <w:r w:rsidR="003107C5">
        <w:rPr>
          <w:rStyle w:val="CommentReference"/>
        </w:rPr>
        <w:commentReference w:id="411"/>
      </w:r>
      <w:del w:id="412" w:author="Louie Yang" w:date="2016-11-23T12:55:00Z">
        <w:r w:rsidR="008A7FDD" w:rsidDel="003107C5">
          <w:rPr>
            <w:color w:val="000000" w:themeColor="text1"/>
          </w:rPr>
          <w:delText>has</w:delText>
        </w:r>
      </w:del>
      <w:ins w:id="413" w:author="Louie Yang" w:date="2016-11-23T12:55:00Z">
        <w:r w:rsidR="003107C5">
          <w:rPr>
            <w:color w:val="000000" w:themeColor="text1"/>
          </w:rPr>
          <w:t xml:space="preserve">did </w:t>
        </w:r>
      </w:ins>
      <w:del w:id="414" w:author="Louie Yang" w:date="2016-11-23T12:55:00Z">
        <w:r w:rsidR="008A7FDD" w:rsidRPr="00FB2CED" w:rsidDel="003107C5">
          <w:rPr>
            <w:color w:val="000000" w:themeColor="text1"/>
          </w:rPr>
          <w:delText xml:space="preserve"> </w:delText>
        </w:r>
      </w:del>
      <w:r w:rsidR="008A7FDD" w:rsidRPr="00FB2CED">
        <w:rPr>
          <w:color w:val="000000" w:themeColor="text1"/>
        </w:rPr>
        <w:t>not experience</w:t>
      </w:r>
      <w:del w:id="415" w:author="Louie Yang" w:date="2016-11-23T12:55:00Z">
        <w:r w:rsidR="008A7FDD" w:rsidRPr="00FB2CED" w:rsidDel="003107C5">
          <w:rPr>
            <w:color w:val="000000" w:themeColor="text1"/>
          </w:rPr>
          <w:delText>d</w:delText>
        </w:r>
      </w:del>
      <w:r w:rsidR="008A7FDD" w:rsidRPr="00FB2CED">
        <w:rPr>
          <w:color w:val="000000" w:themeColor="text1"/>
        </w:rPr>
        <w:t xml:space="preserve"> significant phenological </w:t>
      </w:r>
      <w:commentRangeStart w:id="416"/>
      <w:r w:rsidR="008A7FDD" w:rsidRPr="00FB2CED">
        <w:rPr>
          <w:color w:val="000000" w:themeColor="text1"/>
        </w:rPr>
        <w:t>advancement</w:t>
      </w:r>
      <w:commentRangeEnd w:id="416"/>
      <w:r w:rsidR="003107C5">
        <w:rPr>
          <w:rStyle w:val="CommentReference"/>
        </w:rPr>
        <w:commentReference w:id="416"/>
      </w:r>
      <w:ins w:id="417" w:author="Louie Yang" w:date="2016-11-23T12:57:00Z">
        <w:r w:rsidR="003107C5">
          <w:rPr>
            <w:color w:val="000000" w:themeColor="text1"/>
          </w:rPr>
          <w:t xml:space="preserve">. </w:t>
        </w:r>
      </w:ins>
      <w:del w:id="418" w:author="Louie Yang" w:date="2016-11-23T12:58:00Z">
        <w:r w:rsidR="00B73606" w:rsidDel="003107C5">
          <w:rPr>
            <w:color w:val="000000" w:themeColor="text1"/>
          </w:rPr>
          <w:delText xml:space="preserve"> </w:delText>
        </w:r>
      </w:del>
      <w:r w:rsidR="00B36825">
        <w:rPr>
          <w:rStyle w:val="st"/>
        </w:rPr>
        <w:t xml:space="preserve">In contrast, </w:t>
      </w:r>
      <w:r w:rsidR="0047750B">
        <w:rPr>
          <w:rStyle w:val="st"/>
        </w:rPr>
        <w:fldChar w:fldCharType="begin">
          <w:fldData xml:space="preserve">PEVuZE5vdGU+PENpdGUgQXV0aG9yWWVhcj0iMSI+PEF1dGhvcj5Uw7h0dHJ1cDwvQXV0aG9yPjxZ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</w:fldData>
        </w:fldChar>
      </w:r>
      <w:r w:rsidR="000F77F4">
        <w:rPr>
          <w:rStyle w:val="st"/>
        </w:rPr>
        <w:instrText xml:space="preserve"> ADDIN EN.CITE </w:instrText>
      </w:r>
      <w:r w:rsidR="0047750B">
        <w:rPr>
          <w:rStyle w:val="st"/>
        </w:rPr>
        <w:fldChar w:fldCharType="begin">
          <w:fldData xml:space="preserve">PEVuZE5vdGU+PENpdGUgQXV0aG9yWWVhcj0iMSI+PEF1dGhvcj5Uw7h0dHJ1cDwvQXV0aG9yPjxZ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</w:fldData>
        </w:fldChar>
      </w:r>
      <w:r w:rsidR="000F77F4">
        <w:rPr>
          <w:rStyle w:val="st"/>
        </w:rPr>
        <w:instrText xml:space="preserve"> ADDIN EN.CITE.DATA </w:instrText>
      </w:r>
      <w:r w:rsidR="0047750B">
        <w:rPr>
          <w:rStyle w:val="st"/>
        </w:rPr>
      </w:r>
      <w:r w:rsidR="0047750B">
        <w:rPr>
          <w:rStyle w:val="st"/>
        </w:rPr>
        <w:fldChar w:fldCharType="end"/>
      </w:r>
      <w:r w:rsidR="0047750B">
        <w:rPr>
          <w:rStyle w:val="st"/>
        </w:rPr>
      </w:r>
      <w:r w:rsidR="0047750B">
        <w:rPr>
          <w:rStyle w:val="st"/>
        </w:rPr>
        <w:fldChar w:fldCharType="separate"/>
      </w:r>
      <w:r w:rsidR="000F77F4">
        <w:rPr>
          <w:rStyle w:val="st"/>
          <w:noProof/>
        </w:rPr>
        <w:t>Tøttrup</w:t>
      </w:r>
      <w:r w:rsidR="000F77F4" w:rsidRPr="000F77F4">
        <w:rPr>
          <w:rStyle w:val="st"/>
          <w:i/>
          <w:noProof/>
        </w:rPr>
        <w:t xml:space="preserve"> et al.</w:t>
      </w:r>
      <w:r w:rsidR="000F77F4">
        <w:rPr>
          <w:rStyle w:val="st"/>
          <w:noProof/>
        </w:rPr>
        <w:t xml:space="preserve"> (2012)</w:t>
      </w:r>
      <w:r w:rsidR="0047750B">
        <w:rPr>
          <w:rStyle w:val="st"/>
        </w:rPr>
        <w:fldChar w:fldCharType="end"/>
      </w:r>
      <w:r w:rsidR="00B36825">
        <w:rPr>
          <w:rStyle w:val="st"/>
        </w:rPr>
        <w:t xml:space="preserve"> observed </w:t>
      </w:r>
      <w:r w:rsidR="00013551">
        <w:rPr>
          <w:rStyle w:val="st"/>
        </w:rPr>
        <w:t xml:space="preserve">two bird species showing prolonged migratory stop-overs in </w:t>
      </w:r>
      <w:r w:rsidR="00B36825">
        <w:rPr>
          <w:rStyle w:val="st"/>
        </w:rPr>
        <w:t xml:space="preserve">the Horn of Africa </w:t>
      </w:r>
      <w:r w:rsidR="00013551">
        <w:rPr>
          <w:rStyle w:val="st"/>
        </w:rPr>
        <w:t xml:space="preserve">and </w:t>
      </w:r>
      <w:r w:rsidR="008A7FDD">
        <w:rPr>
          <w:rStyle w:val="st"/>
        </w:rPr>
        <w:t xml:space="preserve">markedly </w:t>
      </w:r>
      <w:r w:rsidR="00013551">
        <w:rPr>
          <w:rStyle w:val="st"/>
        </w:rPr>
        <w:t xml:space="preserve">delayed arrival at breeding sites in Sweden in 2011, a pattern attributed </w:t>
      </w:r>
      <w:r w:rsidR="00B36825">
        <w:rPr>
          <w:rStyle w:val="st"/>
        </w:rPr>
        <w:t xml:space="preserve">to </w:t>
      </w:r>
      <w:r w:rsidR="00013551">
        <w:rPr>
          <w:rStyle w:val="st"/>
        </w:rPr>
        <w:t xml:space="preserve">extreme </w:t>
      </w:r>
      <w:r w:rsidR="00B36825">
        <w:rPr>
          <w:rStyle w:val="st"/>
        </w:rPr>
        <w:t xml:space="preserve">drought conditions along the migratory route. </w:t>
      </w:r>
      <w:r w:rsidR="00912C27">
        <w:rPr>
          <w:rStyle w:val="st"/>
        </w:rPr>
        <w:t xml:space="preserve">Further, </w:t>
      </w:r>
      <w:r w:rsidR="0047750B">
        <w:rPr>
          <w:rStyle w:val="st"/>
        </w:rPr>
        <w:fldChar w:fldCharType="begin"/>
      </w:r>
      <w:r w:rsidR="000F77F4">
        <w:rPr>
          <w:rStyle w:val="st"/>
        </w:rPr>
        <w:instrText xml:space="preserve"> ADDIN EN.CITE &lt;EndNote&gt;&lt;Cite AuthorYear="1"&gt;&lt;Author&gt;Both&lt;/Author&gt;&lt;Year&gt;2010&lt;/Year&gt;&lt;RecNum&gt;147&lt;/RecNum&gt;&lt;DisplayText&gt;Both (2010)&lt;/DisplayText&gt;&lt;record&gt;&lt;rec-number&gt;147&lt;/rec-number&gt;&lt;foreign-keys&gt;&lt;key app="EN" db-id="tswepwzphrdd5teef5upp92y9wxtxvpzzvrz" timestamp="1368212470"&gt;147&lt;/key&gt;&lt;/foreign-keys&gt;&lt;ref-type name="Journal Article"&gt;17&lt;/ref-type&gt;&lt;contributors&gt;&lt;authors&gt;&lt;author&gt;Both, C.&lt;/author&gt;&lt;/authors&gt;&lt;/contributors&gt;&lt;auth-address&gt;Netherlands Inst Ecol NIOO KNAW, NL-6666 ZG Heteren, Netherlands. Univ Groningen, Anim Ecol Grp, Ctr Ecol &amp;amp; Evolutionary Studies, NL-9750 AA Haren, Netherlands.&amp;#xD;Both, C (reprint author), Netherlands Inst Ecol NIOO KNAW, POB 40, NL-6666 ZG Heteren, Netherlands.&amp;#xD;c.both@rug.nl&lt;/auth-address&gt;&lt;titles&gt;&lt;title&gt;Flexibility of Timing of Avian Migration to Climate Change Masked by Environmental Constraints En Route&lt;/title&gt;&lt;secondary-title&gt;Current Biology&lt;/secondary-title&gt;&lt;alt-title&gt;Curr. Biol.&lt;/alt-title&gt;&lt;/titles&gt;&lt;periodical&gt;&lt;full-title&gt;Current Biology&lt;/full-title&gt;&lt;abbr-1&gt;Curr. Biol.&lt;/abbr-1&gt;&lt;/periodical&gt;&lt;alt-periodical&gt;&lt;full-title&gt;Current Biology&lt;/full-title&gt;&lt;abbr-1&gt;Curr. Biol.&lt;/abbr-1&gt;&lt;/alt-periodical&gt;&lt;pages&gt;243-248&lt;/pages&gt;&lt;volume&gt;20&lt;/volume&gt;&lt;number&gt;3&lt;/number&gt;&lt;keywords&gt;&lt;keyword&gt;flycatcher ficedula-hypoleuca&lt;/keyword&gt;&lt;keyword&gt;spring migration&lt;/keyword&gt;&lt;keyword&gt;breeding grounds&lt;/keyword&gt;&lt;keyword&gt;bird&lt;/keyword&gt;&lt;keyword&gt;arrival&lt;/keyword&gt;&lt;keyword&gt;temperature&lt;/keyword&gt;&lt;keyword&gt;phenology&lt;/keyword&gt;&lt;keyword&gt;selection&lt;/keyword&gt;&lt;keyword&gt;europe&lt;/keyword&gt;&lt;keyword&gt;dates&lt;/keyword&gt;&lt;/keywords&gt;&lt;dates&gt;&lt;year&gt;2010&lt;/year&gt;&lt;pub-dates&gt;&lt;date&gt;Feb&lt;/date&gt;&lt;/pub-dates&gt;&lt;/dates&gt;&lt;isbn&gt;0960-9822&lt;/isbn&gt;&lt;accession-num&gt;WOS:000274574100030&lt;/accession-num&gt;&lt;work-type&gt;Article&lt;/work-type&gt;&lt;urls&gt;&lt;related-urls&gt;&lt;url&gt;&amp;lt;Go to ISI&amp;gt;://WOS:000274574100030&lt;/url&gt;&lt;/related-urls&gt;&lt;/urls&gt;&lt;electronic-resource-num&gt;10.1016/j.cub.2009.11.074&lt;/electronic-resource-num&gt;&lt;language&gt;English&lt;/language&gt;&lt;/record&gt;&lt;/Cite&gt;&lt;/EndNote&gt;</w:instrText>
      </w:r>
      <w:r w:rsidR="0047750B">
        <w:rPr>
          <w:rStyle w:val="st"/>
        </w:rPr>
        <w:fldChar w:fldCharType="separate"/>
      </w:r>
      <w:r w:rsidR="000F77F4">
        <w:rPr>
          <w:rStyle w:val="st"/>
          <w:noProof/>
        </w:rPr>
        <w:t>Both (2010)</w:t>
      </w:r>
      <w:r w:rsidR="0047750B">
        <w:rPr>
          <w:rStyle w:val="st"/>
        </w:rPr>
        <w:fldChar w:fldCharType="end"/>
      </w:r>
      <w:r w:rsidR="00912C27">
        <w:rPr>
          <w:rStyle w:val="st"/>
        </w:rPr>
        <w:t xml:space="preserve"> observed that the migratory passage of pied</w:t>
      </w:r>
      <w:r w:rsidR="00912C27" w:rsidRPr="00912C27">
        <w:rPr>
          <w:color w:val="000000" w:themeColor="text1"/>
        </w:rPr>
        <w:t xml:space="preserve"> </w:t>
      </w:r>
      <w:r w:rsidR="00912C27">
        <w:rPr>
          <w:color w:val="000000" w:themeColor="text1"/>
        </w:rPr>
        <w:t xml:space="preserve">flycatchers through northern Africa has advanced with changing climatic conditions, while their arrival at the breeding grounds in western and central Europe </w:t>
      </w:r>
      <w:del w:id="419" w:author="Louie Yang" w:date="2016-11-23T13:00:00Z">
        <w:r w:rsidR="00912C27" w:rsidDel="003107C5">
          <w:rPr>
            <w:color w:val="000000" w:themeColor="text1"/>
          </w:rPr>
          <w:delText>has not</w:delText>
        </w:r>
        <w:r w:rsidR="00E104D4" w:rsidDel="003107C5">
          <w:rPr>
            <w:color w:val="000000" w:themeColor="text1"/>
          </w:rPr>
          <w:delText>,</w:delText>
        </w:r>
      </w:del>
      <w:ins w:id="420" w:author="Louie Yang" w:date="2016-11-23T13:00:00Z">
        <w:r w:rsidR="003107C5">
          <w:rPr>
            <w:color w:val="000000" w:themeColor="text1"/>
          </w:rPr>
          <w:t>remained unchanged,</w:t>
        </w:r>
      </w:ins>
      <w:r w:rsidR="00E104D4">
        <w:rPr>
          <w:color w:val="000000" w:themeColor="text1"/>
        </w:rPr>
        <w:t xml:space="preserve"> possibly due to compensatory constraints in the subsequent migration</w:t>
      </w:r>
      <w:r w:rsidR="00912C27">
        <w:rPr>
          <w:color w:val="000000" w:themeColor="text1"/>
        </w:rPr>
        <w:t>.</w:t>
      </w:r>
      <w:r w:rsidR="009B53FB">
        <w:rPr>
          <w:color w:val="000000" w:themeColor="text1"/>
        </w:rPr>
        <w:t xml:space="preserve"> T</w:t>
      </w:r>
      <w:r w:rsidR="00E104D4">
        <w:rPr>
          <w:color w:val="000000" w:themeColor="text1"/>
        </w:rPr>
        <w:t>hese three</w:t>
      </w:r>
      <w:r w:rsidR="008A7FDD">
        <w:rPr>
          <w:color w:val="000000" w:themeColor="text1"/>
        </w:rPr>
        <w:t xml:space="preserve"> </w:t>
      </w:r>
      <w:ins w:id="421" w:author="Louie Yang" w:date="2016-11-23T13:00:00Z">
        <w:r w:rsidR="003107C5">
          <w:rPr>
            <w:color w:val="000000" w:themeColor="text1"/>
          </w:rPr>
          <w:t xml:space="preserve">similar but </w:t>
        </w:r>
      </w:ins>
      <w:r w:rsidR="008A7FDD">
        <w:rPr>
          <w:color w:val="000000" w:themeColor="text1"/>
        </w:rPr>
        <w:t>contrasting</w:t>
      </w:r>
      <w:r w:rsidR="00E104D4">
        <w:rPr>
          <w:color w:val="000000" w:themeColor="text1"/>
        </w:rPr>
        <w:t xml:space="preserve"> examples suggest that </w:t>
      </w:r>
      <w:ins w:id="422" w:author="Louie Yang" w:date="2016-11-23T13:01:00Z">
        <w:r w:rsidR="00353848">
          <w:rPr>
            <w:color w:val="000000" w:themeColor="text1"/>
          </w:rPr>
          <w:t>climatic</w:t>
        </w:r>
        <w:r w:rsidR="00353848">
          <w:rPr>
            <w:color w:val="000000" w:themeColor="text1"/>
          </w:rPr>
          <w:t xml:space="preserve"> changes along the migratory route</w:t>
        </w:r>
        <w:r w:rsidR="00353848">
          <w:rPr>
            <w:color w:val="000000" w:themeColor="text1"/>
          </w:rPr>
          <w:t xml:space="preserve"> </w:t>
        </w:r>
      </w:ins>
      <w:del w:id="423" w:author="Louie Yang" w:date="2016-11-23T13:01:00Z">
        <w:r w:rsidR="00013551" w:rsidDel="00353848">
          <w:rPr>
            <w:color w:val="000000" w:themeColor="text1"/>
          </w:rPr>
          <w:delText xml:space="preserve">long-distance avian migrants to European breeding grounds </w:delText>
        </w:r>
        <w:r w:rsidR="00E104D4" w:rsidDel="00353848">
          <w:rPr>
            <w:color w:val="000000" w:themeColor="text1"/>
          </w:rPr>
          <w:delText>may</w:delText>
        </w:r>
        <w:r w:rsidR="00013551" w:rsidDel="00353848">
          <w:rPr>
            <w:color w:val="000000" w:themeColor="text1"/>
          </w:rPr>
          <w:delText xml:space="preserve"> show highly </w:delText>
        </w:r>
        <w:r w:rsidR="00013551" w:rsidRPr="009B53FB" w:rsidDel="00353848">
          <w:rPr>
            <w:color w:val="000000" w:themeColor="text1"/>
          </w:rPr>
          <w:delText>variable</w:delText>
        </w:r>
        <w:r w:rsidR="00013551" w:rsidDel="00353848">
          <w:rPr>
            <w:color w:val="000000" w:themeColor="text1"/>
          </w:rPr>
          <w:delText xml:space="preserve"> </w:delText>
        </w:r>
        <w:r w:rsidR="008A7FDD" w:rsidDel="00353848">
          <w:rPr>
            <w:color w:val="000000" w:themeColor="text1"/>
          </w:rPr>
          <w:delText>phenological responses</w:delText>
        </w:r>
        <w:r w:rsidR="00013551" w:rsidDel="00353848">
          <w:rPr>
            <w:color w:val="000000" w:themeColor="text1"/>
          </w:rPr>
          <w:delText xml:space="preserve"> to climate changes along the migratory route, including</w:delText>
        </w:r>
      </w:del>
      <w:ins w:id="424" w:author="Louie Yang" w:date="2016-11-23T13:01:00Z">
        <w:r w:rsidR="00353848">
          <w:rPr>
            <w:color w:val="000000" w:themeColor="text1"/>
          </w:rPr>
          <w:t>can result in</w:t>
        </w:r>
      </w:ins>
      <w:r w:rsidR="00013551">
        <w:rPr>
          <w:color w:val="000000" w:themeColor="text1"/>
        </w:rPr>
        <w:t xml:space="preserve"> advanced, delayed and unchanged arrival times</w:t>
      </w:r>
      <w:del w:id="425" w:author="Louie Yang" w:date="2016-11-23T13:01:00Z">
        <w:r w:rsidR="00013551" w:rsidDel="00353848">
          <w:rPr>
            <w:color w:val="000000" w:themeColor="text1"/>
          </w:rPr>
          <w:delText xml:space="preserve"> at their breeding grounds</w:delText>
        </w:r>
      </w:del>
      <w:r w:rsidR="00013551">
        <w:rPr>
          <w:color w:val="000000" w:themeColor="text1"/>
        </w:rPr>
        <w:t xml:space="preserve">. </w:t>
      </w:r>
      <w:del w:id="426" w:author="Louie Yang" w:date="2016-11-23T13:02:00Z">
        <w:r w:rsidR="00013551" w:rsidDel="00353848">
          <w:rPr>
            <w:color w:val="000000" w:themeColor="text1"/>
          </w:rPr>
          <w:delText>The</w:delText>
        </w:r>
        <w:r w:rsidR="008A7FDD" w:rsidDel="00353848">
          <w:rPr>
            <w:color w:val="000000" w:themeColor="text1"/>
          </w:rPr>
          <w:delText>se</w:delText>
        </w:r>
        <w:r w:rsidR="00013551" w:rsidDel="00353848">
          <w:rPr>
            <w:color w:val="000000" w:themeColor="text1"/>
          </w:rPr>
          <w:delText xml:space="preserve"> contrasting patterns </w:delText>
        </w:r>
        <w:r w:rsidR="00E104D4" w:rsidDel="00353848">
          <w:rPr>
            <w:color w:val="000000" w:themeColor="text1"/>
          </w:rPr>
          <w:delText xml:space="preserve">suggest </w:delText>
        </w:r>
        <w:r w:rsidR="008A7FDD" w:rsidDel="00353848">
          <w:rPr>
            <w:color w:val="000000" w:themeColor="text1"/>
          </w:rPr>
          <w:delText>that</w:delText>
        </w:r>
      </w:del>
      <w:ins w:id="427" w:author="Louie Yang" w:date="2016-11-23T13:02:00Z">
        <w:r w:rsidR="00353848">
          <w:rPr>
            <w:color w:val="000000" w:themeColor="text1"/>
          </w:rPr>
          <w:t>Thus,</w:t>
        </w:r>
      </w:ins>
      <w:r w:rsidR="00E104D4" w:rsidRPr="00FB2CED">
        <w:rPr>
          <w:color w:val="000000" w:themeColor="text1"/>
        </w:rPr>
        <w:t xml:space="preserve"> </w:t>
      </w:r>
      <w:ins w:id="428" w:author="Louie Yang" w:date="2016-11-23T13:03:00Z">
        <w:r w:rsidR="00353848">
          <w:rPr>
            <w:color w:val="000000" w:themeColor="text1"/>
          </w:rPr>
          <w:t xml:space="preserve">this suggests that </w:t>
        </w:r>
      </w:ins>
      <w:r w:rsidR="00E104D4" w:rsidRPr="00FB2CED">
        <w:rPr>
          <w:color w:val="000000" w:themeColor="text1"/>
        </w:rPr>
        <w:t xml:space="preserve">long-distance migrants </w:t>
      </w:r>
      <w:r w:rsidR="009B53FB">
        <w:rPr>
          <w:color w:val="000000" w:themeColor="text1"/>
        </w:rPr>
        <w:t>could</w:t>
      </w:r>
      <w:r w:rsidR="009B53FB" w:rsidRPr="00FB2CED">
        <w:rPr>
          <w:color w:val="000000" w:themeColor="text1"/>
        </w:rPr>
        <w:t xml:space="preserve"> </w:t>
      </w:r>
      <w:r w:rsidR="00E104D4" w:rsidRPr="00FB2CED">
        <w:rPr>
          <w:color w:val="000000" w:themeColor="text1"/>
        </w:rPr>
        <w:t xml:space="preserve">show greater </w:t>
      </w:r>
      <w:r w:rsidR="00E104D4" w:rsidRPr="009C3B0D">
        <w:rPr>
          <w:i/>
          <w:color w:val="000000" w:themeColor="text1"/>
        </w:rPr>
        <w:t>variability</w:t>
      </w:r>
      <w:r w:rsidR="00E104D4" w:rsidRPr="00FB2CED">
        <w:rPr>
          <w:color w:val="000000" w:themeColor="text1"/>
        </w:rPr>
        <w:t xml:space="preserve"> in phenological shifts</w:t>
      </w:r>
      <w:ins w:id="429" w:author="Louie Yang" w:date="2016-11-23T13:03:00Z">
        <w:r w:rsidR="00353848" w:rsidRPr="00353848">
          <w:rPr>
            <w:color w:val="000000" w:themeColor="text1"/>
          </w:rPr>
          <w:t xml:space="preserve"> </w:t>
        </w:r>
        <w:r w:rsidR="00353848">
          <w:rPr>
            <w:color w:val="000000" w:themeColor="text1"/>
          </w:rPr>
          <w:t>result</w:t>
        </w:r>
        <w:r w:rsidR="00353848">
          <w:rPr>
            <w:color w:val="000000" w:themeColor="text1"/>
          </w:rPr>
          <w:t>ing</w:t>
        </w:r>
        <w:r w:rsidR="00353848">
          <w:rPr>
            <w:color w:val="000000" w:themeColor="text1"/>
          </w:rPr>
          <w:t xml:space="preserve"> from the accumulated effects of variable conditions </w:t>
        </w:r>
        <w:r w:rsidR="00353848" w:rsidRPr="00557395">
          <w:rPr>
            <w:i/>
            <w:color w:val="000000" w:themeColor="text1"/>
          </w:rPr>
          <w:t>en route</w:t>
        </w:r>
      </w:ins>
      <w:r w:rsidR="00E104D4" w:rsidRPr="00FB2CED">
        <w:rPr>
          <w:color w:val="000000" w:themeColor="text1"/>
        </w:rPr>
        <w:t>, rather than a clear pattern of earlier or later arrival</w:t>
      </w:r>
      <w:r w:rsidR="003C55A8">
        <w:rPr>
          <w:color w:val="000000" w:themeColor="text1"/>
        </w:rPr>
        <w:t xml:space="preserve">. </w:t>
      </w:r>
      <w:del w:id="430" w:author="Louie Yang" w:date="2016-11-23T13:04:00Z">
        <w:r w:rsidR="003C55A8" w:rsidDel="00353848">
          <w:rPr>
            <w:color w:val="000000" w:themeColor="text1"/>
          </w:rPr>
          <w:delText xml:space="preserve">In part, </w:delText>
        </w:r>
        <w:r w:rsidR="00F174FE" w:rsidDel="00353848">
          <w:rPr>
            <w:color w:val="000000" w:themeColor="text1"/>
          </w:rPr>
          <w:delText xml:space="preserve">a pattern of </w:delText>
        </w:r>
        <w:r w:rsidR="003C55A8" w:rsidDel="00353848">
          <w:rPr>
            <w:color w:val="000000" w:themeColor="text1"/>
          </w:rPr>
          <w:delText>increased phenological variability with increased migratory distance could</w:delText>
        </w:r>
      </w:del>
      <w:del w:id="431" w:author="Louie Yang" w:date="2016-11-23T13:03:00Z">
        <w:r w:rsidR="003C55A8" w:rsidDel="00353848">
          <w:rPr>
            <w:color w:val="000000" w:themeColor="text1"/>
          </w:rPr>
          <w:delText xml:space="preserve"> result from the accumulated effects of variable conditions </w:delText>
        </w:r>
        <w:r w:rsidR="003C55A8" w:rsidRPr="00557395" w:rsidDel="00353848">
          <w:rPr>
            <w:i/>
            <w:color w:val="000000" w:themeColor="text1"/>
          </w:rPr>
          <w:delText>en</w:delText>
        </w:r>
        <w:r w:rsidR="009B53FB" w:rsidRPr="00557395" w:rsidDel="00353848">
          <w:rPr>
            <w:i/>
            <w:color w:val="000000" w:themeColor="text1"/>
          </w:rPr>
          <w:delText xml:space="preserve"> </w:delText>
        </w:r>
        <w:r w:rsidR="003C55A8" w:rsidRPr="00557395" w:rsidDel="00353848">
          <w:rPr>
            <w:i/>
            <w:color w:val="000000" w:themeColor="text1"/>
          </w:rPr>
          <w:delText>route</w:delText>
        </w:r>
      </w:del>
      <w:del w:id="432" w:author="Louie Yang" w:date="2016-11-23T13:04:00Z">
        <w:r w:rsidR="00F174FE" w:rsidDel="00353848">
          <w:rPr>
            <w:color w:val="000000" w:themeColor="text1"/>
          </w:rPr>
          <w:delText xml:space="preserve">, especially if climate change decouples past correlations between cues and conditions. </w:delText>
        </w:r>
      </w:del>
      <w:r w:rsidR="003C55A8">
        <w:rPr>
          <w:color w:val="000000" w:themeColor="text1"/>
        </w:rPr>
        <w:t>Taken together</w:t>
      </w:r>
      <w:r w:rsidR="00F3105D">
        <w:rPr>
          <w:color w:val="000000" w:themeColor="text1"/>
        </w:rPr>
        <w:t xml:space="preserve">, </w:t>
      </w:r>
      <w:r w:rsidR="001E65D3">
        <w:rPr>
          <w:color w:val="000000" w:themeColor="text1"/>
        </w:rPr>
        <w:t xml:space="preserve">these examples suggest that </w:t>
      </w:r>
      <w:r w:rsidR="00F3105D">
        <w:rPr>
          <w:color w:val="000000" w:themeColor="text1"/>
        </w:rPr>
        <w:t xml:space="preserve">species that are able to track gradually changing conditions </w:t>
      </w:r>
      <w:r w:rsidR="001E65D3">
        <w:rPr>
          <w:color w:val="000000" w:themeColor="text1"/>
        </w:rPr>
        <w:t xml:space="preserve">frequently throughout their </w:t>
      </w:r>
      <w:r w:rsidR="00F3105D">
        <w:rPr>
          <w:color w:val="000000" w:themeColor="text1"/>
        </w:rPr>
        <w:t>migratory route</w:t>
      </w:r>
      <w:r w:rsidR="001E65D3">
        <w:rPr>
          <w:color w:val="000000" w:themeColor="text1"/>
        </w:rPr>
        <w:t xml:space="preserve"> </w:t>
      </w:r>
      <w:del w:id="433" w:author="Louie Yang" w:date="2016-11-23T13:04:00Z">
        <w:r w:rsidR="001E65D3" w:rsidDel="00353848">
          <w:rPr>
            <w:color w:val="000000" w:themeColor="text1"/>
          </w:rPr>
          <w:delText>are likely</w:delText>
        </w:r>
      </w:del>
      <w:ins w:id="434" w:author="Louie Yang" w:date="2016-11-23T13:04:00Z">
        <w:r w:rsidR="00353848">
          <w:rPr>
            <w:color w:val="000000" w:themeColor="text1"/>
          </w:rPr>
          <w:t>may be able</w:t>
        </w:r>
      </w:ins>
      <w:r w:rsidR="001E65D3">
        <w:rPr>
          <w:color w:val="000000" w:themeColor="text1"/>
        </w:rPr>
        <w:t xml:space="preserve"> to minimize phenological mismatch, while those that migrate </w:t>
      </w:r>
      <w:r w:rsidR="001E65D3">
        <w:rPr>
          <w:color w:val="000000" w:themeColor="text1"/>
        </w:rPr>
        <w:lastRenderedPageBreak/>
        <w:t xml:space="preserve">through regions that are climatically distinct from their destination habitat are more likely to experience phenological mismatch at their destination habitat. </w:t>
      </w:r>
    </w:p>
    <w:p w14:paraId="57BCD404" w14:textId="03F632DF" w:rsidR="004431FA" w:rsidRDefault="00A64C70" w:rsidP="00013551">
      <w:pPr>
        <w:pStyle w:val="Normal1"/>
        <w:spacing w:before="100" w:beforeAutospacing="1" w:after="100" w:afterAutospacing="1" w:line="480" w:lineRule="auto"/>
        <w:rPr>
          <w:color w:val="000000" w:themeColor="text1"/>
        </w:rPr>
      </w:pPr>
      <w:commentRangeStart w:id="435"/>
      <w:commentRangeStart w:id="436"/>
      <w:commentRangeStart w:id="437"/>
      <w:commentRangeStart w:id="438"/>
      <w:r>
        <w:rPr>
          <w:color w:val="000000" w:themeColor="text1"/>
        </w:rPr>
        <w:t>Early</w:t>
      </w:r>
      <w:r w:rsidR="004431FA">
        <w:rPr>
          <w:color w:val="000000" w:themeColor="text1"/>
        </w:rPr>
        <w:t xml:space="preserve"> </w:t>
      </w:r>
      <w:commentRangeEnd w:id="438"/>
      <w:r w:rsidR="005F2F1E">
        <w:rPr>
          <w:rStyle w:val="CommentReference"/>
        </w:rPr>
        <w:commentReference w:id="438"/>
      </w:r>
      <w:r w:rsidR="004431FA">
        <w:rPr>
          <w:color w:val="000000" w:themeColor="text1"/>
        </w:rPr>
        <w:t xml:space="preserve">developmental exposure to photoperiod (i.e., day length at hatch) has </w:t>
      </w:r>
      <w:r w:rsidR="009B53FB">
        <w:rPr>
          <w:color w:val="000000" w:themeColor="text1"/>
        </w:rPr>
        <w:t xml:space="preserve">also </w:t>
      </w:r>
      <w:r w:rsidR="004431FA">
        <w:rPr>
          <w:color w:val="000000" w:themeColor="text1"/>
        </w:rPr>
        <w:t xml:space="preserve">been suggested as </w:t>
      </w:r>
      <w:commentRangeEnd w:id="435"/>
      <w:r w:rsidR="007848E2">
        <w:rPr>
          <w:rStyle w:val="CommentReference"/>
        </w:rPr>
        <w:commentReference w:id="435"/>
      </w:r>
      <w:commentRangeEnd w:id="437"/>
      <w:r w:rsidR="005F2F1E">
        <w:rPr>
          <w:rStyle w:val="CommentReference"/>
        </w:rPr>
        <w:commentReference w:id="437"/>
      </w:r>
      <w:r w:rsidR="00674C2A">
        <w:rPr>
          <w:color w:val="000000" w:themeColor="text1"/>
        </w:rPr>
        <w:t xml:space="preserve">an alternative </w:t>
      </w:r>
      <w:commentRangeStart w:id="439"/>
      <w:commentRangeStart w:id="440"/>
      <w:r w:rsidR="00674C2A">
        <w:rPr>
          <w:color w:val="000000" w:themeColor="text1"/>
        </w:rPr>
        <w:t>environment</w:t>
      </w:r>
      <w:r>
        <w:rPr>
          <w:color w:val="000000" w:themeColor="text1"/>
        </w:rPr>
        <w:t xml:space="preserve">-driven </w:t>
      </w:r>
      <w:r w:rsidR="004431FA">
        <w:rPr>
          <w:color w:val="000000" w:themeColor="text1"/>
        </w:rPr>
        <w:t>mechanism</w:t>
      </w:r>
      <w:commentRangeEnd w:id="439"/>
      <w:r w:rsidR="008E4238">
        <w:rPr>
          <w:rStyle w:val="CommentReference"/>
        </w:rPr>
        <w:commentReference w:id="439"/>
      </w:r>
      <w:commentRangeEnd w:id="440"/>
      <w:r w:rsidR="00A044D0">
        <w:rPr>
          <w:rStyle w:val="CommentReference"/>
        </w:rPr>
        <w:commentReference w:id="440"/>
      </w:r>
      <w:r w:rsidR="004431FA">
        <w:rPr>
          <w:color w:val="000000" w:themeColor="text1"/>
        </w:rPr>
        <w:t xml:space="preserve"> to explain observed patterns in phenological shift</w:t>
      </w:r>
      <w:r w:rsidR="00674C2A">
        <w:rPr>
          <w:color w:val="000000" w:themeColor="text1"/>
        </w:rPr>
        <w:t xml:space="preserve"> in some birds</w:t>
      </w:r>
      <w:commentRangeEnd w:id="436"/>
      <w:r w:rsidR="008E4238">
        <w:rPr>
          <w:rStyle w:val="CommentReference"/>
        </w:rPr>
        <w:commentReference w:id="436"/>
      </w:r>
      <w:r w:rsidR="004431FA">
        <w:rPr>
          <w:color w:val="000000" w:themeColor="text1"/>
        </w:rPr>
        <w:t xml:space="preserve">. </w:t>
      </w:r>
      <w:moveFromRangeStart w:id="441" w:author="Louie Yang" w:date="2016-11-23T13:09:00Z" w:name="move467669906"/>
      <w:moveFrom w:id="442" w:author="Louie Yang" w:date="2016-11-23T13:09:00Z">
        <w:r w:rsidR="00133394" w:rsidDel="00353848">
          <w:rPr>
            <w:color w:val="000000" w:themeColor="text1"/>
          </w:rPr>
          <w:t xml:space="preserve">This mechanism </w:t>
        </w:r>
        <w:r w:rsidR="009B53FB" w:rsidDel="00353848">
          <w:rPr>
            <w:color w:val="000000" w:themeColor="text1"/>
          </w:rPr>
          <w:t>suggests that</w:t>
        </w:r>
        <w:r w:rsidR="00133394" w:rsidDel="00353848">
          <w:rPr>
            <w:color w:val="000000" w:themeColor="text1"/>
          </w:rPr>
          <w:t xml:space="preserve"> shorter-distance migrants, which tend to have a </w:t>
        </w:r>
        <w:commentRangeStart w:id="443"/>
        <w:commentRangeStart w:id="444"/>
        <w:r w:rsidR="00133394" w:rsidDel="00353848">
          <w:rPr>
            <w:color w:val="000000" w:themeColor="text1"/>
          </w:rPr>
          <w:t>larger gap between arrival and breeding dates</w:t>
        </w:r>
        <w:commentRangeEnd w:id="443"/>
        <w:r w:rsidR="00982432" w:rsidDel="00353848">
          <w:rPr>
            <w:rStyle w:val="CommentReference"/>
          </w:rPr>
          <w:commentReference w:id="443"/>
        </w:r>
        <w:commentRangeEnd w:id="444"/>
        <w:r w:rsidR="00A044D0" w:rsidDel="00353848">
          <w:rPr>
            <w:rStyle w:val="CommentReference"/>
          </w:rPr>
          <w:commentReference w:id="444"/>
        </w:r>
        <w:r w:rsidR="00133394" w:rsidDel="00353848">
          <w:rPr>
            <w:color w:val="000000" w:themeColor="text1"/>
          </w:rPr>
          <w:t>, may have greater opportunities for phenological advancement than long-distance migrants</w:t>
        </w:r>
        <w:r w:rsidR="007F7DB9" w:rsidDel="00353848">
          <w:rPr>
            <w:color w:val="000000" w:themeColor="text1"/>
          </w:rPr>
          <w:t xml:space="preserve"> </w:t>
        </w:r>
        <w:r w:rsidR="0047750B" w:rsidDel="00353848">
          <w:rPr>
            <w:color w:val="000000" w:themeColor="text1"/>
          </w:rPr>
          <w:fldChar w:fldCharType="begin">
            <w:fldData xml:space="preserve">PEVuZE5vdGU+PENpdGU+PEF1dGhvcj5HaWxsPC9BdXRob3I+PFllYXI+MjAxNDwvWWVhcj48UmVj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</w:fldData>
          </w:fldChar>
        </w:r>
        <w:r w:rsidR="007F7DB9" w:rsidDel="00353848">
          <w:rPr>
            <w:color w:val="000000" w:themeColor="text1"/>
          </w:rPr>
          <w:instrText xml:space="preserve"> ADDIN EN.CITE </w:instrText>
        </w:r>
        <w:r w:rsidR="0047750B" w:rsidDel="00353848">
          <w:rPr>
            <w:color w:val="000000" w:themeColor="text1"/>
          </w:rPr>
          <w:fldChar w:fldCharType="begin">
            <w:fldData xml:space="preserve">PEVuZE5vdGU+PENpdGU+PEF1dGhvcj5HaWxsPC9BdXRob3I+PFllYXI+MjAxNDwvWWVhcj48UmVj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</w:fldData>
          </w:fldChar>
        </w:r>
        <w:r w:rsidR="007F7DB9" w:rsidDel="00353848">
          <w:rPr>
            <w:color w:val="000000" w:themeColor="text1"/>
          </w:rPr>
          <w:instrText xml:space="preserve"> ADDIN EN.CITE.DATA </w:instrText>
        </w:r>
        <w:r w:rsidR="0047750B" w:rsidDel="00353848">
          <w:rPr>
            <w:color w:val="000000" w:themeColor="text1"/>
          </w:rPr>
        </w:r>
        <w:r w:rsidR="0047750B" w:rsidDel="00353848">
          <w:rPr>
            <w:color w:val="000000" w:themeColor="text1"/>
          </w:rPr>
          <w:fldChar w:fldCharType="end"/>
        </w:r>
        <w:r w:rsidR="0047750B" w:rsidDel="00353848">
          <w:rPr>
            <w:color w:val="000000" w:themeColor="text1"/>
          </w:rPr>
        </w:r>
        <w:r w:rsidR="0047750B" w:rsidDel="00353848">
          <w:rPr>
            <w:color w:val="000000" w:themeColor="text1"/>
          </w:rPr>
          <w:fldChar w:fldCharType="separate"/>
        </w:r>
        <w:r w:rsidR="007F7DB9" w:rsidDel="00353848">
          <w:rPr>
            <w:noProof/>
            <w:color w:val="000000" w:themeColor="text1"/>
          </w:rPr>
          <w:t>(Gill</w:t>
        </w:r>
        <w:r w:rsidR="007F7DB9" w:rsidRPr="007F7DB9" w:rsidDel="00353848">
          <w:rPr>
            <w:i/>
            <w:noProof/>
            <w:color w:val="000000" w:themeColor="text1"/>
          </w:rPr>
          <w:t xml:space="preserve"> et al.</w:t>
        </w:r>
        <w:r w:rsidR="007F7DB9" w:rsidDel="00353848">
          <w:rPr>
            <w:noProof/>
            <w:color w:val="000000" w:themeColor="text1"/>
          </w:rPr>
          <w:t xml:space="preserve"> 2014)</w:t>
        </w:r>
        <w:r w:rsidR="0047750B" w:rsidDel="00353848">
          <w:rPr>
            <w:color w:val="000000" w:themeColor="text1"/>
          </w:rPr>
          <w:fldChar w:fldCharType="end"/>
        </w:r>
        <w:r w:rsidR="00133394" w:rsidDel="00353848">
          <w:rPr>
            <w:color w:val="000000" w:themeColor="text1"/>
          </w:rPr>
          <w:t xml:space="preserve">. </w:t>
        </w:r>
      </w:moveFrom>
      <w:moveFromRangeEnd w:id="441"/>
      <w:commentRangeStart w:id="445"/>
      <w:commentRangeStart w:id="446"/>
      <w:r w:rsidR="00674C2A">
        <w:rPr>
          <w:color w:val="000000" w:themeColor="text1"/>
        </w:rPr>
        <w:t xml:space="preserve">According to this explanation, </w:t>
      </w:r>
      <w:del w:id="447" w:author="Louie Yang" w:date="2016-11-23T13:10:00Z">
        <w:r w:rsidR="00133394" w:rsidDel="00353848">
          <w:rPr>
            <w:color w:val="000000" w:themeColor="text1"/>
          </w:rPr>
          <w:delText xml:space="preserve">if </w:delText>
        </w:r>
      </w:del>
      <w:r w:rsidR="00674C2A">
        <w:rPr>
          <w:color w:val="000000" w:themeColor="text1"/>
        </w:rPr>
        <w:t>birds that experience shorter day length</w:t>
      </w:r>
      <w:r w:rsidR="009B53FB">
        <w:rPr>
          <w:color w:val="000000" w:themeColor="text1"/>
        </w:rPr>
        <w:t>s</w:t>
      </w:r>
      <w:r w:rsidR="00674C2A">
        <w:rPr>
          <w:color w:val="000000" w:themeColor="text1"/>
        </w:rPr>
        <w:t xml:space="preserve"> </w:t>
      </w:r>
      <w:del w:id="448" w:author="Louie Yang" w:date="2016-11-23T13:10:00Z">
        <w:r w:rsidR="00674C2A" w:rsidDel="00353848">
          <w:rPr>
            <w:color w:val="000000" w:themeColor="text1"/>
          </w:rPr>
          <w:delText xml:space="preserve">at </w:delText>
        </w:r>
      </w:del>
      <w:ins w:id="449" w:author="Louie Yang" w:date="2016-11-23T13:10:00Z">
        <w:r w:rsidR="00353848">
          <w:rPr>
            <w:color w:val="000000" w:themeColor="text1"/>
          </w:rPr>
          <w:t xml:space="preserve">during a </w:t>
        </w:r>
      </w:ins>
      <w:ins w:id="450" w:author="Louie Yang" w:date="2016-11-23T13:15:00Z">
        <w:r w:rsidR="00D65DF3">
          <w:rPr>
            <w:color w:val="000000" w:themeColor="text1"/>
          </w:rPr>
          <w:t xml:space="preserve">developmental </w:t>
        </w:r>
      </w:ins>
      <w:ins w:id="451" w:author="Louie Yang" w:date="2016-11-23T13:10:00Z">
        <w:r w:rsidR="00353848">
          <w:rPr>
            <w:color w:val="000000" w:themeColor="text1"/>
          </w:rPr>
          <w:t xml:space="preserve">window </w:t>
        </w:r>
      </w:ins>
      <w:ins w:id="452" w:author="Louie Yang" w:date="2016-11-23T13:11:00Z">
        <w:r w:rsidR="00D65DF3">
          <w:rPr>
            <w:color w:val="000000" w:themeColor="text1"/>
          </w:rPr>
          <w:t>soon after</w:t>
        </w:r>
      </w:ins>
      <w:ins w:id="453" w:author="Louie Yang" w:date="2016-11-23T13:10:00Z">
        <w:r w:rsidR="00353848">
          <w:rPr>
            <w:color w:val="000000" w:themeColor="text1"/>
          </w:rPr>
          <w:t xml:space="preserve"> </w:t>
        </w:r>
      </w:ins>
      <w:r w:rsidR="00674C2A">
        <w:rPr>
          <w:color w:val="000000" w:themeColor="text1"/>
        </w:rPr>
        <w:t xml:space="preserve">hatch </w:t>
      </w:r>
      <w:ins w:id="454" w:author="Louie Yang" w:date="2016-11-23T13:15:00Z">
        <w:r w:rsidR="00D65DF3">
          <w:rPr>
            <w:color w:val="000000" w:themeColor="text1"/>
          </w:rPr>
          <w:t>become environmentally induced to</w:t>
        </w:r>
      </w:ins>
      <w:ins w:id="455" w:author="Louie Yang" w:date="2016-11-23T13:10:00Z">
        <w:r w:rsidR="00353848">
          <w:rPr>
            <w:color w:val="000000" w:themeColor="text1"/>
          </w:rPr>
          <w:t xml:space="preserve"> </w:t>
        </w:r>
      </w:ins>
      <w:r w:rsidR="00674C2A">
        <w:rPr>
          <w:color w:val="000000" w:themeColor="text1"/>
        </w:rPr>
        <w:t>show earlier phenologies in subsequent breeding seasons</w:t>
      </w:r>
      <w:del w:id="456" w:author="Louie Yang" w:date="2016-11-23T13:10:00Z">
        <w:r w:rsidR="00674C2A" w:rsidDel="00353848">
          <w:rPr>
            <w:color w:val="000000" w:themeColor="text1"/>
          </w:rPr>
          <w:delText>, it could provide a</w:delText>
        </w:r>
        <w:r w:rsidR="00133394" w:rsidDel="00353848">
          <w:rPr>
            <w:color w:val="000000" w:themeColor="text1"/>
          </w:rPr>
          <w:delText>n</w:delText>
        </w:r>
        <w:r w:rsidR="00133394" w:rsidRPr="00133394" w:rsidDel="00353848">
          <w:rPr>
            <w:color w:val="000000" w:themeColor="text1"/>
          </w:rPr>
          <w:delText xml:space="preserve"> </w:delText>
        </w:r>
        <w:r w:rsidR="00133394" w:rsidDel="00353848">
          <w:rPr>
            <w:color w:val="000000" w:themeColor="text1"/>
          </w:rPr>
          <w:delText>environment-driven</w:delText>
        </w:r>
        <w:r w:rsidR="00674C2A" w:rsidDel="00353848">
          <w:rPr>
            <w:color w:val="000000" w:themeColor="text1"/>
          </w:rPr>
          <w:delText xml:space="preserve"> </w:delText>
        </w:r>
        <w:r w:rsidR="00133394" w:rsidDel="00353848">
          <w:rPr>
            <w:color w:val="000000" w:themeColor="text1"/>
          </w:rPr>
          <w:delText xml:space="preserve">but developmentally constrained </w:delText>
        </w:r>
        <w:r w:rsidR="00674C2A" w:rsidDel="00353848">
          <w:rPr>
            <w:color w:val="000000" w:themeColor="text1"/>
          </w:rPr>
          <w:delText xml:space="preserve">mechanism by which phenological advancement could spread in a population without </w:delText>
        </w:r>
        <w:r w:rsidR="00133394" w:rsidDel="00353848">
          <w:rPr>
            <w:color w:val="000000" w:themeColor="text1"/>
          </w:rPr>
          <w:delText xml:space="preserve">requiring </w:delText>
        </w:r>
        <w:r w:rsidR="00674C2A" w:rsidDel="00353848">
          <w:rPr>
            <w:color w:val="000000" w:themeColor="text1"/>
          </w:rPr>
          <w:delText>adaptive evolution or year-to-year phenotypic plasticity.</w:delText>
        </w:r>
        <w:commentRangeEnd w:id="445"/>
        <w:r w:rsidR="00982432" w:rsidDel="00353848">
          <w:rPr>
            <w:rStyle w:val="CommentReference"/>
          </w:rPr>
          <w:commentReference w:id="445"/>
        </w:r>
      </w:del>
      <w:commentRangeEnd w:id="446"/>
      <w:r w:rsidR="00A044D0">
        <w:rPr>
          <w:rStyle w:val="CommentReference"/>
        </w:rPr>
        <w:commentReference w:id="446"/>
      </w:r>
      <w:ins w:id="457" w:author="Louie Yang" w:date="2016-11-23T13:15:00Z">
        <w:r w:rsidR="00D65DF3">
          <w:rPr>
            <w:color w:val="000000" w:themeColor="text1"/>
          </w:rPr>
          <w:t xml:space="preserve">. </w:t>
        </w:r>
      </w:ins>
      <w:del w:id="458" w:author="Louie Yang" w:date="2016-11-23T13:15:00Z">
        <w:r w:rsidR="00674C2A" w:rsidDel="00D65DF3">
          <w:rPr>
            <w:color w:val="000000" w:themeColor="text1"/>
          </w:rPr>
          <w:delText xml:space="preserve"> </w:delText>
        </w:r>
      </w:del>
      <w:r w:rsidR="00133394">
        <w:rPr>
          <w:color w:val="000000" w:themeColor="text1"/>
        </w:rPr>
        <w:t>Support for this hypothesis emerge</w:t>
      </w:r>
      <w:r w:rsidR="009B53FB">
        <w:rPr>
          <w:color w:val="000000" w:themeColor="text1"/>
        </w:rPr>
        <w:t>s</w:t>
      </w:r>
      <w:r w:rsidR="00133394">
        <w:rPr>
          <w:color w:val="000000" w:themeColor="text1"/>
        </w:rPr>
        <w:t xml:space="preserve"> from multiple studies</w:t>
      </w:r>
      <w:del w:id="459" w:author="Louie Yang" w:date="2016-11-23T13:07:00Z">
        <w:r w:rsidR="00133394" w:rsidDel="00353848">
          <w:rPr>
            <w:color w:val="000000" w:themeColor="text1"/>
          </w:rPr>
          <w:delText>, though none are able to address the implications for differential phenological shift directly</w:delText>
        </w:r>
      </w:del>
      <w:r w:rsidR="00133394">
        <w:rPr>
          <w:color w:val="000000" w:themeColor="text1"/>
        </w:rPr>
        <w:t>.</w:t>
      </w:r>
      <w:r w:rsidR="00674C2A">
        <w:rPr>
          <w:color w:val="000000" w:themeColor="text1"/>
        </w:rPr>
        <w:t xml:space="preserve"> </w:t>
      </w:r>
      <w:r w:rsidR="004431FA">
        <w:rPr>
          <w:color w:val="000000" w:themeColor="text1"/>
        </w:rPr>
        <w:t xml:space="preserve">In </w:t>
      </w:r>
      <w:r>
        <w:rPr>
          <w:color w:val="000000" w:themeColor="text1"/>
        </w:rPr>
        <w:t>one study</w:t>
      </w:r>
      <w:r w:rsidR="004431FA">
        <w:rPr>
          <w:color w:val="000000" w:themeColor="text1"/>
        </w:rPr>
        <w:t xml:space="preserve">, </w:t>
      </w:r>
      <w:commentRangeStart w:id="460"/>
      <w:commentRangeStart w:id="461"/>
      <w:r w:rsidR="004431FA">
        <w:rPr>
          <w:color w:val="000000" w:themeColor="text1"/>
        </w:rPr>
        <w:t>a population of Icelandic black-tailed godwits (</w:t>
      </w:r>
      <w:r w:rsidR="004431FA" w:rsidRPr="00280200">
        <w:rPr>
          <w:i/>
          <w:color w:val="000000" w:themeColor="text1"/>
        </w:rPr>
        <w:t>Limosa limosa islandica</w:t>
      </w:r>
      <w:r w:rsidR="004431FA">
        <w:rPr>
          <w:color w:val="000000" w:themeColor="text1"/>
        </w:rPr>
        <w:t xml:space="preserve">) </w:t>
      </w:r>
      <w:r>
        <w:rPr>
          <w:color w:val="000000" w:themeColor="text1"/>
        </w:rPr>
        <w:t>showed</w:t>
      </w:r>
      <w:r w:rsidR="004431FA">
        <w:rPr>
          <w:color w:val="000000" w:themeColor="text1"/>
        </w:rPr>
        <w:t xml:space="preserve"> consistent phenological advancement over two decades, while the individual birds </w:t>
      </w:r>
      <w:del w:id="462" w:author="Louie Yang" w:date="2016-11-23T13:07:00Z">
        <w:r w:rsidR="004431FA" w:rsidDel="00353848">
          <w:rPr>
            <w:color w:val="000000" w:themeColor="text1"/>
          </w:rPr>
          <w:delText>in the population show</w:delText>
        </w:r>
      </w:del>
      <w:ins w:id="463" w:author="Louie Yang" w:date="2016-11-23T13:07:00Z">
        <w:r w:rsidR="00353848">
          <w:rPr>
            <w:color w:val="000000" w:themeColor="text1"/>
          </w:rPr>
          <w:t>showed</w:t>
        </w:r>
      </w:ins>
      <w:r w:rsidR="004431FA">
        <w:rPr>
          <w:color w:val="000000" w:themeColor="text1"/>
        </w:rPr>
        <w:t xml:space="preserve"> relatively consistent phenologies over their lifetimes</w:t>
      </w:r>
      <w:r w:rsidR="009B53FB">
        <w:rPr>
          <w:color w:val="000000" w:themeColor="text1"/>
        </w:rPr>
        <w:t>, consistent with this mechanism</w:t>
      </w:r>
      <w:commentRangeEnd w:id="460"/>
      <w:r w:rsidR="004E4537">
        <w:rPr>
          <w:rStyle w:val="CommentReference"/>
        </w:rPr>
        <w:commentReference w:id="460"/>
      </w:r>
      <w:commentRangeEnd w:id="461"/>
      <w:r w:rsidR="007F7DB9">
        <w:rPr>
          <w:color w:val="000000" w:themeColor="text1"/>
        </w:rPr>
        <w:t xml:space="preserve"> </w:t>
      </w:r>
      <w:r w:rsidR="0047750B">
        <w:rPr>
          <w:color w:val="000000" w:themeColor="text1"/>
        </w:rPr>
        <w:fldChar w:fldCharType="begin">
          <w:fldData xml:space="preserve">PEVuZE5vdGU+PENpdGU+PEF1dGhvcj5HaWxsPC9BdXRob3I+PFllYXI+MjAxNDwvWWVhcj48UmVj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</w:fldData>
        </w:fldChar>
      </w:r>
      <w:r w:rsidR="007F7DB9">
        <w:rPr>
          <w:color w:val="000000" w:themeColor="text1"/>
        </w:rPr>
        <w:instrText xml:space="preserve"> ADDIN EN.CITE </w:instrText>
      </w:r>
      <w:r w:rsidR="0047750B">
        <w:rPr>
          <w:color w:val="000000" w:themeColor="text1"/>
        </w:rPr>
        <w:fldChar w:fldCharType="begin">
          <w:fldData xml:space="preserve">PEVuZE5vdGU+PENpdGU+PEF1dGhvcj5HaWxsPC9BdXRob3I+PFllYXI+MjAxNDwvWWVhcj48UmVj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</w:fldData>
        </w:fldChar>
      </w:r>
      <w:r w:rsidR="007F7DB9">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7F7DB9">
        <w:rPr>
          <w:noProof/>
          <w:color w:val="000000" w:themeColor="text1"/>
        </w:rPr>
        <w:t>(Gill</w:t>
      </w:r>
      <w:r w:rsidR="007F7DB9" w:rsidRPr="007F7DB9">
        <w:rPr>
          <w:i/>
          <w:noProof/>
          <w:color w:val="000000" w:themeColor="text1"/>
        </w:rPr>
        <w:t xml:space="preserve"> et al.</w:t>
      </w:r>
      <w:r w:rsidR="007F7DB9">
        <w:rPr>
          <w:noProof/>
          <w:color w:val="000000" w:themeColor="text1"/>
        </w:rPr>
        <w:t xml:space="preserve"> 2014)</w:t>
      </w:r>
      <w:r w:rsidR="0047750B">
        <w:rPr>
          <w:color w:val="000000" w:themeColor="text1"/>
        </w:rPr>
        <w:fldChar w:fldCharType="end"/>
      </w:r>
      <w:r w:rsidR="00D57CE6">
        <w:rPr>
          <w:rStyle w:val="CommentReference"/>
        </w:rPr>
        <w:commentReference w:id="461"/>
      </w:r>
      <w:r w:rsidR="004431FA">
        <w:rPr>
          <w:color w:val="000000" w:themeColor="text1"/>
        </w:rPr>
        <w:t xml:space="preserve">. </w:t>
      </w:r>
      <w:r>
        <w:rPr>
          <w:color w:val="000000" w:themeColor="text1"/>
        </w:rPr>
        <w:t xml:space="preserve">In </w:t>
      </w:r>
      <w:r w:rsidR="009D4722">
        <w:rPr>
          <w:color w:val="000000" w:themeColor="text1"/>
        </w:rPr>
        <w:t>a</w:t>
      </w:r>
      <w:r>
        <w:rPr>
          <w:color w:val="000000" w:themeColor="text1"/>
        </w:rPr>
        <w:t xml:space="preserve"> s</w:t>
      </w:r>
      <w:r w:rsidR="004431FA">
        <w:rPr>
          <w:color w:val="000000" w:themeColor="text1"/>
        </w:rPr>
        <w:t>econd</w:t>
      </w:r>
      <w:r>
        <w:rPr>
          <w:color w:val="000000" w:themeColor="text1"/>
        </w:rPr>
        <w:t xml:space="preserve"> study</w:t>
      </w:r>
      <w:r w:rsidR="004431FA">
        <w:rPr>
          <w:color w:val="000000" w:themeColor="text1"/>
        </w:rPr>
        <w:t xml:space="preserve">, </w:t>
      </w:r>
      <w:del w:id="464" w:author="Louie Yang" w:date="2016-11-23T13:08:00Z">
        <w:r w:rsidDel="00353848">
          <w:rPr>
            <w:color w:val="000000" w:themeColor="text1"/>
          </w:rPr>
          <w:delText xml:space="preserve">migratory </w:delText>
        </w:r>
        <w:r w:rsidR="004431FA" w:rsidDel="00353848">
          <w:rPr>
            <w:color w:val="000000" w:themeColor="text1"/>
          </w:rPr>
          <w:delText xml:space="preserve">phenology in </w:delText>
        </w:r>
      </w:del>
      <w:r w:rsidR="004431FA">
        <w:rPr>
          <w:color w:val="000000" w:themeColor="text1"/>
        </w:rPr>
        <w:t xml:space="preserve">pied flycatchers </w:t>
      </w:r>
      <w:del w:id="465" w:author="Louie Yang" w:date="2016-11-23T13:07:00Z">
        <w:r w:rsidR="004431FA" w:rsidDel="00353848">
          <w:rPr>
            <w:color w:val="000000" w:themeColor="text1"/>
          </w:rPr>
          <w:delText>appear</w:delText>
        </w:r>
        <w:r w:rsidDel="00353848">
          <w:rPr>
            <w:color w:val="000000" w:themeColor="text1"/>
          </w:rPr>
          <w:delText>s</w:delText>
        </w:r>
        <w:r w:rsidR="004431FA" w:rsidDel="00353848">
          <w:rPr>
            <w:color w:val="000000" w:themeColor="text1"/>
          </w:rPr>
          <w:delText xml:space="preserve"> </w:delText>
        </w:r>
      </w:del>
      <w:del w:id="466" w:author="Louie Yang" w:date="2016-11-23T13:08:00Z">
        <w:r w:rsidR="004431FA" w:rsidDel="00353848">
          <w:rPr>
            <w:color w:val="000000" w:themeColor="text1"/>
          </w:rPr>
          <w:delText>to be correlated with</w:delText>
        </w:r>
        <w:r w:rsidDel="00353848">
          <w:rPr>
            <w:color w:val="000000" w:themeColor="text1"/>
          </w:rPr>
          <w:delText xml:space="preserve"> hatch date and latitude such that birds </w:delText>
        </w:r>
      </w:del>
      <w:r>
        <w:rPr>
          <w:color w:val="000000" w:themeColor="text1"/>
        </w:rPr>
        <w:t>that experience</w:t>
      </w:r>
      <w:r w:rsidR="009D4722">
        <w:rPr>
          <w:color w:val="000000" w:themeColor="text1"/>
        </w:rPr>
        <w:t>d</w:t>
      </w:r>
      <w:r>
        <w:rPr>
          <w:color w:val="000000" w:themeColor="text1"/>
        </w:rPr>
        <w:t xml:space="preserve"> a shorter photoperiod at hatch </w:t>
      </w:r>
      <w:del w:id="467" w:author="Louie Yang" w:date="2016-11-23T13:08:00Z">
        <w:r w:rsidDel="00353848">
          <w:rPr>
            <w:color w:val="000000" w:themeColor="text1"/>
          </w:rPr>
          <w:delText xml:space="preserve">show </w:delText>
        </w:r>
      </w:del>
      <w:ins w:id="468" w:author="Louie Yang" w:date="2016-11-23T13:08:00Z">
        <w:r w:rsidR="00353848">
          <w:rPr>
            <w:color w:val="000000" w:themeColor="text1"/>
          </w:rPr>
          <w:t>were observed to show</w:t>
        </w:r>
        <w:r w:rsidR="00353848">
          <w:rPr>
            <w:color w:val="000000" w:themeColor="text1"/>
          </w:rPr>
          <w:t xml:space="preserve"> </w:t>
        </w:r>
      </w:ins>
      <w:r>
        <w:rPr>
          <w:color w:val="000000" w:themeColor="text1"/>
        </w:rPr>
        <w:t xml:space="preserve">earlier </w:t>
      </w:r>
      <w:r w:rsidR="00133394">
        <w:rPr>
          <w:color w:val="000000" w:themeColor="text1"/>
        </w:rPr>
        <w:t xml:space="preserve">spring </w:t>
      </w:r>
      <w:r>
        <w:rPr>
          <w:color w:val="000000" w:themeColor="text1"/>
        </w:rPr>
        <w:t>migration</w:t>
      </w:r>
      <w:r w:rsidR="00133394">
        <w:rPr>
          <w:color w:val="000000" w:themeColor="text1"/>
        </w:rPr>
        <w:t xml:space="preserve"> in subsequent years</w:t>
      </w:r>
      <w:r w:rsidR="007F7DB9">
        <w:rPr>
          <w:color w:val="000000" w:themeColor="text1"/>
        </w:rPr>
        <w:t xml:space="preserve"> </w:t>
      </w:r>
      <w:r w:rsidR="0047750B">
        <w:rPr>
          <w:color w:val="000000" w:themeColor="text1"/>
        </w:rPr>
        <w:fldChar w:fldCharType="begin"/>
      </w:r>
      <w:r w:rsidR="007F7DB9">
        <w:rPr>
          <w:color w:val="000000" w:themeColor="text1"/>
        </w:rPr>
        <w:instrText xml:space="preserve"> ADDIN EN.CITE &lt;EndNote&gt;&lt;Cite&gt;&lt;Author&gt;Both&lt;/Author&gt;&lt;Year&gt;2010&lt;/Year&gt;&lt;RecNum&gt;147&lt;/RecNum&gt;&lt;DisplayText&gt;(Both 2010)&lt;/DisplayText&gt;&lt;record&gt;&lt;rec-number&gt;147&lt;/rec-number&gt;&lt;foreign-keys&gt;&lt;key app="EN" db-id="tswepwzphrdd5teef5upp92y9wxtxvpzzvrz" timestamp="1368212470"&gt;147&lt;/key&gt;&lt;/foreign-keys&gt;&lt;ref-type name="Journal Article"&gt;17&lt;/ref-type&gt;&lt;contributors&gt;&lt;authors&gt;&lt;author&gt;Both, C.&lt;/author&gt;&lt;/authors&gt;&lt;/contributors&gt;&lt;auth-address&gt;Netherlands Inst Ecol NIOO KNAW, NL-6666 ZG Heteren, Netherlands. Univ Groningen, Anim Ecol Grp, Ctr Ecol &amp;amp; Evolutionary Studies, NL-9750 AA Haren, Netherlands.&amp;#xD;Both, C (reprint author), Netherlands Inst Ecol NIOO KNAW, POB 40, NL-6666 ZG Heteren, Netherlands.&amp;#xD;c.both@rug.nl&lt;/auth-address&gt;&lt;titles&gt;&lt;title&gt;Flexibility of Timing of Avian Migration to Climate Change Masked by Environmental Constraints En Route&lt;/title&gt;&lt;secondary-title&gt;Current Biology&lt;/secondary-title&gt;&lt;alt-title&gt;Curr. Biol.&lt;/alt-title&gt;&lt;/titles&gt;&lt;periodical&gt;&lt;full-title&gt;Current Biology&lt;/full-title&gt;&lt;abbr-1&gt;Curr. Biol.&lt;/abbr-1&gt;&lt;/periodical&gt;&lt;alt-periodical&gt;&lt;full-title&gt;Current Biology&lt;/full-title&gt;&lt;abbr-1&gt;Curr. Biol.&lt;/abbr-1&gt;&lt;/alt-periodical&gt;&lt;pages&gt;243-248&lt;/pages&gt;&lt;volume&gt;20&lt;/volume&gt;&lt;number&gt;3&lt;/number&gt;&lt;keywords&gt;&lt;keyword&gt;flycatcher ficedula-hypoleuca&lt;/keyword&gt;&lt;keyword&gt;spring migration&lt;/keyword&gt;&lt;keyword&gt;breeding grounds&lt;/keyword&gt;&lt;keyword&gt;bird&lt;/keyword&gt;&lt;keyword&gt;arrival&lt;/keyword&gt;&lt;keyword&gt;temperature&lt;/keyword&gt;&lt;keyword&gt;phenology&lt;/keyword&gt;&lt;keyword&gt;selection&lt;/keyword&gt;&lt;keyword&gt;europe&lt;/keyword&gt;&lt;keyword&gt;dates&lt;/keyword&gt;&lt;/keywords&gt;&lt;dates&gt;&lt;year&gt;2010&lt;/year&gt;&lt;pub-dates&gt;&lt;date&gt;Feb&lt;/date&gt;&lt;/pub-dates&gt;&lt;/dates&gt;&lt;isbn&gt;0960-9822&lt;/isbn&gt;&lt;accession-num&gt;WOS:000274574100030&lt;/accession-num&gt;&lt;work-type&gt;Article&lt;/work-type&gt;&lt;urls&gt;&lt;related-urls&gt;&lt;url&gt;&amp;lt;Go to ISI&amp;gt;://WOS:000274574100030&lt;/url&gt;&lt;/related-urls&gt;&lt;/urls&gt;&lt;electronic-resource-num&gt;10.1016/j.cub.2009.11.074&lt;/electronic-resource-num&gt;&lt;language&gt;English&lt;/language&gt;&lt;/record&gt;&lt;/Cite&gt;&lt;/EndNote&gt;</w:instrText>
      </w:r>
      <w:r w:rsidR="0047750B">
        <w:rPr>
          <w:color w:val="000000" w:themeColor="text1"/>
        </w:rPr>
        <w:fldChar w:fldCharType="separate"/>
      </w:r>
      <w:r w:rsidR="007F7DB9">
        <w:rPr>
          <w:noProof/>
          <w:color w:val="000000" w:themeColor="text1"/>
        </w:rPr>
        <w:t>(Both 2010)</w:t>
      </w:r>
      <w:r w:rsidR="0047750B">
        <w:rPr>
          <w:color w:val="000000" w:themeColor="text1"/>
        </w:rPr>
        <w:fldChar w:fldCharType="end"/>
      </w:r>
      <w:r>
        <w:rPr>
          <w:color w:val="000000" w:themeColor="text1"/>
        </w:rPr>
        <w:t xml:space="preserve">. </w:t>
      </w:r>
      <w:r w:rsidR="009D4722">
        <w:rPr>
          <w:color w:val="000000" w:themeColor="text1"/>
        </w:rPr>
        <w:t xml:space="preserve">Finally, a lab experiment that manipulated photoperiod </w:t>
      </w:r>
      <w:r w:rsidR="009B53FB">
        <w:rPr>
          <w:color w:val="000000" w:themeColor="text1"/>
        </w:rPr>
        <w:t xml:space="preserve">in captivity </w:t>
      </w:r>
      <w:r w:rsidR="009D4722">
        <w:rPr>
          <w:color w:val="000000" w:themeColor="text1"/>
        </w:rPr>
        <w:t xml:space="preserve">showed that </w:t>
      </w:r>
      <w:r w:rsidR="00133394">
        <w:rPr>
          <w:color w:val="000000" w:themeColor="text1"/>
        </w:rPr>
        <w:t>blackcaps (</w:t>
      </w:r>
      <w:r w:rsidR="00133394" w:rsidRPr="00D50F16">
        <w:rPr>
          <w:i/>
          <w:color w:val="000000" w:themeColor="text1"/>
        </w:rPr>
        <w:t>Sylvia atricapilla</w:t>
      </w:r>
      <w:r w:rsidR="00133394">
        <w:rPr>
          <w:color w:val="000000" w:themeColor="text1"/>
        </w:rPr>
        <w:t xml:space="preserve">) </w:t>
      </w:r>
      <w:r w:rsidR="009D4722">
        <w:rPr>
          <w:color w:val="000000" w:themeColor="text1"/>
        </w:rPr>
        <w:t>that experienced shorter day lengths at hatch showed earlier autumn migration</w:t>
      </w:r>
      <w:ins w:id="469" w:author="Louie Yang" w:date="2016-11-23T13:06:00Z">
        <w:r w:rsidR="00353848">
          <w:rPr>
            <w:color w:val="000000" w:themeColor="text1"/>
          </w:rPr>
          <w:t xml:space="preserve"> </w:t>
        </w:r>
      </w:ins>
      <w:r w:rsidR="0047750B">
        <w:rPr>
          <w:color w:val="000000" w:themeColor="text1"/>
        </w:rPr>
        <w:fldChar w:fldCharType="begin"/>
      </w:r>
      <w:r w:rsidR="007F7DB9">
        <w:rPr>
          <w:color w:val="000000" w:themeColor="text1"/>
        </w:rPr>
        <w:instrText xml:space="preserve"> ADDIN EN.CITE &lt;EndNote&gt;&lt;Cite&gt;&lt;Author&gt;Coppack&lt;/Author&gt;&lt;Year&gt;2001&lt;/Year&gt;&lt;RecNum&gt;943&lt;/RecNum&gt;&lt;DisplayText&gt;(Coppack&lt;style face="italic"&gt; et al.&lt;/style&gt; 2001)&lt;/DisplayText&gt;&lt;record&gt;&lt;rec-number&gt;943&lt;/rec-number&gt;&lt;foreign-keys&gt;&lt;key app="EN" db-id="tswepwzphrdd5teef5upp92y9wxtxvpzzvrz" timestamp="1476650100"&gt;943&lt;/key&gt;&lt;/foreign-keys&gt;&lt;ref-type name="Journal Article"&gt;17&lt;/ref-type&gt;&lt;contributors&gt;&lt;authors&gt;&lt;author&gt;Coppack, Timothy&lt;/author&gt;&lt;author&gt;Pulido, Francisco&lt;/author&gt;&lt;author&gt;Berthold, Peter&lt;/author&gt;&lt;/authors&gt;&lt;/contributors&gt;&lt;titles&gt;&lt;title&gt;Photoperiodic response to early hatching in a migratory bird species&lt;/title&gt;&lt;secondary-title&gt;Oecologia&lt;/secondary-title&gt;&lt;/titles&gt;&lt;periodical&gt;&lt;full-title&gt;Oecologia&lt;/full-title&gt;&lt;abbr-1&gt;Oecologia&lt;/abbr-1&gt;&lt;/periodical&gt;&lt;pages&gt;181-186&lt;/pages&gt;&lt;volume&gt;128&lt;/volume&gt;&lt;number&gt;2&lt;/number&gt;&lt;dates&gt;&lt;year&gt;2001&lt;/year&gt;&lt;pub-dates&gt;&lt;date&gt;2001//&lt;/date&gt;&lt;/pub-dates&gt;&lt;/dates&gt;&lt;isbn&gt;1432-1939&lt;/isbn&gt;&lt;urls&gt;&lt;related-urls&gt;&lt;url&gt;http://dx.doi.org/10.1007/s004420100652&lt;/url&gt;&lt;/related-urls&gt;&lt;/urls&gt;&lt;electronic-resource-num&gt;10.1007/s004420100652&lt;/electronic-resource-num&gt;&lt;/record&gt;&lt;/Cite&gt;&lt;/EndNote&gt;</w:instrText>
      </w:r>
      <w:r w:rsidR="0047750B">
        <w:rPr>
          <w:color w:val="000000" w:themeColor="text1"/>
        </w:rPr>
        <w:fldChar w:fldCharType="separate"/>
      </w:r>
      <w:r w:rsidR="007F7DB9">
        <w:rPr>
          <w:noProof/>
          <w:color w:val="000000" w:themeColor="text1"/>
        </w:rPr>
        <w:t>(Coppack</w:t>
      </w:r>
      <w:r w:rsidR="007F7DB9" w:rsidRPr="007F7DB9">
        <w:rPr>
          <w:i/>
          <w:noProof/>
          <w:color w:val="000000" w:themeColor="text1"/>
        </w:rPr>
        <w:t xml:space="preserve"> et al.</w:t>
      </w:r>
      <w:r w:rsidR="007F7DB9">
        <w:rPr>
          <w:noProof/>
          <w:color w:val="000000" w:themeColor="text1"/>
        </w:rPr>
        <w:t xml:space="preserve"> 2001)</w:t>
      </w:r>
      <w:r w:rsidR="0047750B">
        <w:rPr>
          <w:color w:val="000000" w:themeColor="text1"/>
        </w:rPr>
        <w:fldChar w:fldCharType="end"/>
      </w:r>
      <w:r w:rsidR="00133394">
        <w:rPr>
          <w:color w:val="000000" w:themeColor="text1"/>
        </w:rPr>
        <w:t xml:space="preserve">. </w:t>
      </w:r>
      <w:del w:id="470" w:author="Louie Yang" w:date="2016-11-23T13:09:00Z">
        <w:r w:rsidR="00133394" w:rsidDel="00353848">
          <w:rPr>
            <w:color w:val="000000" w:themeColor="text1"/>
          </w:rPr>
          <w:delText>I</w:delText>
        </w:r>
        <w:r w:rsidR="009D4722" w:rsidDel="00353848">
          <w:rPr>
            <w:color w:val="000000" w:themeColor="text1"/>
          </w:rPr>
          <w:delText>f this effect were carried over to the subsequent breeding season, it could explain a pattern of phenological advancement at the population level, while individual phenologies remain consistent over time.</w:delText>
        </w:r>
      </w:del>
      <w:moveToRangeStart w:id="471" w:author="Louie Yang" w:date="2016-11-23T13:09:00Z" w:name="move467669906"/>
      <w:moveTo w:id="472" w:author="Louie Yang" w:date="2016-11-23T13:09:00Z">
        <w:r w:rsidR="00353848">
          <w:rPr>
            <w:color w:val="000000" w:themeColor="text1"/>
          </w:rPr>
          <w:t xml:space="preserve">This mechanism suggests that shorter-distance migrants, which tend to have a </w:t>
        </w:r>
        <w:commentRangeStart w:id="473"/>
        <w:commentRangeStart w:id="474"/>
        <w:r w:rsidR="00353848">
          <w:rPr>
            <w:color w:val="000000" w:themeColor="text1"/>
          </w:rPr>
          <w:t>larger gap between arrival and breeding dates</w:t>
        </w:r>
        <w:commentRangeEnd w:id="473"/>
        <w:r w:rsidR="00353848">
          <w:rPr>
            <w:rStyle w:val="CommentReference"/>
          </w:rPr>
          <w:commentReference w:id="473"/>
        </w:r>
        <w:commentRangeEnd w:id="474"/>
        <w:r w:rsidR="00353848">
          <w:rPr>
            <w:rStyle w:val="CommentReference"/>
          </w:rPr>
          <w:commentReference w:id="474"/>
        </w:r>
        <w:r w:rsidR="00353848">
          <w:rPr>
            <w:color w:val="000000" w:themeColor="text1"/>
          </w:rPr>
          <w:t xml:space="preserve">, may have greater opportunities </w:t>
        </w:r>
      </w:moveTo>
      <w:ins w:id="475" w:author="Louie Yang" w:date="2016-11-23T13:28:00Z">
        <w:r w:rsidR="005F2F1E">
          <w:rPr>
            <w:color w:val="000000" w:themeColor="text1"/>
          </w:rPr>
          <w:t xml:space="preserve">to experience </w:t>
        </w:r>
      </w:ins>
      <w:moveTo w:id="476" w:author="Louie Yang" w:date="2016-11-23T13:09:00Z">
        <w:del w:id="477" w:author="Louie Yang" w:date="2016-11-23T13:29:00Z">
          <w:r w:rsidR="00353848" w:rsidDel="005F2F1E">
            <w:rPr>
              <w:color w:val="000000" w:themeColor="text1"/>
            </w:rPr>
            <w:delText xml:space="preserve">for </w:delText>
          </w:r>
        </w:del>
        <w:r w:rsidR="00353848">
          <w:rPr>
            <w:color w:val="000000" w:themeColor="text1"/>
          </w:rPr>
          <w:t xml:space="preserve">phenological advancement </w:t>
        </w:r>
      </w:moveTo>
      <w:ins w:id="478" w:author="Louie Yang" w:date="2016-11-23T13:29:00Z">
        <w:r w:rsidR="005F2F1E">
          <w:rPr>
            <w:color w:val="000000" w:themeColor="text1"/>
          </w:rPr>
          <w:t xml:space="preserve">due to developmentally constrained plasticity </w:t>
        </w:r>
      </w:ins>
      <w:moveTo w:id="479" w:author="Louie Yang" w:date="2016-11-23T13:09:00Z">
        <w:r w:rsidR="00353848">
          <w:rPr>
            <w:color w:val="000000" w:themeColor="text1"/>
          </w:rPr>
          <w:t xml:space="preserve">than long-distance migrants </w:t>
        </w:r>
        <w:r w:rsidR="00353848">
          <w:rPr>
            <w:color w:val="000000" w:themeColor="text1"/>
          </w:rPr>
          <w:fldChar w:fldCharType="begin">
            <w:fldData xml:space="preserve">PEVuZE5vdGU+PENpdGU+PEF1dGhvcj5HaWxsPC9BdXRob3I+PFllYXI+MjAxNDwvWWVhcj48UmVj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</w:fldData>
          </w:fldChar>
        </w:r>
        <w:r w:rsidR="00353848">
          <w:rPr>
            <w:color w:val="000000" w:themeColor="text1"/>
          </w:rPr>
          <w:instrText xml:space="preserve"> ADDIN EN.CITE </w:instrText>
        </w:r>
        <w:r w:rsidR="00353848">
          <w:rPr>
            <w:color w:val="000000" w:themeColor="text1"/>
          </w:rPr>
          <w:fldChar w:fldCharType="begin">
            <w:fldData xml:space="preserve">PEVuZE5vdGU+PENpdGU+PEF1dGhvcj5HaWxsPC9BdXRob3I+PFllYXI+MjAxNDwvWWVhcj48UmVj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</w:fldData>
          </w:fldChar>
        </w:r>
        <w:r w:rsidR="00353848">
          <w:rPr>
            <w:color w:val="000000" w:themeColor="text1"/>
          </w:rPr>
          <w:instrText xml:space="preserve"> ADDIN EN.CITE.DATA </w:instrText>
        </w:r>
        <w:r w:rsidR="00353848">
          <w:rPr>
            <w:color w:val="000000" w:themeColor="text1"/>
          </w:rPr>
        </w:r>
        <w:r w:rsidR="00353848">
          <w:rPr>
            <w:color w:val="000000" w:themeColor="text1"/>
          </w:rPr>
          <w:fldChar w:fldCharType="end"/>
        </w:r>
        <w:r w:rsidR="00353848">
          <w:rPr>
            <w:color w:val="000000" w:themeColor="text1"/>
          </w:rPr>
        </w:r>
        <w:r w:rsidR="00353848">
          <w:rPr>
            <w:color w:val="000000" w:themeColor="text1"/>
          </w:rPr>
          <w:fldChar w:fldCharType="separate"/>
        </w:r>
        <w:r w:rsidR="00353848">
          <w:rPr>
            <w:noProof/>
            <w:color w:val="000000" w:themeColor="text1"/>
          </w:rPr>
          <w:t>(Gill</w:t>
        </w:r>
        <w:r w:rsidR="00353848" w:rsidRPr="007F7DB9">
          <w:rPr>
            <w:i/>
            <w:noProof/>
            <w:color w:val="000000" w:themeColor="text1"/>
          </w:rPr>
          <w:t xml:space="preserve"> et al.</w:t>
        </w:r>
        <w:r w:rsidR="00353848">
          <w:rPr>
            <w:noProof/>
            <w:color w:val="000000" w:themeColor="text1"/>
          </w:rPr>
          <w:t xml:space="preserve"> 2014)</w:t>
        </w:r>
        <w:r w:rsidR="00353848">
          <w:rPr>
            <w:color w:val="000000" w:themeColor="text1"/>
          </w:rPr>
          <w:fldChar w:fldCharType="end"/>
        </w:r>
        <w:r w:rsidR="00353848">
          <w:rPr>
            <w:color w:val="000000" w:themeColor="text1"/>
          </w:rPr>
          <w:t xml:space="preserve">. </w:t>
        </w:r>
      </w:moveTo>
      <w:moveToRangeEnd w:id="471"/>
      <w:del w:id="480" w:author="Louie Yang" w:date="2016-11-23T13:09:00Z">
        <w:r w:rsidR="009D4722" w:rsidDel="00353848">
          <w:rPr>
            <w:color w:val="000000" w:themeColor="text1"/>
          </w:rPr>
          <w:delText xml:space="preserve"> </w:delText>
        </w:r>
      </w:del>
    </w:p>
    <w:p w14:paraId="021E7D71" w14:textId="45CAD20F" w:rsidR="00E74334" w:rsidRDefault="006F3550" w:rsidP="00AF20D9">
      <w:pPr>
        <w:pStyle w:val="Normal1"/>
        <w:spacing w:before="100" w:beforeAutospacing="1" w:after="100" w:afterAutospacing="1" w:line="480" w:lineRule="auto"/>
        <w:rPr>
          <w:color w:val="000000" w:themeColor="text1"/>
        </w:rPr>
      </w:pPr>
      <w:r>
        <w:rPr>
          <w:color w:val="000000" w:themeColor="text1"/>
        </w:rPr>
        <w:t>Evolutionary</w:t>
      </w:r>
      <w:r w:rsidR="008C26D8">
        <w:rPr>
          <w:color w:val="000000" w:themeColor="text1"/>
        </w:rPr>
        <w:t xml:space="preserve"> explanations have also been suggest</w:t>
      </w:r>
      <w:r w:rsidR="00795689">
        <w:rPr>
          <w:color w:val="000000" w:themeColor="text1"/>
        </w:rPr>
        <w:t xml:space="preserve">ed </w:t>
      </w:r>
      <w:del w:id="481" w:author="Louie Yang" w:date="2016-11-23T13:35:00Z">
        <w:r w:rsidR="00795689" w:rsidDel="00882118">
          <w:rPr>
            <w:color w:val="000000" w:themeColor="text1"/>
          </w:rPr>
          <w:delText>for</w:delText>
        </w:r>
        <w:r w:rsidR="008C26D8" w:rsidDel="00882118">
          <w:rPr>
            <w:color w:val="000000" w:themeColor="text1"/>
          </w:rPr>
          <w:delText xml:space="preserve"> </w:delText>
        </w:r>
      </w:del>
      <w:ins w:id="482" w:author="Louie Yang" w:date="2016-11-23T13:35:00Z">
        <w:r w:rsidR="00882118">
          <w:rPr>
            <w:color w:val="000000" w:themeColor="text1"/>
          </w:rPr>
          <w:t>to explain</w:t>
        </w:r>
        <w:r w:rsidR="00882118">
          <w:rPr>
            <w:color w:val="000000" w:themeColor="text1"/>
          </w:rPr>
          <w:t xml:space="preserve"> </w:t>
        </w:r>
      </w:ins>
      <w:r w:rsidR="008C26D8">
        <w:rPr>
          <w:color w:val="000000" w:themeColor="text1"/>
        </w:rPr>
        <w:t>observed differences in the phenological shifts of species with different migratory life historie</w:t>
      </w:r>
      <w:ins w:id="483" w:author="Louie Yang" w:date="2016-11-23T13:35:00Z">
        <w:r w:rsidR="005F2F1E">
          <w:rPr>
            <w:color w:val="000000" w:themeColor="text1"/>
          </w:rPr>
          <w:t>s;</w:t>
        </w:r>
      </w:ins>
      <w:del w:id="484" w:author="Louie Yang" w:date="2016-11-23T13:35:00Z">
        <w:r w:rsidR="008C26D8" w:rsidDel="005F2F1E">
          <w:rPr>
            <w:color w:val="000000" w:themeColor="text1"/>
          </w:rPr>
          <w:delText>s</w:delText>
        </w:r>
        <w:r w:rsidR="0059755D" w:rsidDel="005F2F1E">
          <w:rPr>
            <w:color w:val="000000" w:themeColor="text1"/>
          </w:rPr>
          <w:delText>.</w:delText>
        </w:r>
      </w:del>
      <w:r w:rsidR="0059755D">
        <w:rPr>
          <w:color w:val="000000" w:themeColor="text1"/>
        </w:rPr>
        <w:t xml:space="preserve"> </w:t>
      </w:r>
      <w:del w:id="485" w:author="Louie Yang" w:date="2016-11-23T13:32:00Z">
        <w:r w:rsidR="008C26D8" w:rsidDel="005F2F1E">
          <w:rPr>
            <w:color w:val="000000" w:themeColor="text1"/>
          </w:rPr>
          <w:delText xml:space="preserve">Fundamentally, </w:delText>
        </w:r>
        <w:r w:rsidR="008C26D8" w:rsidRPr="00FB2CED" w:rsidDel="005F2F1E">
          <w:rPr>
            <w:color w:val="000000" w:themeColor="text1"/>
          </w:rPr>
          <w:delText xml:space="preserve">selection </w:delText>
        </w:r>
        <w:r w:rsidR="00795689" w:rsidDel="005F2F1E">
          <w:rPr>
            <w:color w:val="000000" w:themeColor="text1"/>
          </w:rPr>
          <w:delText>may</w:delText>
        </w:r>
        <w:r w:rsidR="008C26D8" w:rsidDel="005F2F1E">
          <w:rPr>
            <w:color w:val="000000" w:themeColor="text1"/>
          </w:rPr>
          <w:delText xml:space="preserve"> </w:delText>
        </w:r>
        <w:r w:rsidR="008C26D8" w:rsidRPr="00FB2CED" w:rsidDel="005F2F1E">
          <w:rPr>
            <w:color w:val="000000" w:themeColor="text1"/>
          </w:rPr>
          <w:delText>favor</w:delText>
        </w:r>
        <w:r w:rsidR="008C26D8" w:rsidDel="005F2F1E">
          <w:rPr>
            <w:color w:val="000000" w:themeColor="text1"/>
          </w:rPr>
          <w:delText xml:space="preserve"> the </w:delText>
        </w:r>
        <w:r w:rsidR="008C26D8" w:rsidRPr="00FB2CED" w:rsidDel="005F2F1E">
          <w:rPr>
            <w:color w:val="000000" w:themeColor="text1"/>
          </w:rPr>
          <w:delText>use of photoperiod</w:delText>
        </w:r>
        <w:r w:rsidR="008C26D8" w:rsidDel="005F2F1E">
          <w:rPr>
            <w:color w:val="000000" w:themeColor="text1"/>
          </w:rPr>
          <w:delText xml:space="preserve"> and </w:delText>
        </w:r>
        <w:r w:rsidR="008C26D8" w:rsidRPr="00FB2CED" w:rsidDel="005F2F1E">
          <w:rPr>
            <w:color w:val="000000" w:themeColor="text1"/>
          </w:rPr>
          <w:delText xml:space="preserve">endogenous circannual rhythms </w:delText>
        </w:r>
        <w:r w:rsidR="008C26D8" w:rsidDel="005F2F1E">
          <w:rPr>
            <w:color w:val="000000" w:themeColor="text1"/>
          </w:rPr>
          <w:delText xml:space="preserve">to regulate migratory timing in long-distance migrants when other environmental </w:delText>
        </w:r>
        <w:r w:rsidR="00795689" w:rsidDel="005F2F1E">
          <w:rPr>
            <w:color w:val="000000" w:themeColor="text1"/>
          </w:rPr>
          <w:delText>conditions</w:delText>
        </w:r>
        <w:r w:rsidR="008C26D8" w:rsidDel="005F2F1E">
          <w:rPr>
            <w:color w:val="000000" w:themeColor="text1"/>
          </w:rPr>
          <w:delText xml:space="preserve"> have been unable to provide </w:delText>
        </w:r>
        <w:r w:rsidDel="005F2F1E">
          <w:rPr>
            <w:color w:val="000000" w:themeColor="text1"/>
          </w:rPr>
          <w:delText xml:space="preserve">more informative cues (e.g. </w:delText>
        </w:r>
        <w:r w:rsidR="0047750B" w:rsidDel="005F2F1E">
          <w:rPr>
            <w:color w:val="000000" w:themeColor="text1"/>
          </w:rPr>
          <w:fldChar w:fldCharType="begin"/>
        </w:r>
        <w:r w:rsidR="007F7DB9" w:rsidDel="005F2F1E">
          <w:rPr>
            <w:color w:val="000000" w:themeColor="text1"/>
          </w:rPr>
          <w:delInstrText xml:space="preserve"> ADDIN EN.CITE &lt;EndNote&gt;&lt;Cite&gt;&lt;Author&gt;Gwinner&lt;/Author&gt;&lt;Year&gt;1996&lt;/Year&gt;&lt;RecNum&gt;939&lt;/RecNum&gt;&lt;DisplayText&gt;(Gwinner 1996)&lt;/DisplayText&gt;&lt;record&gt;&lt;rec-number&gt;939&lt;/rec-number&gt;&lt;foreign-keys&gt;&lt;key app="EN" db-id="tswepwzphrdd5teef5upp92y9wxtxvpzzvrz" timestamp="1475605023"&gt;939&lt;/key&gt;&lt;/foreign-keys&gt;&lt;ref-type name="Journal Article"&gt;17&lt;/ref-type&gt;&lt;contributors&gt;&lt;authors&gt;&lt;author&gt;Gwinner, Eberhard&lt;/author&gt;&lt;/authors&gt;&lt;/contributors&gt;&lt;titles&gt;&lt;title&gt;Circannual clocks in avian reproduction and migration&lt;/title&gt;&lt;secondary-title&gt;Ibis&lt;/secondary-title&gt;&lt;/titles&gt;&lt;periodical&gt;&lt;full-title&gt;Ibis&lt;/full-title&gt;&lt;abbr-1&gt;Ibis&lt;/abbr-1&gt;&lt;/periodical&gt;&lt;pages&gt;47-63&lt;/pages&gt;&lt;volume&gt;138&lt;/volume&gt;&lt;number&gt;1&lt;/number&gt;&lt;dates&gt;&lt;year&gt;1996&lt;/year&gt;&lt;/dates&gt;&lt;publisher&gt;Blackwell Publishing Ltd&lt;/publisher&gt;&lt;isbn&gt;1474-919X&lt;/isbn&gt;&lt;urls&gt;&lt;related-urls&gt;&lt;url&gt;http://dx.doi.org/10.1111/j.1474-919X.1996.tb04312.x&lt;/url&gt;&lt;/related-urls&gt;&lt;/urls&gt;&lt;electronic-resource-num&gt;10.1111/j.1474-919X.1996.tb04312.x&lt;/electronic-resource-num&gt;&lt;/record&gt;&lt;/Cite&gt;&lt;/EndNote&gt;</w:delInstrText>
        </w:r>
        <w:r w:rsidR="0047750B" w:rsidDel="005F2F1E">
          <w:rPr>
            <w:color w:val="000000" w:themeColor="text1"/>
          </w:rPr>
          <w:fldChar w:fldCharType="separate"/>
        </w:r>
        <w:r w:rsidR="007F7DB9" w:rsidDel="005F2F1E">
          <w:rPr>
            <w:noProof/>
            <w:color w:val="000000" w:themeColor="text1"/>
          </w:rPr>
          <w:delText>(Gwinner 1996)</w:delText>
        </w:r>
        <w:r w:rsidR="0047750B" w:rsidDel="005F2F1E">
          <w:rPr>
            <w:color w:val="000000" w:themeColor="text1"/>
          </w:rPr>
          <w:fldChar w:fldCharType="end"/>
        </w:r>
        <w:r w:rsidR="007F7DB9" w:rsidDel="005F2F1E">
          <w:rPr>
            <w:color w:val="000000" w:themeColor="text1"/>
          </w:rPr>
          <w:delText>.</w:delText>
        </w:r>
        <w:r w:rsidR="009B53FB" w:rsidDel="005F2F1E">
          <w:rPr>
            <w:color w:val="000000" w:themeColor="text1"/>
          </w:rPr>
          <w:delText>In specific cases</w:delText>
        </w:r>
      </w:del>
      <w:del w:id="486" w:author="Louie Yang" w:date="2016-11-23T13:35:00Z">
        <w:r w:rsidR="009B53FB" w:rsidDel="005F2F1E">
          <w:rPr>
            <w:color w:val="000000" w:themeColor="text1"/>
          </w:rPr>
          <w:delText xml:space="preserve">, </w:delText>
        </w:r>
      </w:del>
      <w:r w:rsidR="009B53FB">
        <w:rPr>
          <w:color w:val="000000" w:themeColor="text1"/>
        </w:rPr>
        <w:t>o</w:t>
      </w:r>
      <w:r>
        <w:rPr>
          <w:color w:val="000000" w:themeColor="text1"/>
        </w:rPr>
        <w:t xml:space="preserve">bserved phenological shifts in long-distant migrants </w:t>
      </w:r>
      <w:r w:rsidR="009B53FB">
        <w:rPr>
          <w:color w:val="000000" w:themeColor="text1"/>
        </w:rPr>
        <w:t xml:space="preserve">could also </w:t>
      </w:r>
      <w:r>
        <w:rPr>
          <w:color w:val="000000" w:themeColor="text1"/>
        </w:rPr>
        <w:t xml:space="preserve">result from </w:t>
      </w:r>
      <w:r w:rsidR="001A2F78">
        <w:rPr>
          <w:color w:val="000000" w:themeColor="text1"/>
        </w:rPr>
        <w:t>adaptive responses to selection</w:t>
      </w:r>
      <w:del w:id="487" w:author="Louie Yang" w:date="2016-11-23T13:34:00Z">
        <w:r w:rsidR="00795689" w:rsidDel="005F2F1E">
          <w:rPr>
            <w:color w:val="000000" w:themeColor="text1"/>
          </w:rPr>
          <w:delText>,</w:delText>
        </w:r>
        <w:r w:rsidR="001A2F78" w:rsidDel="005F2F1E">
          <w:rPr>
            <w:color w:val="000000" w:themeColor="text1"/>
          </w:rPr>
          <w:delText xml:space="preserve"> which </w:delText>
        </w:r>
      </w:del>
      <w:del w:id="488" w:author="Louie Yang" w:date="2016-11-23T13:33:00Z">
        <w:r w:rsidR="001A2F78" w:rsidDel="005F2F1E">
          <w:rPr>
            <w:color w:val="000000" w:themeColor="text1"/>
          </w:rPr>
          <w:delText xml:space="preserve">have </w:delText>
        </w:r>
      </w:del>
      <w:del w:id="489" w:author="Louie Yang" w:date="2016-11-23T13:34:00Z">
        <w:r w:rsidR="001A2F78" w:rsidDel="005F2F1E">
          <w:rPr>
            <w:color w:val="000000" w:themeColor="text1"/>
          </w:rPr>
          <w:delText>altered evolved reaction norms to photoperiodic cues</w:delText>
        </w:r>
      </w:del>
      <w:ins w:id="490" w:author="Louie Yang" w:date="2016-11-23T13:34:00Z">
        <w:r w:rsidR="005F2F1E">
          <w:rPr>
            <w:color w:val="000000" w:themeColor="text1"/>
          </w:rPr>
          <w:t xml:space="preserve"> imposed by phenological mismatch</w:t>
        </w:r>
      </w:ins>
      <w:r w:rsidR="001A2F78">
        <w:rPr>
          <w:color w:val="000000" w:themeColor="text1"/>
        </w:rPr>
        <w:t xml:space="preserve"> </w:t>
      </w:r>
      <w:r w:rsidR="0047750B" w:rsidRPr="00FB2CED">
        <w:rPr>
          <w:color w:val="000000" w:themeColor="text1"/>
        </w:rPr>
        <w:fldChar w:fldCharType="begin">
          <w:fldData xml:space="preserve">PEVuZE5vdGU+PENpdGU+PEF1dGhvcj5Kb256ZW48L0F1dGhvcj48WWVhcj4yMDA2PC9ZZWFyPjxS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</w:fldData>
        </w:fldChar>
      </w:r>
      <w:r w:rsidR="00B73606">
        <w:rPr>
          <w:color w:val="000000" w:themeColor="text1"/>
        </w:rPr>
        <w:instrText xml:space="preserve"> ADDIN EN.CITE </w:instrText>
      </w:r>
      <w:r w:rsidR="0047750B">
        <w:rPr>
          <w:color w:val="000000" w:themeColor="text1"/>
        </w:rPr>
        <w:fldChar w:fldCharType="begin">
          <w:fldData xml:space="preserve">PEVuZE5vdGU+PENpdGU+PEF1dGhvcj5Kb256ZW48L0F1dGhvcj48WWVhcj4yMDA2PC9ZZWFyPjxS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</w:fldData>
        </w:fldChar>
      </w:r>
      <w:r w:rsidR="00B73606">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B73606">
        <w:rPr>
          <w:noProof/>
          <w:color w:val="000000" w:themeColor="text1"/>
        </w:rPr>
        <w:t>(Jonzén</w:t>
      </w:r>
      <w:r w:rsidR="00B73606" w:rsidRPr="00B73606">
        <w:rPr>
          <w:i/>
          <w:noProof/>
          <w:color w:val="000000" w:themeColor="text1"/>
        </w:rPr>
        <w:t xml:space="preserve"> et al.</w:t>
      </w:r>
      <w:r w:rsidR="00B73606">
        <w:rPr>
          <w:noProof/>
          <w:color w:val="000000" w:themeColor="text1"/>
        </w:rPr>
        <w:t xml:space="preserve"> 2006, 2007)</w:t>
      </w:r>
      <w:r w:rsidR="0047750B" w:rsidRPr="00FB2CED">
        <w:rPr>
          <w:color w:val="000000" w:themeColor="text1"/>
        </w:rPr>
        <w:fldChar w:fldCharType="end"/>
      </w:r>
      <w:r w:rsidR="007F7DB9">
        <w:rPr>
          <w:color w:val="000000" w:themeColor="text1"/>
        </w:rPr>
        <w:t xml:space="preserve"> but see </w:t>
      </w:r>
      <w:r w:rsidR="0047750B">
        <w:rPr>
          <w:color w:val="000000" w:themeColor="text1"/>
        </w:rPr>
        <w:fldChar w:fldCharType="begin"/>
      </w:r>
      <w:r w:rsidR="007F7DB9">
        <w:rPr>
          <w:color w:val="000000" w:themeColor="text1"/>
        </w:rPr>
        <w:instrText xml:space="preserve"> ADDIN EN.CITE &lt;EndNote&gt;&lt;Cite&gt;&lt;Author&gt;Both&lt;/Author&gt;&lt;Year&gt;2007&lt;/Year&gt;&lt;RecNum&gt;633&lt;/RecNum&gt;&lt;DisplayText&gt;(Both 2007)&lt;/DisplayText&gt;&lt;record&gt;&lt;rec-number&gt;633&lt;/rec-number&gt;&lt;foreign-keys&gt;&lt;key app="EN" db-id="tswepwzphrdd5teef5upp92y9wxtxvpzzvrz" timestamp="1456334377"&gt;633&lt;/key&gt;&lt;/foreign-keys&gt;&lt;ref-type name="Journal Article"&gt;17&lt;/ref-type&gt;&lt;contributors&gt;&lt;authors&gt;&lt;author&gt;Both, C.&lt;/author&gt;&lt;/authors&gt;&lt;/contributors&gt;&lt;auth-address&gt;Univ Groningen, Anim Ecol Grp, Ctr Ecol &amp;amp; Evolut Studies, NL-9750 AA Haren, Netherlands.&amp;#xD;Both, C (reprint author), Univ Groningen, Anim Ecol Grp, Ctr Ecol &amp;amp; Evolut Studies, POB 14, NL-9750 AA Haren, Netherlands.&amp;#xD;c.both@rug.nl&lt;/auth-address&gt;&lt;titles&gt;&lt;title&gt;Comment on &amp;quot;Rapid advance of spring arrival dates in long-distance migratory birds&amp;quot;&lt;/title&gt;&lt;secondary-title&gt;Science&lt;/secondary-title&gt;&lt;alt-title&gt;Science&lt;/alt-title&gt;&lt;/titles&gt;&lt;periodical&gt;&lt;full-title&gt;Science&lt;/full-title&gt;&lt;abbr-1&gt;Science&lt;/abbr-1&gt;&lt;/periodical&gt;&lt;alt-periodical&gt;&lt;full-title&gt;Science&lt;/full-title&gt;&lt;abbr-1&gt;Science&lt;/abbr-1&gt;&lt;/alt-periodical&gt;&lt;pages&gt;1&lt;/pages&gt;&lt;volume&gt;315&lt;/volume&gt;&lt;number&gt;5812&lt;/number&gt;&lt;keywords&gt;&lt;keyword&gt;CLIMATE-CHANGE&lt;/keyword&gt;&lt;keyword&gt;MIGRANT&lt;/keyword&gt;&lt;/keywords&gt;&lt;dates&gt;&lt;year&gt;2007&lt;/year&gt;&lt;pub-dates&gt;&lt;date&gt;Feb&lt;/date&gt;&lt;/pub-dates&gt;&lt;/dates&gt;&lt;isbn&gt;0036-8075&lt;/isbn&gt;&lt;accession-num&gt;WOS:000243909400022&lt;/accession-num&gt;&lt;work-type&gt;Editorial Material&lt;/work-type&gt;&lt;urls&gt;&lt;related-urls&gt;&lt;url&gt;&amp;lt;Go to ISI&amp;gt;://WOS:000243909400022&lt;/url&gt;&lt;/related-urls&gt;&lt;/urls&gt;&lt;electronic-resource-num&gt;10.1126/science.1136148&lt;/electronic-resource-num&gt;&lt;language&gt;English&lt;/language&gt;&lt;/record&gt;&lt;/Cite&gt;&lt;/EndNote&gt;</w:instrText>
      </w:r>
      <w:r w:rsidR="0047750B">
        <w:rPr>
          <w:color w:val="000000" w:themeColor="text1"/>
        </w:rPr>
        <w:fldChar w:fldCharType="separate"/>
      </w:r>
      <w:r w:rsidR="007F7DB9">
        <w:rPr>
          <w:noProof/>
          <w:color w:val="000000" w:themeColor="text1"/>
        </w:rPr>
        <w:t>(Both 2007)</w:t>
      </w:r>
      <w:r w:rsidR="0047750B">
        <w:rPr>
          <w:color w:val="000000" w:themeColor="text1"/>
        </w:rPr>
        <w:fldChar w:fldCharType="end"/>
      </w:r>
      <w:r w:rsidR="001A2F78">
        <w:rPr>
          <w:color w:val="000000" w:themeColor="text1"/>
        </w:rPr>
        <w:t xml:space="preserve">. In an analysis of 65 species of migrant birds in western Europe, </w:t>
      </w:r>
      <w:r w:rsidR="0047750B">
        <w:rPr>
          <w:color w:val="000000" w:themeColor="text1"/>
        </w:rPr>
        <w:fldChar w:fldCharType="begin"/>
      </w:r>
      <w:r w:rsidR="00BE159D">
        <w:rPr>
          <w:color w:val="000000" w:themeColor="text1"/>
        </w:rPr>
        <w:instrText xml:space="preserve"> ADDIN EN.CITE &lt;EndNote&gt;&lt;Cite AuthorYear="1"&gt;&lt;Author&gt;Jenni&lt;/Author&gt;&lt;Year&gt;2003&lt;/Year&gt;&lt;RecNum&gt;944&lt;/RecNum&gt;&lt;DisplayText&gt;Jenni and Kéry (2003)&lt;/DisplayText&gt;&lt;record&gt;&lt;rec-number&gt;944&lt;/rec-number&gt;&lt;foreign-keys&gt;&lt;key app="EN" db-id="tswepwzphrdd5teef5upp92y9wxtxvpzzvrz" timestamp="1476650442"&gt;944&lt;/key&gt;&lt;/foreign-keys&gt;&lt;ref-type name="Journal Article"&gt;17&lt;/ref-type&gt;&lt;contributors&gt;&lt;authors&gt;&lt;author&gt;Jenni, Lukas&lt;/author&gt;&lt;author&gt;Kéry, Marc&lt;/author&gt;&lt;/authors&gt;&lt;/contributors&gt;&lt;titles&gt;&lt;title&gt;Timing of autumn bird migration under climate change: advances in long–distance migrants, delays in short–distance migrants&lt;/title&gt;&lt;secondary-title&gt;Proceedings of the Royal Society of London. Series B: Biological Sciences&lt;/secondary-title&gt;&lt;/titles&gt;&lt;periodical&gt;&lt;full-title&gt;Proceedings of the Royal Society of London. Series B: Biological Sciences&lt;/full-title&gt;&lt;/periodical&gt;&lt;pages&gt;1467-1471&lt;/pages&gt;&lt;volume&gt;270&lt;/volume&gt;&lt;number&gt;1523&lt;/number&gt;&lt;dates&gt;&lt;year&gt;2003&lt;/year&gt;&lt;/dates&gt;&lt;urls&gt;&lt;/urls&gt;&lt;electronic-resource-num&gt;10.1098/rspb.2003.2394&lt;/electronic-resource-num&gt;&lt;/record&gt;&lt;/Cite&gt;&lt;/EndNote&gt;</w:instrText>
      </w:r>
      <w:r w:rsidR="0047750B">
        <w:rPr>
          <w:color w:val="000000" w:themeColor="text1"/>
        </w:rPr>
        <w:fldChar w:fldCharType="separate"/>
      </w:r>
      <w:r w:rsidR="00BE159D">
        <w:rPr>
          <w:noProof/>
          <w:color w:val="000000" w:themeColor="text1"/>
        </w:rPr>
        <w:t>Jenni and Kéry (2003)</w:t>
      </w:r>
      <w:r w:rsidR="0047750B">
        <w:rPr>
          <w:color w:val="000000" w:themeColor="text1"/>
        </w:rPr>
        <w:fldChar w:fldCharType="end"/>
      </w:r>
      <w:r w:rsidR="001A2F78">
        <w:rPr>
          <w:color w:val="000000" w:themeColor="text1"/>
        </w:rPr>
        <w:t xml:space="preserve"> suggest that long-distance migrants may be showing earlier fall migration</w:t>
      </w:r>
      <w:r w:rsidR="001A2F78" w:rsidRPr="001A2F78">
        <w:rPr>
          <w:color w:val="000000" w:themeColor="text1"/>
        </w:rPr>
        <w:t xml:space="preserve"> </w:t>
      </w:r>
      <w:r w:rsidR="001A2F78">
        <w:rPr>
          <w:color w:val="000000" w:themeColor="text1"/>
        </w:rPr>
        <w:t xml:space="preserve">as an adaptive response </w:t>
      </w:r>
      <w:ins w:id="491" w:author="Louie Yang" w:date="2016-11-23T13:35:00Z">
        <w:r w:rsidR="00882118">
          <w:rPr>
            <w:color w:val="000000" w:themeColor="text1"/>
          </w:rPr>
          <w:t xml:space="preserve">to </w:t>
        </w:r>
      </w:ins>
      <w:r w:rsidR="001A2F78">
        <w:rPr>
          <w:color w:val="000000" w:themeColor="text1"/>
        </w:rPr>
        <w:t xml:space="preserve">seasonal drying in northern Africa, while short-distance migrants have shown a pattern of </w:t>
      </w:r>
      <w:r w:rsidR="0059755D">
        <w:rPr>
          <w:color w:val="000000" w:themeColor="text1"/>
        </w:rPr>
        <w:t xml:space="preserve">delayed migration in the </w:t>
      </w:r>
      <w:r w:rsidR="0059755D">
        <w:rPr>
          <w:color w:val="000000" w:themeColor="text1"/>
        </w:rPr>
        <w:lastRenderedPageBreak/>
        <w:t>fall as an adaptive response to longer breeding seasons. However, although there are potentially strong selective costs of phenological mismatch</w:t>
      </w:r>
      <w:r w:rsidR="00BE159D">
        <w:rPr>
          <w:color w:val="000000" w:themeColor="text1"/>
        </w:rPr>
        <w:t xml:space="preserve"> </w:t>
      </w:r>
      <w:r w:rsidR="0047750B">
        <w:rPr>
          <w:color w:val="000000" w:themeColor="text1"/>
        </w:rPr>
        <w:fldChar w:fldCharType="begin">
          <w:fldData xml:space="preserve">PEVuZE5vdGU+PENpdGU+PEF1dGhvcj5Cb3RoPC9BdXRob3I+PFllYXI+MjAxMDwvWWVhcj48UmVj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</w:fldData>
        </w:fldChar>
      </w:r>
      <w:r w:rsidR="00BE159D">
        <w:rPr>
          <w:color w:val="000000" w:themeColor="text1"/>
        </w:rPr>
        <w:instrText xml:space="preserve"> ADDIN EN.CITE </w:instrText>
      </w:r>
      <w:r w:rsidR="0047750B">
        <w:rPr>
          <w:color w:val="000000" w:themeColor="text1"/>
        </w:rPr>
        <w:fldChar w:fldCharType="begin">
          <w:fldData xml:space="preserve">PEVuZE5vdGU+PENpdGU+PEF1dGhvcj5Cb3RoPC9BdXRob3I+PFllYXI+MjAxMDwvWWVhcj48UmVj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</w:fldData>
        </w:fldChar>
      </w:r>
      <w:r w:rsidR="00BE159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E159D">
        <w:rPr>
          <w:noProof/>
          <w:color w:val="000000" w:themeColor="text1"/>
        </w:rPr>
        <w:t>(Møller</w:t>
      </w:r>
      <w:r w:rsidR="00BE159D" w:rsidRPr="00BE159D">
        <w:rPr>
          <w:i/>
          <w:noProof/>
          <w:color w:val="000000" w:themeColor="text1"/>
        </w:rPr>
        <w:t xml:space="preserve"> et al.</w:t>
      </w:r>
      <w:r w:rsidR="00BE159D">
        <w:rPr>
          <w:noProof/>
          <w:color w:val="000000" w:themeColor="text1"/>
        </w:rPr>
        <w:t xml:space="preserve"> 2008; Both</w:t>
      </w:r>
      <w:r w:rsidR="00BE159D" w:rsidRPr="00BE159D">
        <w:rPr>
          <w:i/>
          <w:noProof/>
          <w:color w:val="000000" w:themeColor="text1"/>
        </w:rPr>
        <w:t xml:space="preserve"> et al.</w:t>
      </w:r>
      <w:r w:rsidR="00BE159D">
        <w:rPr>
          <w:noProof/>
          <w:color w:val="000000" w:themeColor="text1"/>
        </w:rPr>
        <w:t xml:space="preserve"> 2010; Saino</w:t>
      </w:r>
      <w:r w:rsidR="00BE159D" w:rsidRPr="00BE159D">
        <w:rPr>
          <w:i/>
          <w:noProof/>
          <w:color w:val="000000" w:themeColor="text1"/>
        </w:rPr>
        <w:t xml:space="preserve"> et al.</w:t>
      </w:r>
      <w:r w:rsidR="00BE159D">
        <w:rPr>
          <w:noProof/>
          <w:color w:val="000000" w:themeColor="text1"/>
        </w:rPr>
        <w:t xml:space="preserve"> 2010)</w:t>
      </w:r>
      <w:r w:rsidR="0047750B">
        <w:rPr>
          <w:color w:val="000000" w:themeColor="text1"/>
        </w:rPr>
        <w:fldChar w:fldCharType="end"/>
      </w:r>
      <w:r w:rsidR="0059755D">
        <w:rPr>
          <w:color w:val="000000" w:themeColor="text1"/>
        </w:rPr>
        <w:t>, several studies have also suggested that evolutionary phenological responses to climate change may experience strong phylogenetic or environmental constraints</w:t>
      </w:r>
      <w:r w:rsidR="00BE159D">
        <w:rPr>
          <w:color w:val="000000" w:themeColor="text1"/>
        </w:rPr>
        <w:t xml:space="preserve"> </w:t>
      </w:r>
      <w:r w:rsidR="0047750B">
        <w:rPr>
          <w:color w:val="000000" w:themeColor="text1"/>
        </w:rPr>
        <w:fldChar w:fldCharType="begin">
          <w:fldData xml:space="preserve">PEVuZE5vdGU+PENpdGU+PEF1dGhvcj5Cb3RoPC9BdXRob3I+PFllYXI+MjAwMTwvWWVhcj48UmVj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</w:fldData>
        </w:fldChar>
      </w:r>
      <w:r w:rsidR="00BE159D">
        <w:rPr>
          <w:color w:val="000000" w:themeColor="text1"/>
        </w:rPr>
        <w:instrText xml:space="preserve"> ADDIN EN.CITE </w:instrText>
      </w:r>
      <w:r w:rsidR="0047750B">
        <w:rPr>
          <w:color w:val="000000" w:themeColor="text1"/>
        </w:rPr>
        <w:fldChar w:fldCharType="begin">
          <w:fldData xml:space="preserve">PEVuZE5vdGU+PENpdGU+PEF1dGhvcj5Cb3RoPC9BdXRob3I+PFllYXI+MjAwMTwvWWVhcj48UmVj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</w:fldData>
        </w:fldChar>
      </w:r>
      <w:r w:rsidR="00BE159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E159D">
        <w:rPr>
          <w:noProof/>
          <w:color w:val="000000" w:themeColor="text1"/>
        </w:rPr>
        <w:t>(Both &amp; Visser 2001; Both 2010; Rubolini</w:t>
      </w:r>
      <w:r w:rsidR="00BE159D" w:rsidRPr="00BE159D">
        <w:rPr>
          <w:i/>
          <w:noProof/>
          <w:color w:val="000000" w:themeColor="text1"/>
        </w:rPr>
        <w:t xml:space="preserve"> et al.</w:t>
      </w:r>
      <w:r w:rsidR="00BE159D">
        <w:rPr>
          <w:noProof/>
          <w:color w:val="000000" w:themeColor="text1"/>
        </w:rPr>
        <w:t xml:space="preserve"> 2010)</w:t>
      </w:r>
      <w:r w:rsidR="0047750B">
        <w:rPr>
          <w:color w:val="000000" w:themeColor="text1"/>
        </w:rPr>
        <w:fldChar w:fldCharType="end"/>
      </w:r>
      <w:r w:rsidR="0059755D">
        <w:rPr>
          <w:color w:val="000000" w:themeColor="text1"/>
        </w:rPr>
        <w:t xml:space="preserve">. </w:t>
      </w:r>
      <w:ins w:id="492" w:author="Louie Yang" w:date="2016-11-23T13:36:00Z">
        <w:r w:rsidR="00882118">
          <w:rPr>
            <w:color w:val="000000" w:themeColor="text1"/>
          </w:rPr>
          <w:t xml:space="preserve">Thus, while there appear to be real fitness consequences to phenological mismatch </w:t>
        </w:r>
      </w:ins>
      <w:ins w:id="493" w:author="Louie Yang" w:date="2016-11-23T13:37:00Z">
        <w:r w:rsidR="00882118" w:rsidRPr="00882118">
          <w:rPr>
            <w:color w:val="000000" w:themeColor="text1"/>
          </w:rPr>
          <w:t>(Møller et al. 2008; Both et al. 2010; Jones &amp; Cresswell 2010; Saino et al. 2010; Gilroy et al. 2016)</w:t>
        </w:r>
        <w:r w:rsidR="00882118">
          <w:rPr>
            <w:color w:val="000000" w:themeColor="text1"/>
          </w:rPr>
          <w:t xml:space="preserve">, it can be difficult to separate adaptive responses to climate change from other explanations. </w:t>
        </w:r>
      </w:ins>
    </w:p>
    <w:p w14:paraId="66BEFF50" w14:textId="4831CCB0" w:rsidR="008C26D8" w:rsidRDefault="003C55A8" w:rsidP="008C26D8">
      <w:pPr>
        <w:pStyle w:val="Normal1"/>
        <w:spacing w:before="100" w:beforeAutospacing="1" w:after="100" w:afterAutospacing="1" w:line="480" w:lineRule="auto"/>
        <w:rPr>
          <w:color w:val="000000" w:themeColor="text1"/>
        </w:rPr>
      </w:pPr>
      <w:r>
        <w:rPr>
          <w:color w:val="000000" w:themeColor="text1"/>
        </w:rPr>
        <w:t>In summary</w:t>
      </w:r>
      <w:r w:rsidR="008C26D8">
        <w:rPr>
          <w:color w:val="000000" w:themeColor="text1"/>
        </w:rPr>
        <w:t xml:space="preserve">, </w:t>
      </w:r>
      <w:r>
        <w:rPr>
          <w:color w:val="000000" w:themeColor="text1"/>
        </w:rPr>
        <w:t xml:space="preserve">differences in migratory life histories have often been suggested to explain differences in observed patterns of phenological shift. However, the observed patterns </w:t>
      </w:r>
      <w:r w:rsidR="00F174FE">
        <w:rPr>
          <w:color w:val="000000" w:themeColor="text1"/>
        </w:rPr>
        <w:t>are highly variable, and migratory life history traits are inconsistent predictors of phenological shift</w:t>
      </w:r>
      <w:r w:rsidR="00F37189">
        <w:rPr>
          <w:color w:val="000000" w:themeColor="text1"/>
        </w:rPr>
        <w:t>s</w:t>
      </w:r>
      <w:r w:rsidR="00F174FE">
        <w:rPr>
          <w:color w:val="000000" w:themeColor="text1"/>
        </w:rPr>
        <w:t xml:space="preserve">. </w:t>
      </w:r>
      <w:r w:rsidR="007848E2">
        <w:rPr>
          <w:color w:val="000000" w:themeColor="text1"/>
        </w:rPr>
        <w:t xml:space="preserve">Examining the mechanisms that have been proposed for these patterns may yield </w:t>
      </w:r>
      <w:r w:rsidR="00F37189">
        <w:rPr>
          <w:color w:val="000000" w:themeColor="text1"/>
        </w:rPr>
        <w:t xml:space="preserve">more predictive </w:t>
      </w:r>
      <w:commentRangeStart w:id="494"/>
      <w:r w:rsidR="007848E2">
        <w:rPr>
          <w:color w:val="000000" w:themeColor="text1"/>
        </w:rPr>
        <w:t>insights</w:t>
      </w:r>
      <w:commentRangeEnd w:id="494"/>
      <w:r w:rsidR="00882118">
        <w:rPr>
          <w:rStyle w:val="CommentReference"/>
        </w:rPr>
        <w:commentReference w:id="494"/>
      </w:r>
      <w:r w:rsidR="007848E2">
        <w:rPr>
          <w:color w:val="000000" w:themeColor="text1"/>
        </w:rPr>
        <w:t xml:space="preserve">. </w:t>
      </w:r>
      <w:del w:id="495" w:author="Louie Yang" w:date="2016-11-23T13:40:00Z">
        <w:r w:rsidR="007848E2" w:rsidDel="00882118">
          <w:rPr>
            <w:color w:val="000000" w:themeColor="text1"/>
          </w:rPr>
          <w:delText xml:space="preserve">The proposed explanations include </w:delText>
        </w:r>
        <w:r w:rsidR="008C26D8" w:rsidRPr="00D50F16" w:rsidDel="00882118">
          <w:rPr>
            <w:i/>
            <w:color w:val="000000" w:themeColor="text1"/>
          </w:rPr>
          <w:delText>environment-driven mechanism</w:delText>
        </w:r>
        <w:r w:rsidR="007848E2" w:rsidDel="00882118">
          <w:rPr>
            <w:i/>
            <w:color w:val="000000" w:themeColor="text1"/>
          </w:rPr>
          <w:delText>s</w:delText>
        </w:r>
        <w:r w:rsidR="008C26D8" w:rsidRPr="001E65D3" w:rsidDel="00882118">
          <w:rPr>
            <w:color w:val="000000" w:themeColor="text1"/>
          </w:rPr>
          <w:delText xml:space="preserve"> </w:delText>
        </w:r>
        <w:r w:rsidR="008C26D8" w:rsidDel="00882118">
          <w:rPr>
            <w:color w:val="000000" w:themeColor="text1"/>
          </w:rPr>
          <w:delText>(</w:delText>
        </w:r>
        <w:r w:rsidR="007848E2" w:rsidDel="00882118">
          <w:rPr>
            <w:color w:val="000000" w:themeColor="text1"/>
          </w:rPr>
          <w:delText>predicting</w:delText>
        </w:r>
        <w:r w:rsidR="008C26D8" w:rsidDel="00882118">
          <w:rPr>
            <w:color w:val="000000" w:themeColor="text1"/>
          </w:rPr>
          <w:delText xml:space="preserve"> that species with different migratory life histories are likely to show different patterns of phenological shift because they experience different environmental conditions), </w:delText>
        </w:r>
        <w:r w:rsidR="008C26D8" w:rsidRPr="00D50F16" w:rsidDel="00882118">
          <w:rPr>
            <w:i/>
            <w:color w:val="000000" w:themeColor="text1"/>
          </w:rPr>
          <w:delText>organism-driven mechanism</w:delText>
        </w:r>
        <w:r w:rsidR="007848E2" w:rsidDel="00882118">
          <w:rPr>
            <w:i/>
            <w:color w:val="000000" w:themeColor="text1"/>
          </w:rPr>
          <w:delText>s</w:delText>
        </w:r>
        <w:r w:rsidR="008C26D8" w:rsidDel="00882118">
          <w:rPr>
            <w:color w:val="000000" w:themeColor="text1"/>
          </w:rPr>
          <w:delText xml:space="preserve"> (long-distance migrants are more likely to use photoperiodic or endogenous circannual rhythms than short-distance or non-migratory species) and </w:delText>
        </w:r>
        <w:r w:rsidR="008C26D8" w:rsidRPr="00795689" w:rsidDel="00882118">
          <w:rPr>
            <w:i/>
            <w:color w:val="000000" w:themeColor="text1"/>
          </w:rPr>
          <w:delText>evolution-driven mechanism</w:delText>
        </w:r>
        <w:r w:rsidR="00133394" w:rsidRPr="00795689" w:rsidDel="00882118">
          <w:rPr>
            <w:i/>
            <w:color w:val="000000" w:themeColor="text1"/>
          </w:rPr>
          <w:delText>s</w:delText>
        </w:r>
        <w:r w:rsidR="008C26D8" w:rsidDel="00882118">
          <w:rPr>
            <w:color w:val="000000" w:themeColor="text1"/>
          </w:rPr>
          <w:delText xml:space="preserve"> (</w:delText>
        </w:r>
        <w:r w:rsidR="00133394" w:rsidDel="00882118">
          <w:rPr>
            <w:color w:val="000000" w:themeColor="text1"/>
          </w:rPr>
          <w:delText xml:space="preserve">e.g., </w:delText>
        </w:r>
        <w:r w:rsidR="00F37189" w:rsidDel="00882118">
          <w:rPr>
            <w:color w:val="000000" w:themeColor="text1"/>
          </w:rPr>
          <w:delText xml:space="preserve">evolved </w:delText>
        </w:r>
        <w:r w:rsidR="00DE0D58" w:rsidDel="00882118">
          <w:rPr>
            <w:color w:val="000000" w:themeColor="text1"/>
          </w:rPr>
          <w:delText xml:space="preserve">changes in the </w:delText>
        </w:r>
        <w:r w:rsidR="00DE0D58" w:rsidRPr="00DE0D58" w:rsidDel="00882118">
          <w:rPr>
            <w:color w:val="000000" w:themeColor="text1"/>
          </w:rPr>
          <w:delText>environment-phenology relationship</w:delText>
        </w:r>
        <w:r w:rsidR="00DE0D58" w:rsidDel="00882118">
          <w:rPr>
            <w:color w:val="000000" w:themeColor="text1"/>
          </w:rPr>
          <w:delText xml:space="preserve"> in response to rapid environmental change).</w:delText>
        </w:r>
      </w:del>
    </w:p>
    <w:p w14:paraId="485580CC" w14:textId="77777777" w:rsidR="00661979" w:rsidRDefault="00FD65FC" w:rsidP="00B06F9A">
      <w:pPr>
        <w:pStyle w:val="Normal1"/>
        <w:spacing w:before="100" w:beforeAutospacing="1" w:after="100" w:afterAutospacing="1" w:line="480" w:lineRule="auto"/>
        <w:rPr>
          <w:color w:val="000000" w:themeColor="text1"/>
        </w:rPr>
      </w:pPr>
      <w:r w:rsidRPr="00B06F9A">
        <w:rPr>
          <w:bCs/>
          <w:i/>
          <w:color w:val="000000" w:themeColor="text1"/>
        </w:rPr>
        <w:t xml:space="preserve">Ecological specialists versus generalists </w:t>
      </w:r>
    </w:p>
    <w:p w14:paraId="133AEFB3" w14:textId="7112E31D" w:rsidR="00661979" w:rsidRDefault="00AB3F3D" w:rsidP="00B06F9A">
      <w:pPr>
        <w:pStyle w:val="Normal1"/>
        <w:spacing w:before="100" w:beforeAutospacing="1" w:after="100" w:afterAutospacing="1" w:line="480" w:lineRule="auto"/>
        <w:rPr>
          <w:color w:val="000000" w:themeColor="text1"/>
        </w:rPr>
      </w:pPr>
      <w:r>
        <w:rPr>
          <w:color w:val="000000" w:themeColor="text1"/>
        </w:rPr>
        <w:t xml:space="preserve">Ecological specialization of </w:t>
      </w:r>
      <w:r w:rsidR="00902A19">
        <w:rPr>
          <w:color w:val="000000" w:themeColor="text1"/>
        </w:rPr>
        <w:t>resources</w:t>
      </w:r>
      <w:r>
        <w:rPr>
          <w:color w:val="000000" w:themeColor="text1"/>
        </w:rPr>
        <w:t>, habitat</w:t>
      </w:r>
      <w:r w:rsidR="00B271B0">
        <w:rPr>
          <w:color w:val="000000" w:themeColor="text1"/>
        </w:rPr>
        <w:t>,</w:t>
      </w:r>
      <w:r>
        <w:rPr>
          <w:color w:val="000000" w:themeColor="text1"/>
        </w:rPr>
        <w:t xml:space="preserve"> or climate is another </w:t>
      </w:r>
      <w:r w:rsidR="003E5C14">
        <w:rPr>
          <w:color w:val="000000" w:themeColor="text1"/>
        </w:rPr>
        <w:t xml:space="preserve">trait that </w:t>
      </w:r>
      <w:r w:rsidR="00B271B0">
        <w:rPr>
          <w:color w:val="000000" w:themeColor="text1"/>
        </w:rPr>
        <w:t>may</w:t>
      </w:r>
      <w:r w:rsidR="003E5C14">
        <w:rPr>
          <w:color w:val="000000" w:themeColor="text1"/>
        </w:rPr>
        <w:t xml:space="preserve"> explain variation in phenological responses to climate change. </w:t>
      </w:r>
      <w:r w:rsidR="00BD20E7">
        <w:rPr>
          <w:color w:val="000000" w:themeColor="text1"/>
        </w:rPr>
        <w:t xml:space="preserve">This trait describes </w:t>
      </w:r>
      <w:commentRangeStart w:id="496"/>
      <w:r w:rsidR="00BD20E7">
        <w:rPr>
          <w:color w:val="000000" w:themeColor="text1"/>
        </w:rPr>
        <w:t>the trade-off between a species’ capacity to exploit a range of environmental conditions and</w:t>
      </w:r>
      <w:r w:rsidR="00BA5F91">
        <w:rPr>
          <w:color w:val="000000" w:themeColor="text1"/>
        </w:rPr>
        <w:t xml:space="preserve"> </w:t>
      </w:r>
      <w:r w:rsidR="00DC127F">
        <w:rPr>
          <w:color w:val="000000" w:themeColor="text1"/>
        </w:rPr>
        <w:t>maximally perform</w:t>
      </w:r>
      <w:r w:rsidR="00BA5F91">
        <w:rPr>
          <w:color w:val="000000" w:themeColor="text1"/>
        </w:rPr>
        <w:t xml:space="preserve"> under a subset of condition</w:t>
      </w:r>
      <w:ins w:id="497" w:author="Louie Yang" w:date="2016-11-23T13:41:00Z">
        <w:r w:rsidR="00882118">
          <w:rPr>
            <w:color w:val="000000" w:themeColor="text1"/>
          </w:rPr>
          <w:t>s</w:t>
        </w:r>
        <w:commentRangeEnd w:id="496"/>
        <w:r w:rsidR="00882118">
          <w:rPr>
            <w:rStyle w:val="CommentReference"/>
          </w:rPr>
          <w:commentReference w:id="496"/>
        </w:r>
      </w:ins>
      <w:del w:id="498" w:author="Louie Yang" w:date="2016-11-23T13:41:00Z">
        <w:r w:rsidR="00BA5F91" w:rsidDel="00882118">
          <w:rPr>
            <w:color w:val="000000" w:themeColor="text1"/>
          </w:rPr>
          <w:delText>(s)</w:delText>
        </w:r>
      </w:del>
      <w:r w:rsidR="00BA5F91">
        <w:rPr>
          <w:color w:val="000000" w:themeColor="text1"/>
        </w:rPr>
        <w:t xml:space="preserve"> </w:t>
      </w:r>
      <w:commentRangeStart w:id="499"/>
      <w:r w:rsidR="00BA5F91">
        <w:rPr>
          <w:color w:val="000000" w:themeColor="text1"/>
        </w:rPr>
        <w:t>(Futuyma and Moreno 1968)</w:t>
      </w:r>
      <w:commentRangeEnd w:id="499"/>
      <w:r w:rsidR="00E13024">
        <w:rPr>
          <w:rStyle w:val="CommentReference"/>
        </w:rPr>
        <w:commentReference w:id="499"/>
      </w:r>
      <w:r w:rsidR="00BA5F91">
        <w:rPr>
          <w:color w:val="000000" w:themeColor="text1"/>
        </w:rPr>
        <w:t>.</w:t>
      </w:r>
      <w:r w:rsidR="004816B4">
        <w:rPr>
          <w:color w:val="000000" w:themeColor="text1"/>
        </w:rPr>
        <w:t xml:space="preserve"> </w:t>
      </w:r>
      <w:r w:rsidR="00FD6460">
        <w:rPr>
          <w:color w:val="000000" w:themeColor="text1"/>
        </w:rPr>
        <w:t>While</w:t>
      </w:r>
      <w:r w:rsidR="00A068B5">
        <w:rPr>
          <w:color w:val="000000" w:themeColor="text1"/>
        </w:rPr>
        <w:t xml:space="preserve"> a</w:t>
      </w:r>
      <w:r w:rsidR="00606290">
        <w:rPr>
          <w:color w:val="000000" w:themeColor="text1"/>
        </w:rPr>
        <w:t xml:space="preserve"> relationship between specialization and phenological response</w:t>
      </w:r>
      <w:r w:rsidR="00FD6460">
        <w:rPr>
          <w:color w:val="000000" w:themeColor="text1"/>
        </w:rPr>
        <w:t xml:space="preserve"> has been documented in the literature,</w:t>
      </w:r>
      <w:r w:rsidR="00A068B5">
        <w:rPr>
          <w:color w:val="000000" w:themeColor="text1"/>
        </w:rPr>
        <w:t xml:space="preserve"> </w:t>
      </w:r>
      <w:commentRangeStart w:id="500"/>
      <w:r w:rsidR="00474888">
        <w:rPr>
          <w:color w:val="000000" w:themeColor="text1"/>
        </w:rPr>
        <w:t>s</w:t>
      </w:r>
      <w:r w:rsidR="00606290">
        <w:rPr>
          <w:color w:val="000000" w:themeColor="text1"/>
        </w:rPr>
        <w:t xml:space="preserve">ome </w:t>
      </w:r>
      <w:r w:rsidR="00FD6460">
        <w:rPr>
          <w:color w:val="000000" w:themeColor="text1"/>
        </w:rPr>
        <w:t xml:space="preserve">studies </w:t>
      </w:r>
      <w:r w:rsidR="00606290">
        <w:rPr>
          <w:color w:val="000000" w:themeColor="text1"/>
        </w:rPr>
        <w:t xml:space="preserve">found that </w:t>
      </w:r>
      <w:r>
        <w:rPr>
          <w:color w:val="000000" w:themeColor="text1"/>
        </w:rPr>
        <w:t xml:space="preserve">more specialized </w:t>
      </w:r>
      <w:r w:rsidR="00606290">
        <w:rPr>
          <w:color w:val="000000" w:themeColor="text1"/>
        </w:rPr>
        <w:t xml:space="preserve">species </w:t>
      </w:r>
      <w:r>
        <w:rPr>
          <w:color w:val="000000" w:themeColor="text1"/>
        </w:rPr>
        <w:t>showed</w:t>
      </w:r>
      <w:r w:rsidR="00606290">
        <w:rPr>
          <w:color w:val="000000" w:themeColor="text1"/>
        </w:rPr>
        <w:t xml:space="preserve"> greater phenological shifts than </w:t>
      </w:r>
      <w:r>
        <w:rPr>
          <w:color w:val="000000" w:themeColor="text1"/>
        </w:rPr>
        <w:t xml:space="preserve">less specialized </w:t>
      </w:r>
      <w:r w:rsidR="00606290">
        <w:rPr>
          <w:color w:val="000000" w:themeColor="text1"/>
        </w:rPr>
        <w:t>species (</w:t>
      </w:r>
      <w:r w:rsidR="00606290" w:rsidRPr="00F3716C">
        <w:rPr>
          <w:color w:val="000000" w:themeColor="text1"/>
        </w:rPr>
        <w:t xml:space="preserve">butterflies: </w:t>
      </w:r>
      <w:commentRangeStart w:id="501"/>
      <w:r w:rsidR="0047750B">
        <w:rPr>
          <w:color w:val="000000" w:themeColor="text1"/>
        </w:rPr>
        <w:fldChar w:fldCharType="begin">
          <w:fldData xml:space="preserve">PEVuZE5vdGU+PENpdGU+PEF1dGhvcj5EaWFtb25kPC9BdXRob3I+PFllYXI+MjAxMTwvWWVhcj48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</w:fldData>
        </w:fldChar>
      </w:r>
      <w:r w:rsidR="009504F2">
        <w:rPr>
          <w:color w:val="000000" w:themeColor="text1"/>
        </w:rPr>
        <w:instrText xml:space="preserve"> ADDIN EN.CITE </w:instrText>
      </w:r>
      <w:r w:rsidR="0047750B">
        <w:rPr>
          <w:color w:val="000000" w:themeColor="text1"/>
        </w:rPr>
        <w:fldChar w:fldCharType="begin">
          <w:fldData xml:space="preserve">PEVuZE5vdGU+PENpdGU+PEF1dGhvcj5EaWFtb25kPC9BdXRob3I+PFllYXI+MjAxMTwvWWVhcj48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</w:fldData>
        </w:fldChar>
      </w:r>
      <w:r w:rsidR="009504F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9504F2">
        <w:rPr>
          <w:noProof/>
          <w:color w:val="000000" w:themeColor="text1"/>
        </w:rPr>
        <w:t>(Altermatt 2010; Diamond</w:t>
      </w:r>
      <w:r w:rsidR="009504F2" w:rsidRPr="009504F2">
        <w:rPr>
          <w:i/>
          <w:noProof/>
          <w:color w:val="000000" w:themeColor="text1"/>
        </w:rPr>
        <w:t xml:space="preserve"> et al.</w:t>
      </w:r>
      <w:r w:rsidR="009504F2">
        <w:rPr>
          <w:noProof/>
          <w:color w:val="000000" w:themeColor="text1"/>
        </w:rPr>
        <w:t xml:space="preserve"> 2011)</w:t>
      </w:r>
      <w:r w:rsidR="0047750B">
        <w:rPr>
          <w:color w:val="000000" w:themeColor="text1"/>
        </w:rPr>
        <w:fldChar w:fldCharType="end"/>
      </w:r>
      <w:commentRangeEnd w:id="501"/>
      <w:r w:rsidR="009C5DFB">
        <w:rPr>
          <w:rStyle w:val="CommentReference"/>
          <w:vanish/>
        </w:rPr>
        <w:commentReference w:id="501"/>
      </w:r>
      <w:r w:rsidR="00226937" w:rsidRPr="00F3716C">
        <w:rPr>
          <w:color w:val="000000" w:themeColor="text1"/>
        </w:rPr>
        <w:t xml:space="preserve">; </w:t>
      </w:r>
      <w:commentRangeStart w:id="502"/>
      <w:r w:rsidR="00606290" w:rsidRPr="00F3716C">
        <w:rPr>
          <w:color w:val="000000" w:themeColor="text1"/>
        </w:rPr>
        <w:t xml:space="preserve">moths and beetles: </w:t>
      </w:r>
      <w:r w:rsidR="0047750B">
        <w:rPr>
          <w:color w:val="000000" w:themeColor="text1"/>
        </w:rPr>
        <w:fldChar w:fldCharType="begin"/>
      </w:r>
      <w:r w:rsidR="00975C92">
        <w:rPr>
          <w:color w:val="000000" w:themeColor="text1"/>
        </w:rPr>
        <w:instrText xml:space="preserve"> ADDIN EN.CITE &lt;EndNote&gt;&lt;Cite&gt;&lt;Author&gt;Thomsen&lt;/Author&gt;&lt;Year&gt;2016&lt;/Year&gt;&lt;RecNum&gt;889&lt;/RecNum&gt;&lt;DisplayText&gt;(Thomsen&lt;style face="italic"&gt; et al.&lt;/style&gt; 2016)&lt;/DisplayText&gt;&lt;record&gt;&lt;rec-number&gt;889&lt;/rec-number&gt;&lt;foreign-keys&gt;&lt;key app="EN" db-id="tswepwzphrdd5teef5upp92y9wxtxvpzzvrz" timestamp="1465350703"&gt;889&lt;/key&gt;&lt;/foreign-keys&gt;&lt;ref-type name="Journal Article"&gt;17&lt;/ref-type&gt;&lt;contributors&gt;&lt;authors&gt;&lt;author&gt;Thomsen, Philip Francis&lt;/author&gt;&lt;author&gt;Jørgensen, Peter Søgaard&lt;/author&gt;&lt;author&gt;Bruun, Hans Henrik&lt;/author&gt;&lt;author&gt;Pedersen, Jan&lt;/author&gt;&lt;author&gt;Riis-Nielsen, Torben&lt;/author&gt;&lt;author&gt;Jonko, Krzysztof&lt;/author&gt;&lt;author&gt;Słowińska, Iwona&lt;/author&gt;&lt;author&gt;Rahbek, Carsten&lt;/author&gt;&lt;author&gt;Karsholt, Ole&lt;/author&gt;&lt;/authors&gt;&lt;/contributors&gt;&lt;titles&gt;&lt;title&gt;Resource specialists lead local insect community turnover associated with temperature – analysis of an 18-year full-seasonal record of moths and beetles&lt;/title&gt;&lt;secondary-title&gt;Journal of Animal Ecology&lt;/secondary-title&gt;&lt;/titles&gt;&lt;periodical&gt;&lt;full-title&gt;Journal of Animal Ecology&lt;/full-title&gt;&lt;abbr-1&gt;J. Anim. Ecol.&lt;/abbr-1&gt;&lt;/periodical&gt;&lt;pages&gt;251-261&lt;/pages&gt;&lt;volume&gt;85&lt;/volume&gt;&lt;number&gt;1&lt;/number&gt;&lt;keywords&gt;&lt;keyword&gt;climate change&lt;/keyword&gt;&lt;keyword&gt;community temperature index&lt;/keyword&gt;&lt;keyword&gt;community turnover&lt;/keyword&gt;&lt;keyword&gt;diet specialists&lt;/keyword&gt;&lt;keyword&gt;ecological specialization&lt;/keyword&gt;&lt;keyword&gt;light trap&lt;/keyword&gt;&lt;keyword&gt;phenology shift&lt;/keyword&gt;&lt;/keywords&gt;&lt;dates&gt;&lt;year&gt;2016&lt;/year&gt;&lt;/dates&gt;&lt;isbn&gt;1365-2656&lt;/isbn&gt;&lt;urls&gt;&lt;related-urls&gt;&lt;url&gt;http://dx.doi.org/10.1111/1365-2656.12452&lt;/url&gt;&lt;/related-urls&gt;&lt;/urls&gt;&lt;electronic-resource-num&gt;10.1111/1365-2656.12452&lt;/electronic-resource-num&gt;&lt;/record&gt;&lt;/Cite&gt;&lt;/EndNote&gt;</w:instrText>
      </w:r>
      <w:r w:rsidR="0047750B">
        <w:rPr>
          <w:color w:val="000000" w:themeColor="text1"/>
        </w:rPr>
        <w:fldChar w:fldCharType="separate"/>
      </w:r>
      <w:r w:rsidR="00975C92">
        <w:rPr>
          <w:noProof/>
          <w:color w:val="000000" w:themeColor="text1"/>
        </w:rPr>
        <w:t>(Thomsen</w:t>
      </w:r>
      <w:r w:rsidR="00975C92" w:rsidRPr="00975C92">
        <w:rPr>
          <w:i/>
          <w:noProof/>
          <w:color w:val="000000" w:themeColor="text1"/>
        </w:rPr>
        <w:t xml:space="preserve"> et al.</w:t>
      </w:r>
      <w:r w:rsidR="00975C92">
        <w:rPr>
          <w:noProof/>
          <w:color w:val="000000" w:themeColor="text1"/>
        </w:rPr>
        <w:t xml:space="preserve"> 2016)</w:t>
      </w:r>
      <w:r w:rsidR="0047750B">
        <w:rPr>
          <w:color w:val="000000" w:themeColor="text1"/>
        </w:rPr>
        <w:fldChar w:fldCharType="end"/>
      </w:r>
      <w:commentRangeEnd w:id="502"/>
      <w:r w:rsidR="00902A19">
        <w:rPr>
          <w:rStyle w:val="CommentReference"/>
          <w:vanish/>
        </w:rPr>
        <w:commentReference w:id="502"/>
      </w:r>
      <w:r w:rsidR="00223582">
        <w:rPr>
          <w:color w:val="000000" w:themeColor="text1"/>
        </w:rPr>
        <w:t>), whereas other studies</w:t>
      </w:r>
      <w:r w:rsidR="00606290">
        <w:rPr>
          <w:color w:val="000000" w:themeColor="text1"/>
        </w:rPr>
        <w:t xml:space="preserve"> found the opposite: that species with less specialization </w:t>
      </w:r>
      <w:r w:rsidR="00435B40">
        <w:rPr>
          <w:color w:val="000000" w:themeColor="text1"/>
        </w:rPr>
        <w:t xml:space="preserve">exhibited </w:t>
      </w:r>
      <w:r w:rsidR="00606290">
        <w:rPr>
          <w:color w:val="000000" w:themeColor="text1"/>
        </w:rPr>
        <w:t>larger phenological shifts (</w:t>
      </w:r>
      <w:r w:rsidR="004D2B3D">
        <w:rPr>
          <w:color w:val="000000" w:themeColor="text1"/>
        </w:rPr>
        <w:t xml:space="preserve">birds: </w:t>
      </w:r>
      <w:commentRangeStart w:id="503"/>
      <w:commentRangeStart w:id="504"/>
      <w:r w:rsidR="0047750B">
        <w:rPr>
          <w:color w:val="000000" w:themeColor="text1"/>
        </w:rPr>
        <w:fldChar w:fldCharType="begin">
          <w:fldData xml:space="preserve">PEVuZE5vdGU+PENpdGU+PEF1dGhvcj5Nb3Vzc3VzPC9BdXRob3I+PFllYXI+MjAxMTwvWWVhcj48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</w:fldData>
        </w:fldChar>
      </w:r>
      <w:r w:rsidR="00975C92">
        <w:rPr>
          <w:color w:val="000000" w:themeColor="text1"/>
        </w:rPr>
        <w:instrText xml:space="preserve"> ADDIN EN.CITE </w:instrText>
      </w:r>
      <w:r w:rsidR="0047750B">
        <w:rPr>
          <w:color w:val="000000" w:themeColor="text1"/>
        </w:rPr>
        <w:fldChar w:fldCharType="begin">
          <w:fldData xml:space="preserve">PEVuZE5vdGU+PENpdGU+PEF1dGhvcj5Nb3Vzc3VzPC9BdXRob3I+PFllYXI+MjAxMTwvWWVhcj48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</w:fldData>
        </w:fldChar>
      </w:r>
      <w:r w:rsidR="00975C9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975C92">
        <w:rPr>
          <w:noProof/>
          <w:color w:val="000000" w:themeColor="text1"/>
        </w:rPr>
        <w:t>(Moussus</w:t>
      </w:r>
      <w:r w:rsidR="00975C92" w:rsidRPr="00975C92">
        <w:rPr>
          <w:i/>
          <w:noProof/>
          <w:color w:val="000000" w:themeColor="text1"/>
        </w:rPr>
        <w:t xml:space="preserve"> et al.</w:t>
      </w:r>
      <w:r w:rsidR="00975C92">
        <w:rPr>
          <w:noProof/>
          <w:color w:val="000000" w:themeColor="text1"/>
        </w:rPr>
        <w:t xml:space="preserve"> 2011; Buckley</w:t>
      </w:r>
      <w:r w:rsidR="00975C92" w:rsidRPr="00975C92">
        <w:rPr>
          <w:i/>
          <w:noProof/>
          <w:color w:val="000000" w:themeColor="text1"/>
        </w:rPr>
        <w:t xml:space="preserve"> et al.</w:t>
      </w:r>
      <w:r w:rsidR="00975C92">
        <w:rPr>
          <w:noProof/>
          <w:color w:val="000000" w:themeColor="text1"/>
        </w:rPr>
        <w:t xml:space="preserve"> 2012; Hurlbert &amp; Liang 2012)</w:t>
      </w:r>
      <w:r w:rsidR="0047750B">
        <w:rPr>
          <w:color w:val="000000" w:themeColor="text1"/>
        </w:rPr>
        <w:fldChar w:fldCharType="end"/>
      </w:r>
      <w:commentRangeEnd w:id="503"/>
      <w:commentRangeEnd w:id="504"/>
      <w:r w:rsidR="00F56492">
        <w:rPr>
          <w:rStyle w:val="CommentReference"/>
          <w:vanish/>
        </w:rPr>
        <w:commentReference w:id="503"/>
      </w:r>
      <w:r w:rsidR="00902A19">
        <w:rPr>
          <w:rStyle w:val="CommentReference"/>
          <w:vanish/>
        </w:rPr>
        <w:commentReference w:id="504"/>
      </w:r>
      <w:r w:rsidR="00606290">
        <w:rPr>
          <w:color w:val="000000" w:themeColor="text1"/>
        </w:rPr>
        <w:t xml:space="preserve">). There were also a number of studies that found no relationship between specialization and the </w:t>
      </w:r>
      <w:r w:rsidR="00606290">
        <w:rPr>
          <w:color w:val="000000" w:themeColor="text1"/>
        </w:rPr>
        <w:lastRenderedPageBreak/>
        <w:t>magnitude of phenological shift</w:t>
      </w:r>
      <w:r w:rsidR="0011279F">
        <w:rPr>
          <w:color w:val="000000" w:themeColor="text1"/>
        </w:rPr>
        <w:t xml:space="preserve"> </w:t>
      </w:r>
      <w:r w:rsidR="0011279F" w:rsidRPr="00F3716C">
        <w:rPr>
          <w:color w:val="000000" w:themeColor="text1"/>
        </w:rPr>
        <w:t>(</w:t>
      </w:r>
      <w:r w:rsidR="0047750B">
        <w:rPr>
          <w:color w:val="000000" w:themeColor="text1"/>
        </w:rPr>
        <w:fldChar w:fldCharType="begin"/>
      </w:r>
      <w:r w:rsidR="00A41C41">
        <w:rPr>
          <w:color w:val="000000" w:themeColor="text1"/>
        </w:rPr>
        <w:instrText xml:space="preserve"> ADDIN EN.CITE &lt;EndNote&gt;&lt;Cite&gt;&lt;Author&gt;Møller&lt;/Author&gt;&lt;Year&gt;2008&lt;/Year&gt;&lt;RecNum&gt;895&lt;/RecNum&gt;&lt;DisplayText&gt;(Møller&lt;style face="italic"&gt; et al.&lt;/style&gt; 2008)&lt;/DisplayText&gt;&lt;record&gt;&lt;rec-number&gt;895&lt;/rec-number&gt;&lt;foreign-keys&gt;&lt;key app="EN" db-id="tswepwzphrdd5teef5upp92y9wxtxvpzzvrz" timestamp="1469487671"&gt;895&lt;/key&gt;&lt;/foreign-keys&gt;&lt;ref-type name="Journal Article"&gt;17&lt;/ref-type&gt;&lt;contributors&gt;&lt;authors&gt;&lt;author&gt;Møller, Anders Pape&lt;/author&gt;&lt;author&gt;Rubolini, Diego&lt;/author&gt;&lt;author&gt;Lehikoinen, Esa&lt;/author&gt;&lt;/authors&gt;&lt;/contributors&gt;&lt;titles&gt;&lt;title&gt;Populations of migratory bird species that did not show a phenological response to climate change are declining&lt;/title&gt;&lt;secondary-title&gt;Proceedings of the National Academy of Sciences&lt;/secondary-title&gt;&lt;/titles&gt;&lt;periodical&gt;&lt;full-title&gt;Proceedings of the National Academy of Sciences&lt;/full-title&gt;&lt;/periodical&gt;&lt;pages&gt;16195-16200&lt;/pages&gt;&lt;volume&gt;105&lt;/volume&gt;&lt;number&gt;42&lt;/number&gt;&lt;dates&gt;&lt;year&gt;2008&lt;/year&gt;&lt;pub-dates&gt;&lt;date&gt;October 21, 2008&lt;/date&gt;&lt;/pub-dates&gt;&lt;/dates&gt;&lt;urls&gt;&lt;related-urls&gt;&lt;url&gt;http://www.pnas.org/content/105/42/16195.abstract&lt;/url&gt;&lt;/related-urls&gt;&lt;/urls&gt;&lt;electronic-resource-num&gt;10.1073/pnas.0803825105&lt;/electronic-resource-num&gt;&lt;/record&gt;&lt;/Cite&gt;&lt;/EndNote&gt;</w:instrText>
      </w:r>
      <w:r w:rsidR="0047750B">
        <w:rPr>
          <w:color w:val="000000" w:themeColor="text1"/>
        </w:rPr>
        <w:fldChar w:fldCharType="separate"/>
      </w:r>
      <w:r w:rsidR="00A41C41">
        <w:rPr>
          <w:noProof/>
          <w:color w:val="000000" w:themeColor="text1"/>
        </w:rPr>
        <w:t>(Møller</w:t>
      </w:r>
      <w:r w:rsidR="00A41C41" w:rsidRPr="00A41C41">
        <w:rPr>
          <w:i/>
          <w:noProof/>
          <w:color w:val="000000" w:themeColor="text1"/>
        </w:rPr>
        <w:t xml:space="preserve"> et al.</w:t>
      </w:r>
      <w:r w:rsidR="00A41C41">
        <w:rPr>
          <w:noProof/>
          <w:color w:val="000000" w:themeColor="text1"/>
        </w:rPr>
        <w:t xml:space="preserve"> 2008)</w:t>
      </w:r>
      <w:r w:rsidR="0047750B">
        <w:rPr>
          <w:color w:val="000000" w:themeColor="text1"/>
        </w:rPr>
        <w:fldChar w:fldCharType="end"/>
      </w:r>
      <w:r w:rsidR="0011279F">
        <w:rPr>
          <w:color w:val="2E4D9F"/>
          <w:szCs w:val="26"/>
        </w:rPr>
        <w:t xml:space="preserve">; </w:t>
      </w:r>
      <w:r w:rsidR="0011279F" w:rsidRPr="00F3716C">
        <w:rPr>
          <w:color w:val="000000" w:themeColor="text1"/>
        </w:rPr>
        <w:t>birds:</w:t>
      </w:r>
      <w:r w:rsidR="0047750B">
        <w:rPr>
          <w:color w:val="000000" w:themeColor="text1"/>
        </w:rPr>
        <w:fldChar w:fldCharType="begin"/>
      </w:r>
      <w:r w:rsidR="00975C92">
        <w:rPr>
          <w:color w:val="000000" w:themeColor="text1"/>
        </w:rPr>
        <w:instrText xml:space="preserve"> ADDIN EN.CITE &lt;EndNote&gt;&lt;Cite&gt;&lt;Author&gt;Moussus&lt;/Author&gt;&lt;Year&gt;2011&lt;/Year&gt;&lt;RecNum&gt;890&lt;/RecNum&gt;&lt;DisplayText&gt;(Moussus&lt;style face="italic"&gt; et al.&lt;/style&gt; 2011)&lt;/DisplayText&gt;&lt;record&gt;&lt;rec-number&gt;890&lt;/rec-number&gt;&lt;foreign-keys&gt;&lt;key app="EN" db-id="tswepwzphrdd5teef5upp92y9wxtxvpzzvrz" timestamp="1465350773"&gt;890&lt;/key&gt;&lt;/foreign-keys&gt;&lt;ref-type name="Journal Article"&gt;17&lt;/ref-type&gt;&lt;contributors&gt;&lt;authors&gt;&lt;author&gt;Moussus, Jean-Pierre&lt;/author&gt;&lt;author&gt;Clavel, Joanne&lt;/author&gt;&lt;author&gt;Jiguet, Frédéric&lt;/author&gt;&lt;author&gt;Julliard, Romain&lt;/author&gt;&lt;/authors&gt;&lt;/contributors&gt;&lt;titles&gt;&lt;title&gt;Which are the phenologically flexible species? A case study with common passerine birds&lt;/title&gt;&lt;secondary-title&gt;Oikos&lt;/secondary-title&gt;&lt;/titles&gt;&lt;periodical&gt;&lt;full-title&gt;Oikos&lt;/full-title&gt;&lt;abbr-1&gt;Oikos&lt;/abbr-1&gt;&lt;/periodical&gt;&lt;pages&gt;991-998&lt;/pages&gt;&lt;volume&gt;120&lt;/volume&gt;&lt;number&gt;7&lt;/number&gt;&lt;dates&gt;&lt;year&gt;2011&lt;/year&gt;&lt;/dates&gt;&lt;publisher&gt;Blackwell Publishing Ltd&lt;/publisher&gt;&lt;isbn&gt;1600-0706&lt;/isbn&gt;&lt;urls&gt;&lt;related-urls&gt;&lt;url&gt;http://dx.doi.org/10.1111/j.1600-0706.2010.18955.x&lt;/url&gt;&lt;/related-urls&gt;&lt;/urls&gt;&lt;electronic-resource-num&gt;10.1111/j.1600-0706.2010.18955.x&lt;/electronic-resource-num&gt;&lt;/record&gt;&lt;/Cite&gt;&lt;/EndNote&gt;</w:instrText>
      </w:r>
      <w:r w:rsidR="0047750B">
        <w:rPr>
          <w:color w:val="000000" w:themeColor="text1"/>
        </w:rPr>
        <w:fldChar w:fldCharType="separate"/>
      </w:r>
      <w:r w:rsidR="00975C92">
        <w:rPr>
          <w:noProof/>
          <w:color w:val="000000" w:themeColor="text1"/>
        </w:rPr>
        <w:t>(Moussus</w:t>
      </w:r>
      <w:r w:rsidR="00975C92" w:rsidRPr="00975C92">
        <w:rPr>
          <w:i/>
          <w:noProof/>
          <w:color w:val="000000" w:themeColor="text1"/>
        </w:rPr>
        <w:t xml:space="preserve"> et al.</w:t>
      </w:r>
      <w:r w:rsidR="00975C92">
        <w:rPr>
          <w:noProof/>
          <w:color w:val="000000" w:themeColor="text1"/>
        </w:rPr>
        <w:t xml:space="preserve"> 2011)</w:t>
      </w:r>
      <w:r w:rsidR="0047750B">
        <w:rPr>
          <w:color w:val="000000" w:themeColor="text1"/>
        </w:rPr>
        <w:fldChar w:fldCharType="end"/>
      </w:r>
      <w:r w:rsidR="0011279F" w:rsidRPr="00F3716C">
        <w:rPr>
          <w:color w:val="000000" w:themeColor="text1"/>
        </w:rPr>
        <w:t xml:space="preserve">; moths: </w:t>
      </w:r>
      <w:commentRangeStart w:id="505"/>
      <w:r w:rsidR="0047750B">
        <w:rPr>
          <w:color w:val="000000" w:themeColor="text1"/>
        </w:rPr>
        <w:fldChar w:fldCharType="begin"/>
      </w:r>
      <w:r w:rsidR="00975C92">
        <w:rPr>
          <w:color w:val="000000" w:themeColor="text1"/>
        </w:rPr>
        <w:instrText xml:space="preserve"> ADDIN EN.CITE &lt;EndNote&gt;&lt;Cite&gt;&lt;Author&gt;Végvári&lt;/Author&gt;&lt;Year&gt;2015&lt;/Year&gt;&lt;RecNum&gt;856&lt;/RecNum&gt;&lt;DisplayText&gt;(Végvári&lt;style face="italic"&gt; et al.&lt;/style&gt; 2015)&lt;/DisplayText&gt;&lt;record&gt;&lt;rec-number&gt;856&lt;/rec-number&gt;&lt;foreign-keys&gt;&lt;key app="EN" db-id="tswepwzphrdd5teef5upp92y9wxtxvpzzvrz" timestamp="1461347942"&gt;856&lt;/key&gt;&lt;/foreign-keys&gt;&lt;ref-type name="Journal Article"&gt;17&lt;/ref-type&gt;&lt;contributors&gt;&lt;authors&gt;&lt;author&gt;Végvári, Zsolt&lt;/author&gt;&lt;author&gt;Juhász, Edit&lt;/author&gt;&lt;author&gt;Tóth, János Pál&lt;/author&gt;&lt;author&gt;Barta, Zoltán&lt;/author&gt;&lt;author&gt;Boldogh, Sándor&lt;/author&gt;&lt;author&gt;Szabó, Sándor&lt;/author&gt;&lt;author&gt;Varga, Zoltán&lt;/author&gt;&lt;/authors&gt;&lt;/contributors&gt;&lt;titles&gt;&lt;title&gt;Life-history traits and climatic responsiveness in noctuid moths&lt;/title&gt;&lt;secondary-title&gt;Oikos&lt;/secondary-title&gt;&lt;/titles&gt;&lt;periodical&gt;&lt;full-title&gt;Oikos&lt;/full-title&gt;&lt;abbr-1&gt;Oikos&lt;/abbr-1&gt;&lt;/periodical&gt;&lt;pages&gt;235-242&lt;/pages&gt;&lt;volume&gt;124&lt;/volume&gt;&lt;number&gt;2&lt;/number&gt;&lt;dates&gt;&lt;year&gt;2015&lt;/year&gt;&lt;/dates&gt;&lt;publisher&gt;Blackwell Publishing Ltd&lt;/publisher&gt;&lt;isbn&gt;1600-0706&lt;/isbn&gt;&lt;urls&gt;&lt;related-urls&gt;&lt;url&gt;http://dx.doi.org/10.1111/oik.01655&lt;/url&gt;&lt;/related-urls&gt;&lt;/urls&gt;&lt;electronic-resource-num&gt;10.1111/oik.01655&lt;/electronic-resource-num&gt;&lt;/record&gt;&lt;/Cite&gt;&lt;/EndNote&gt;</w:instrText>
      </w:r>
      <w:r w:rsidR="0047750B">
        <w:rPr>
          <w:color w:val="000000" w:themeColor="text1"/>
        </w:rPr>
        <w:fldChar w:fldCharType="separate"/>
      </w:r>
      <w:r w:rsidR="00975C92">
        <w:rPr>
          <w:noProof/>
          <w:color w:val="000000" w:themeColor="text1"/>
        </w:rPr>
        <w:t>(Végvári</w:t>
      </w:r>
      <w:r w:rsidR="00975C92" w:rsidRPr="00975C92">
        <w:rPr>
          <w:i/>
          <w:noProof/>
          <w:color w:val="000000" w:themeColor="text1"/>
        </w:rPr>
        <w:t xml:space="preserve"> et al.</w:t>
      </w:r>
      <w:r w:rsidR="00975C92">
        <w:rPr>
          <w:noProof/>
          <w:color w:val="000000" w:themeColor="text1"/>
        </w:rPr>
        <w:t xml:space="preserve"> 2015)</w:t>
      </w:r>
      <w:r w:rsidR="0047750B">
        <w:rPr>
          <w:color w:val="000000" w:themeColor="text1"/>
        </w:rPr>
        <w:fldChar w:fldCharType="end"/>
      </w:r>
      <w:commentRangeEnd w:id="505"/>
      <w:r w:rsidR="00F56492">
        <w:rPr>
          <w:rStyle w:val="CommentReference"/>
          <w:vanish/>
        </w:rPr>
        <w:commentReference w:id="505"/>
      </w:r>
      <w:r w:rsidR="0011279F" w:rsidRPr="00F3716C">
        <w:rPr>
          <w:color w:val="000000" w:themeColor="text1"/>
        </w:rPr>
        <w:t>)</w:t>
      </w:r>
      <w:r w:rsidR="001C20CC">
        <w:rPr>
          <w:color w:val="000000" w:themeColor="text1"/>
        </w:rPr>
        <w:t>.</w:t>
      </w:r>
      <w:r w:rsidR="00294827">
        <w:rPr>
          <w:color w:val="000000" w:themeColor="text1"/>
        </w:rPr>
        <w:t xml:space="preserve"> </w:t>
      </w:r>
      <w:commentRangeEnd w:id="500"/>
      <w:r w:rsidR="005F7C9F">
        <w:rPr>
          <w:rStyle w:val="CommentReference"/>
        </w:rPr>
        <w:commentReference w:id="500"/>
      </w:r>
      <w:r w:rsidR="00A068B5">
        <w:rPr>
          <w:color w:val="000000" w:themeColor="text1"/>
        </w:rPr>
        <w:t>Therefore</w:t>
      </w:r>
      <w:r w:rsidR="00294827">
        <w:rPr>
          <w:color w:val="000000" w:themeColor="text1"/>
        </w:rPr>
        <w:t xml:space="preserve">, across the different types of ecological specialization and broad taxonomic groups, </w:t>
      </w:r>
      <w:commentRangeStart w:id="506"/>
      <w:r w:rsidR="00294827">
        <w:rPr>
          <w:color w:val="000000" w:themeColor="text1"/>
        </w:rPr>
        <w:t xml:space="preserve">we found no overall pattern in the relative importance of specialization </w:t>
      </w:r>
      <w:commentRangeEnd w:id="506"/>
      <w:r w:rsidR="00882118">
        <w:rPr>
          <w:rStyle w:val="CommentReference"/>
        </w:rPr>
        <w:commentReference w:id="506"/>
      </w:r>
      <w:r w:rsidR="00B271B0">
        <w:rPr>
          <w:color w:val="000000" w:themeColor="text1"/>
        </w:rPr>
        <w:t>for</w:t>
      </w:r>
      <w:r w:rsidR="00294827">
        <w:rPr>
          <w:color w:val="000000" w:themeColor="text1"/>
        </w:rPr>
        <w:t xml:space="preserve"> predicting the strength of phenological response or in the direction of the relationship when found. </w:t>
      </w:r>
    </w:p>
    <w:p w14:paraId="570A547B" w14:textId="77777777" w:rsidR="004D5252" w:rsidRDefault="000E680F" w:rsidP="00B06F9A">
      <w:pPr>
        <w:pStyle w:val="Normal1"/>
        <w:spacing w:before="100" w:beforeAutospacing="1" w:after="100" w:afterAutospacing="1" w:line="480" w:lineRule="auto"/>
        <w:rPr>
          <w:color w:val="000000" w:themeColor="text1"/>
        </w:rPr>
      </w:pPr>
      <w:r>
        <w:rPr>
          <w:color w:val="000000" w:themeColor="text1"/>
        </w:rPr>
        <w:t xml:space="preserve">Both </w:t>
      </w:r>
      <w:r w:rsidRPr="00882118">
        <w:rPr>
          <w:i/>
          <w:color w:val="000000" w:themeColor="text1"/>
          <w:rPrChange w:id="507" w:author="Louie Yang" w:date="2016-11-23T13:43:00Z">
            <w:rPr>
              <w:color w:val="000000" w:themeColor="text1"/>
            </w:rPr>
          </w:rPrChange>
        </w:rPr>
        <w:t>environment-driven</w:t>
      </w:r>
      <w:r>
        <w:rPr>
          <w:color w:val="000000" w:themeColor="text1"/>
        </w:rPr>
        <w:t xml:space="preserve"> (Fig 2a.) and </w:t>
      </w:r>
      <w:r w:rsidR="000F0180" w:rsidRPr="00882118">
        <w:rPr>
          <w:i/>
          <w:color w:val="000000" w:themeColor="text1"/>
          <w:rPrChange w:id="508" w:author="Louie Yang" w:date="2016-11-23T13:44:00Z">
            <w:rPr>
              <w:color w:val="000000" w:themeColor="text1"/>
            </w:rPr>
          </w:rPrChange>
        </w:rPr>
        <w:t>organism response-driven</w:t>
      </w:r>
      <w:r w:rsidRPr="00882118">
        <w:rPr>
          <w:i/>
          <w:color w:val="000000" w:themeColor="text1"/>
          <w:rPrChange w:id="509" w:author="Louie Yang" w:date="2016-11-23T13:44:00Z">
            <w:rPr>
              <w:color w:val="000000" w:themeColor="text1"/>
            </w:rPr>
          </w:rPrChange>
        </w:rPr>
        <w:t xml:space="preserve"> mechanisms</w:t>
      </w:r>
      <w:r>
        <w:rPr>
          <w:color w:val="000000" w:themeColor="text1"/>
        </w:rPr>
        <w:t xml:space="preserve"> (Fig. 2b) </w:t>
      </w:r>
      <w:r w:rsidR="003049E8">
        <w:rPr>
          <w:color w:val="000000" w:themeColor="text1"/>
        </w:rPr>
        <w:t>m</w:t>
      </w:r>
      <w:r w:rsidR="002C6498">
        <w:rPr>
          <w:color w:val="000000" w:themeColor="text1"/>
        </w:rPr>
        <w:t>ay</w:t>
      </w:r>
      <w:r w:rsidR="003049E8">
        <w:rPr>
          <w:color w:val="000000" w:themeColor="text1"/>
        </w:rPr>
        <w:t xml:space="preserve"> explain </w:t>
      </w:r>
      <w:r w:rsidR="002C6498">
        <w:rPr>
          <w:color w:val="000000" w:themeColor="text1"/>
        </w:rPr>
        <w:t>scenarios where</w:t>
      </w:r>
      <w:r w:rsidR="007C026B">
        <w:rPr>
          <w:color w:val="000000" w:themeColor="text1"/>
        </w:rPr>
        <w:t xml:space="preserve"> the</w:t>
      </w:r>
      <w:r w:rsidR="0078771A">
        <w:rPr>
          <w:color w:val="000000" w:themeColor="text1"/>
        </w:rPr>
        <w:t xml:space="preserve"> phenological</w:t>
      </w:r>
      <w:r w:rsidR="00D6366E">
        <w:rPr>
          <w:color w:val="000000" w:themeColor="text1"/>
        </w:rPr>
        <w:t xml:space="preserve"> responses </w:t>
      </w:r>
      <w:r w:rsidR="0078771A">
        <w:rPr>
          <w:color w:val="000000" w:themeColor="text1"/>
        </w:rPr>
        <w:t xml:space="preserve">of specialists </w:t>
      </w:r>
      <w:r w:rsidR="00661979">
        <w:rPr>
          <w:color w:val="000000" w:themeColor="text1"/>
        </w:rPr>
        <w:t>can be</w:t>
      </w:r>
      <w:r w:rsidR="007C026B">
        <w:rPr>
          <w:color w:val="000000" w:themeColor="text1"/>
        </w:rPr>
        <w:t xml:space="preserve"> greater</w:t>
      </w:r>
      <w:r w:rsidR="00AC0021">
        <w:rPr>
          <w:color w:val="000000" w:themeColor="text1"/>
        </w:rPr>
        <w:t xml:space="preserve"> than generalists</w:t>
      </w:r>
      <w:r w:rsidR="0078771A">
        <w:rPr>
          <w:color w:val="000000" w:themeColor="text1"/>
        </w:rPr>
        <w:t xml:space="preserve">. </w:t>
      </w:r>
      <w:r w:rsidR="00AC0021">
        <w:rPr>
          <w:color w:val="000000" w:themeColor="text1"/>
        </w:rPr>
        <w:t xml:space="preserve">First, </w:t>
      </w:r>
      <w:commentRangeStart w:id="510"/>
      <w:commentRangeStart w:id="511"/>
      <w:r w:rsidR="007C026B">
        <w:rPr>
          <w:color w:val="000000" w:themeColor="text1"/>
        </w:rPr>
        <w:t>s</w:t>
      </w:r>
      <w:r w:rsidR="0078771A">
        <w:rPr>
          <w:color w:val="000000" w:themeColor="text1"/>
        </w:rPr>
        <w:t xml:space="preserve">pecies with greater specialization </w:t>
      </w:r>
      <w:r w:rsidR="007624A8">
        <w:rPr>
          <w:color w:val="000000" w:themeColor="text1"/>
        </w:rPr>
        <w:t>often</w:t>
      </w:r>
      <w:r w:rsidR="0078771A">
        <w:rPr>
          <w:color w:val="000000" w:themeColor="text1"/>
        </w:rPr>
        <w:t xml:space="preserve"> have greater temperature sensitivity than generalists</w:t>
      </w:r>
      <w:commentRangeEnd w:id="510"/>
      <w:r w:rsidR="00AB3F3D">
        <w:rPr>
          <w:rStyle w:val="CommentReference"/>
        </w:rPr>
        <w:commentReference w:id="510"/>
      </w:r>
      <w:r w:rsidR="00975C92">
        <w:rPr>
          <w:color w:val="000000" w:themeColor="text1"/>
        </w:rPr>
        <w:t xml:space="preserve"> </w:t>
      </w:r>
      <w:commentRangeEnd w:id="511"/>
      <w:r w:rsidR="00352893">
        <w:rPr>
          <w:rStyle w:val="CommentReference"/>
        </w:rPr>
        <w:commentReference w:id="511"/>
      </w:r>
      <w:r w:rsidR="0047750B">
        <w:rPr>
          <w:color w:val="000000" w:themeColor="text1"/>
        </w:rPr>
        <w:fldChar w:fldCharType="begin">
          <w:fldData xml:space="preserve">PEVuZE5vdGU+PENpdGU+PEF1dGhvcj5UaG9tc2VuPC9BdXRob3I+PFllYXI+MjAxNjwvWWVhcj48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</w:fldData>
        </w:fldChar>
      </w:r>
      <w:r w:rsidR="005F7C9F">
        <w:rPr>
          <w:color w:val="000000" w:themeColor="text1"/>
        </w:rPr>
        <w:instrText xml:space="preserve"> ADDIN EN.CITE </w:instrText>
      </w:r>
      <w:r w:rsidR="0047750B">
        <w:rPr>
          <w:color w:val="000000" w:themeColor="text1"/>
        </w:rPr>
        <w:fldChar w:fldCharType="begin">
          <w:fldData xml:space="preserve">PEVuZE5vdGU+PENpdGU+PEF1dGhvcj5UaG9tc2VuPC9BdXRob3I+PFllYXI+MjAxNjwvWWVhcj48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</w:fldData>
        </w:fldChar>
      </w:r>
      <w:r w:rsidR="005F7C9F">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5F7C9F">
        <w:rPr>
          <w:noProof/>
          <w:color w:val="000000" w:themeColor="text1"/>
        </w:rPr>
        <w:t>(Williams</w:t>
      </w:r>
      <w:r w:rsidR="005F7C9F" w:rsidRPr="005F7C9F">
        <w:rPr>
          <w:i/>
          <w:noProof/>
          <w:color w:val="000000" w:themeColor="text1"/>
        </w:rPr>
        <w:t xml:space="preserve"> et al.</w:t>
      </w:r>
      <w:r w:rsidR="005F7C9F">
        <w:rPr>
          <w:noProof/>
          <w:color w:val="000000" w:themeColor="text1"/>
        </w:rPr>
        <w:t xml:space="preserve"> 2012; Cayton</w:t>
      </w:r>
      <w:r w:rsidR="005F7C9F" w:rsidRPr="005F7C9F">
        <w:rPr>
          <w:i/>
          <w:noProof/>
          <w:color w:val="000000" w:themeColor="text1"/>
        </w:rPr>
        <w:t xml:space="preserve"> et al.</w:t>
      </w:r>
      <w:r w:rsidR="005F7C9F">
        <w:rPr>
          <w:noProof/>
          <w:color w:val="000000" w:themeColor="text1"/>
        </w:rPr>
        <w:t xml:space="preserve"> 2015; Thomsen</w:t>
      </w:r>
      <w:r w:rsidR="005F7C9F" w:rsidRPr="005F7C9F">
        <w:rPr>
          <w:i/>
          <w:noProof/>
          <w:color w:val="000000" w:themeColor="text1"/>
        </w:rPr>
        <w:t xml:space="preserve"> et al.</w:t>
      </w:r>
      <w:r w:rsidR="005F7C9F">
        <w:rPr>
          <w:noProof/>
          <w:color w:val="000000" w:themeColor="text1"/>
        </w:rPr>
        <w:t xml:space="preserve"> 2016)</w:t>
      </w:r>
      <w:r w:rsidR="0047750B">
        <w:rPr>
          <w:color w:val="000000" w:themeColor="text1"/>
        </w:rPr>
        <w:fldChar w:fldCharType="end"/>
      </w:r>
      <w:r w:rsidR="007624A8">
        <w:rPr>
          <w:color w:val="000000" w:themeColor="text1"/>
        </w:rPr>
        <w:t>,</w:t>
      </w:r>
      <w:r w:rsidR="0078771A">
        <w:rPr>
          <w:color w:val="000000" w:themeColor="text1"/>
        </w:rPr>
        <w:t xml:space="preserve"> </w:t>
      </w:r>
      <w:r w:rsidR="00661979">
        <w:rPr>
          <w:color w:val="000000" w:themeColor="text1"/>
        </w:rPr>
        <w:t>which can lead to greater phenological shifts w</w:t>
      </w:r>
      <w:r w:rsidR="002225EC">
        <w:rPr>
          <w:color w:val="000000" w:themeColor="text1"/>
        </w:rPr>
        <w:t xml:space="preserve">hen there are </w:t>
      </w:r>
      <w:r w:rsidR="00661979">
        <w:rPr>
          <w:color w:val="000000" w:themeColor="text1"/>
        </w:rPr>
        <w:t>changes in temperature</w:t>
      </w:r>
      <w:r w:rsidR="005F7C9F">
        <w:rPr>
          <w:color w:val="000000" w:themeColor="text1"/>
        </w:rPr>
        <w:t>.</w:t>
      </w:r>
      <w:r w:rsidR="000F0180">
        <w:rPr>
          <w:color w:val="000000" w:themeColor="text1"/>
        </w:rPr>
        <w:t xml:space="preserve"> </w:t>
      </w:r>
      <w:commentRangeStart w:id="512"/>
      <w:r w:rsidR="000F632B">
        <w:rPr>
          <w:color w:val="000000" w:themeColor="text1"/>
        </w:rPr>
        <w:t xml:space="preserve"> </w:t>
      </w:r>
      <w:commentRangeStart w:id="513"/>
      <w:commentRangeStart w:id="514"/>
      <w:r w:rsidR="004F118E">
        <w:rPr>
          <w:color w:val="000000" w:themeColor="text1"/>
        </w:rPr>
        <w:t>Th</w:t>
      </w:r>
      <w:r w:rsidR="00661979">
        <w:rPr>
          <w:color w:val="000000" w:themeColor="text1"/>
        </w:rPr>
        <w:t xml:space="preserve">e main cues used by </w:t>
      </w:r>
      <w:r w:rsidR="004F118E">
        <w:rPr>
          <w:color w:val="000000" w:themeColor="text1"/>
        </w:rPr>
        <w:t>some butterfly</w:t>
      </w:r>
      <w:r w:rsidR="002045CC">
        <w:rPr>
          <w:color w:val="000000" w:themeColor="text1"/>
        </w:rPr>
        <w:t xml:space="preserve"> resource</w:t>
      </w:r>
      <w:r w:rsidR="004F118E">
        <w:rPr>
          <w:color w:val="000000" w:themeColor="text1"/>
        </w:rPr>
        <w:t xml:space="preserve"> </w:t>
      </w:r>
      <w:r w:rsidR="00661979">
        <w:rPr>
          <w:color w:val="000000" w:themeColor="text1"/>
        </w:rPr>
        <w:t xml:space="preserve">specialists vs. generalists </w:t>
      </w:r>
      <w:r w:rsidR="004F118E">
        <w:rPr>
          <w:color w:val="000000" w:themeColor="text1"/>
        </w:rPr>
        <w:t>are</w:t>
      </w:r>
      <w:r w:rsidR="00661979">
        <w:rPr>
          <w:color w:val="000000" w:themeColor="text1"/>
        </w:rPr>
        <w:t xml:space="preserve"> similar (</w:t>
      </w:r>
      <w:r w:rsidR="007624A8">
        <w:rPr>
          <w:color w:val="000000" w:themeColor="text1"/>
        </w:rPr>
        <w:t>temperature vs. photoperiod</w:t>
      </w:r>
      <w:r w:rsidR="00D13635">
        <w:rPr>
          <w:color w:val="000000" w:themeColor="text1"/>
        </w:rPr>
        <w:t xml:space="preserve"> </w:t>
      </w:r>
      <w:r w:rsidR="0047750B">
        <w:rPr>
          <w:color w:val="000000" w:themeColor="text1"/>
        </w:rPr>
        <w:fldChar w:fldCharType="begin"/>
      </w:r>
      <w:r w:rsidR="00A41C41">
        <w:rPr>
          <w:color w:val="000000" w:themeColor="text1"/>
        </w:rPr>
        <w:instrText xml:space="preserve"> ADDIN EN.CITE &lt;EndNote&gt;&lt;Cite&gt;&lt;Author&gt;Valtonen&lt;/Author&gt;&lt;Year&gt;2011&lt;/Year&gt;&lt;RecNum&gt;896&lt;/RecNum&gt;&lt;DisplayText&gt;(Valtonen&lt;style face="italic"&gt; et al.&lt;/style&gt; 2011)&lt;/DisplayText&gt;&lt;record&gt;&lt;rec-number&gt;896&lt;/rec-number&gt;&lt;foreign-keys&gt;&lt;key app="EN" db-id="tswepwzphrdd5teef5upp92y9wxtxvpzzvrz" timestamp="1469487786"&gt;896&lt;/key&gt;&lt;/foreign-keys&gt;&lt;ref-type name="Journal Article"&gt;17&lt;/ref-type&gt;&lt;contributors&gt;&lt;authors&gt;&lt;author&gt;Valtonen, A.&lt;/author&gt;&lt;author&gt;Ayres, M. P.&lt;/author&gt;&lt;author&gt;Roininen, H.&lt;/author&gt;&lt;author&gt;Poyry, J.&lt;/author&gt;&lt;author&gt;Leinonen, R.&lt;/author&gt;&lt;/authors&gt;&lt;/contributors&gt;&lt;auth-address&gt;Department of Biology, University of Eastern Finland, Joensuu, Finland. anu.valtonen@uef.fi&lt;/auth-address&gt;&lt;titles&gt;&lt;title&gt;Environmental controls on the phenology of moths: predicting plasticity and constraint under climate change&lt;/title&gt;&lt;secondary-title&gt;Oecologia&lt;/secondary-title&gt;&lt;alt-title&gt;Oecologia&lt;/alt-title&gt;&lt;/titles&gt;&lt;periodical&gt;&lt;full-title&gt;Oecologia&lt;/full-title&gt;&lt;abbr-1&gt;Oecologia&lt;/abbr-1&gt;&lt;/periodical&gt;&lt;alt-periodical&gt;&lt;full-title&gt;Oecologia&lt;/full-title&gt;&lt;abbr-1&gt;Oecologia&lt;/abbr-1&gt;&lt;/alt-periodical&gt;&lt;pages&gt;237-48&lt;/pages&gt;&lt;volume&gt;165&lt;/volume&gt;&lt;number&gt;1&lt;/number&gt;&lt;edition&gt;2010/10/01&lt;/edition&gt;&lt;keywords&gt;&lt;keyword&gt;Adaptation, Physiological&lt;/keyword&gt;&lt;keyword&gt;Animals&lt;/keyword&gt;&lt;keyword&gt;*Climate Change&lt;/keyword&gt;&lt;keyword&gt;Cues&lt;/keyword&gt;&lt;keyword&gt;Finland&lt;/keyword&gt;&lt;keyword&gt;Flight, Animal&lt;/keyword&gt;&lt;keyword&gt;Geography&lt;/keyword&gt;&lt;keyword&gt;Models, Biological&lt;/keyword&gt;&lt;keyword&gt;Moths/growth &amp;amp; development/*physiology&lt;/keyword&gt;&lt;keyword&gt;Oviposition&lt;/keyword&gt;&lt;keyword&gt;Photoperiod&lt;/keyword&gt;&lt;keyword&gt;Seasons&lt;/keyword&gt;&lt;keyword&gt;Species Specificity&lt;/keyword&gt;&lt;keyword&gt;Temperature&lt;/keyword&gt;&lt;/keywords&gt;&lt;dates&gt;&lt;year&gt;2011&lt;/year&gt;&lt;pub-dates&gt;&lt;date&gt;Jan&lt;/date&gt;&lt;/pub-dates&gt;&lt;/dates&gt;&lt;isbn&gt;0029-8549&lt;/isbn&gt;&lt;accession-num&gt;20882390&lt;/accession-num&gt;&lt;urls&gt;&lt;/urls&gt;&lt;electronic-resource-num&gt;10.1007/s00442-010-1789-8&lt;/electronic-resource-num&gt;&lt;remote-database-provider&gt;NLM&lt;/remote-database-provider&gt;&lt;language&gt;eng&lt;/language&gt;&lt;/record&gt;&lt;/Cite&gt;&lt;/EndNote&gt;</w:instrText>
      </w:r>
      <w:r w:rsidR="0047750B">
        <w:rPr>
          <w:color w:val="000000" w:themeColor="text1"/>
        </w:rPr>
        <w:fldChar w:fldCharType="separate"/>
      </w:r>
      <w:r w:rsidR="00A41C41">
        <w:rPr>
          <w:noProof/>
          <w:color w:val="000000" w:themeColor="text1"/>
        </w:rPr>
        <w:t>(Valtonen</w:t>
      </w:r>
      <w:r w:rsidR="00A41C41" w:rsidRPr="00A41C41">
        <w:rPr>
          <w:i/>
          <w:noProof/>
          <w:color w:val="000000" w:themeColor="text1"/>
        </w:rPr>
        <w:t xml:space="preserve"> et al.</w:t>
      </w:r>
      <w:r w:rsidR="00A41C41">
        <w:rPr>
          <w:noProof/>
          <w:color w:val="000000" w:themeColor="text1"/>
        </w:rPr>
        <w:t xml:space="preserve"> 2011)</w:t>
      </w:r>
      <w:r w:rsidR="0047750B">
        <w:rPr>
          <w:color w:val="000000" w:themeColor="text1"/>
        </w:rPr>
        <w:fldChar w:fldCharType="end"/>
      </w:r>
      <w:r w:rsidR="00D13635">
        <w:rPr>
          <w:color w:val="000000" w:themeColor="text1"/>
        </w:rPr>
        <w:t>,</w:t>
      </w:r>
      <w:r w:rsidR="007624A8">
        <w:rPr>
          <w:color w:val="000000" w:themeColor="text1"/>
        </w:rPr>
        <w:t xml:space="preserve"> </w:t>
      </w:r>
      <w:r w:rsidR="004F118E">
        <w:rPr>
          <w:color w:val="000000" w:themeColor="text1"/>
        </w:rPr>
        <w:t xml:space="preserve">therefore </w:t>
      </w:r>
      <w:r w:rsidR="00661979">
        <w:rPr>
          <w:color w:val="000000" w:themeColor="text1"/>
        </w:rPr>
        <w:t xml:space="preserve">differences in temperature sensitivity between these groups may be </w:t>
      </w:r>
      <w:r w:rsidR="007624A8">
        <w:rPr>
          <w:color w:val="000000" w:themeColor="text1"/>
        </w:rPr>
        <w:t>the result of</w:t>
      </w:r>
      <w:r w:rsidR="002225EC">
        <w:rPr>
          <w:color w:val="000000" w:themeColor="text1"/>
        </w:rPr>
        <w:t xml:space="preserve"> the way that</w:t>
      </w:r>
      <w:r w:rsidR="00661979">
        <w:rPr>
          <w:color w:val="000000" w:themeColor="text1"/>
        </w:rPr>
        <w:t xml:space="preserve"> temperature act</w:t>
      </w:r>
      <w:r w:rsidR="002225EC">
        <w:rPr>
          <w:color w:val="000000" w:themeColor="text1"/>
        </w:rPr>
        <w:t>s</w:t>
      </w:r>
      <w:r w:rsidR="00661979">
        <w:rPr>
          <w:color w:val="000000" w:themeColor="text1"/>
        </w:rPr>
        <w:t xml:space="preserve"> as a driver rather than a cue</w:t>
      </w:r>
      <w:r w:rsidR="002225EC">
        <w:rPr>
          <w:color w:val="000000" w:themeColor="text1"/>
        </w:rPr>
        <w:t xml:space="preserve"> per se</w:t>
      </w:r>
      <w:r w:rsidR="002C7A65">
        <w:rPr>
          <w:color w:val="000000" w:themeColor="text1"/>
        </w:rPr>
        <w:t xml:space="preserve">. </w:t>
      </w:r>
      <w:r w:rsidR="007624A8">
        <w:rPr>
          <w:color w:val="000000" w:themeColor="text1"/>
        </w:rPr>
        <w:t>An alternative evolution</w:t>
      </w:r>
      <w:r w:rsidR="005F7C9F">
        <w:rPr>
          <w:color w:val="000000" w:themeColor="text1"/>
        </w:rPr>
        <w:t>ary response</w:t>
      </w:r>
      <w:r w:rsidR="007624A8">
        <w:rPr>
          <w:color w:val="000000" w:themeColor="text1"/>
        </w:rPr>
        <w:t xml:space="preserve"> mechanism</w:t>
      </w:r>
      <w:r w:rsidR="00712D62">
        <w:rPr>
          <w:color w:val="000000" w:themeColor="text1"/>
        </w:rPr>
        <w:t xml:space="preserve"> is that</w:t>
      </w:r>
      <w:r w:rsidR="007C026B">
        <w:rPr>
          <w:color w:val="000000" w:themeColor="text1"/>
        </w:rPr>
        <w:t xml:space="preserve"> </w:t>
      </w:r>
      <w:r w:rsidR="002045CC">
        <w:rPr>
          <w:color w:val="000000" w:themeColor="text1"/>
        </w:rPr>
        <w:t xml:space="preserve">resource </w:t>
      </w:r>
      <w:r w:rsidR="007C026B">
        <w:rPr>
          <w:color w:val="000000" w:themeColor="text1"/>
        </w:rPr>
        <w:t>specialists might</w:t>
      </w:r>
      <w:r w:rsidR="00AA19FF">
        <w:rPr>
          <w:color w:val="000000" w:themeColor="text1"/>
        </w:rPr>
        <w:t xml:space="preserve"> </w:t>
      </w:r>
      <w:r w:rsidR="007C026B">
        <w:rPr>
          <w:color w:val="000000" w:themeColor="text1"/>
        </w:rPr>
        <w:t xml:space="preserve">shift more </w:t>
      </w:r>
      <w:r w:rsidR="00306036">
        <w:rPr>
          <w:color w:val="000000" w:themeColor="text1"/>
        </w:rPr>
        <w:t xml:space="preserve">in response to temperature change </w:t>
      </w:r>
      <w:r w:rsidR="007C026B">
        <w:rPr>
          <w:color w:val="000000" w:themeColor="text1"/>
        </w:rPr>
        <w:t xml:space="preserve">because they are more constrained by their </w:t>
      </w:r>
      <w:commentRangeStart w:id="515"/>
      <w:commentRangeStart w:id="516"/>
      <w:r w:rsidR="007C026B">
        <w:rPr>
          <w:color w:val="000000" w:themeColor="text1"/>
        </w:rPr>
        <w:t>resources</w:t>
      </w:r>
      <w:commentRangeEnd w:id="515"/>
      <w:r w:rsidR="004F118E">
        <w:rPr>
          <w:rStyle w:val="CommentReference"/>
        </w:rPr>
        <w:commentReference w:id="515"/>
      </w:r>
      <w:r w:rsidR="007C026B">
        <w:rPr>
          <w:color w:val="000000" w:themeColor="text1"/>
        </w:rPr>
        <w:t xml:space="preserve"> </w:t>
      </w:r>
      <w:commentRangeEnd w:id="516"/>
      <w:r w:rsidR="00D62D87">
        <w:rPr>
          <w:rStyle w:val="CommentReference"/>
        </w:rPr>
        <w:commentReference w:id="516"/>
      </w:r>
      <w:r w:rsidR="002E5994">
        <w:rPr>
          <w:color w:val="000000" w:themeColor="text1"/>
        </w:rPr>
        <w:t>and thus under greater selection</w:t>
      </w:r>
      <w:r w:rsidR="00306036">
        <w:rPr>
          <w:color w:val="000000" w:themeColor="text1"/>
        </w:rPr>
        <w:t xml:space="preserve"> pressure</w:t>
      </w:r>
      <w:r w:rsidR="002E5994">
        <w:rPr>
          <w:color w:val="000000" w:themeColor="text1"/>
        </w:rPr>
        <w:t xml:space="preserve"> </w:t>
      </w:r>
      <w:r w:rsidR="007A2C73">
        <w:rPr>
          <w:color w:val="000000" w:themeColor="text1"/>
        </w:rPr>
        <w:t xml:space="preserve">by their resource </w:t>
      </w:r>
      <w:r w:rsidR="002E5994">
        <w:rPr>
          <w:color w:val="000000" w:themeColor="text1"/>
        </w:rPr>
        <w:t>to respond adaptively</w:t>
      </w:r>
      <w:commentRangeEnd w:id="512"/>
      <w:r w:rsidR="00D62D87">
        <w:rPr>
          <w:rStyle w:val="CommentReference"/>
        </w:rPr>
        <w:commentReference w:id="512"/>
      </w:r>
      <w:r w:rsidR="004D5252">
        <w:rPr>
          <w:color w:val="000000" w:themeColor="text1"/>
        </w:rPr>
        <w:t xml:space="preserve"> </w:t>
      </w:r>
      <w:commentRangeEnd w:id="513"/>
      <w:r w:rsidR="005059F3">
        <w:rPr>
          <w:rStyle w:val="CommentReference"/>
        </w:rPr>
        <w:commentReference w:id="513"/>
      </w:r>
      <w:commentRangeEnd w:id="514"/>
      <w:r w:rsidR="00F22724">
        <w:rPr>
          <w:rStyle w:val="CommentReference"/>
        </w:rPr>
        <w:commentReference w:id="514"/>
      </w:r>
      <w:r w:rsidR="0047750B">
        <w:rPr>
          <w:color w:val="000000" w:themeColor="text1"/>
        </w:rPr>
        <w:fldChar w:fldCharType="begin">
          <w:fldData xml:space="preserve">PEVuZE5vdGU+PENpdGU+PEF1dGhvcj5EaWFtb25kPC9BdXRob3I+PFllYXI+MjAxMTwvWWVhcj48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</w:fldData>
        </w:fldChar>
      </w:r>
      <w:r w:rsidR="00975C92">
        <w:rPr>
          <w:color w:val="000000" w:themeColor="text1"/>
        </w:rPr>
        <w:instrText xml:space="preserve"> ADDIN EN.CITE </w:instrText>
      </w:r>
      <w:r w:rsidR="0047750B">
        <w:rPr>
          <w:color w:val="000000" w:themeColor="text1"/>
        </w:rPr>
        <w:fldChar w:fldCharType="begin">
          <w:fldData xml:space="preserve">PEVuZE5vdGU+PENpdGU+PEF1dGhvcj5EaWFtb25kPC9BdXRob3I+PFllYXI+MjAxMTwvWWVhcj48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</w:fldData>
        </w:fldChar>
      </w:r>
      <w:r w:rsidR="00975C9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975C92">
        <w:rPr>
          <w:noProof/>
          <w:color w:val="000000" w:themeColor="text1"/>
        </w:rPr>
        <w:t>(Diamond</w:t>
      </w:r>
      <w:r w:rsidR="00975C92" w:rsidRPr="00975C92">
        <w:rPr>
          <w:i/>
          <w:noProof/>
          <w:color w:val="000000" w:themeColor="text1"/>
        </w:rPr>
        <w:t xml:space="preserve"> et al.</w:t>
      </w:r>
      <w:r w:rsidR="00975C92">
        <w:rPr>
          <w:noProof/>
          <w:color w:val="000000" w:themeColor="text1"/>
        </w:rPr>
        <w:t xml:space="preserve"> 2011; Végvári</w:t>
      </w:r>
      <w:r w:rsidR="00975C92" w:rsidRPr="00975C92">
        <w:rPr>
          <w:i/>
          <w:noProof/>
          <w:color w:val="000000" w:themeColor="text1"/>
        </w:rPr>
        <w:t xml:space="preserve"> et al.</w:t>
      </w:r>
      <w:r w:rsidR="00975C92">
        <w:rPr>
          <w:noProof/>
          <w:color w:val="000000" w:themeColor="text1"/>
        </w:rPr>
        <w:t xml:space="preserve"> 2015)</w:t>
      </w:r>
      <w:r w:rsidR="0047750B">
        <w:rPr>
          <w:color w:val="000000" w:themeColor="text1"/>
        </w:rPr>
        <w:fldChar w:fldCharType="end"/>
      </w:r>
      <w:r w:rsidR="00856FA0">
        <w:rPr>
          <w:color w:val="000000" w:themeColor="text1"/>
        </w:rPr>
        <w:t xml:space="preserve">. </w:t>
      </w:r>
      <w:commentRangeStart w:id="517"/>
      <w:r w:rsidR="00856FA0">
        <w:rPr>
          <w:color w:val="000000" w:themeColor="text1"/>
        </w:rPr>
        <w:t>Alternatively, specialists may switch to a new resource (</w:t>
      </w:r>
      <w:r w:rsidR="007A2C73">
        <w:rPr>
          <w:color w:val="000000" w:themeColor="text1"/>
        </w:rPr>
        <w:t>Van Asch et al. 2007</w:t>
      </w:r>
      <w:r w:rsidR="00856FA0">
        <w:rPr>
          <w:color w:val="000000" w:themeColor="text1"/>
        </w:rPr>
        <w:t>)</w:t>
      </w:r>
      <w:commentRangeEnd w:id="517"/>
      <w:r w:rsidR="00181014">
        <w:rPr>
          <w:rStyle w:val="CommentReference"/>
        </w:rPr>
        <w:commentReference w:id="517"/>
      </w:r>
      <w:r w:rsidR="00A85115">
        <w:rPr>
          <w:color w:val="000000" w:themeColor="text1"/>
        </w:rPr>
        <w:t>.</w:t>
      </w:r>
      <w:r w:rsidR="002E5994">
        <w:rPr>
          <w:color w:val="000000" w:themeColor="text1"/>
        </w:rPr>
        <w:t xml:space="preserve"> </w:t>
      </w:r>
      <w:commentRangeStart w:id="518"/>
      <w:r w:rsidR="002045CC">
        <w:rPr>
          <w:color w:val="000000" w:themeColor="text1"/>
        </w:rPr>
        <w:t>More empirical phenological measurements over time for both consumers and their resource would allow us to better understand the variation in phenological shifts.</w:t>
      </w:r>
      <w:commentRangeEnd w:id="518"/>
      <w:r w:rsidR="002045CC">
        <w:rPr>
          <w:rStyle w:val="CommentReference"/>
        </w:rPr>
        <w:commentReference w:id="518"/>
      </w:r>
      <w:r w:rsidR="002045CC">
        <w:rPr>
          <w:color w:val="000000" w:themeColor="text1"/>
        </w:rPr>
        <w:t xml:space="preserve"> </w:t>
      </w:r>
    </w:p>
    <w:p w14:paraId="4257E433" w14:textId="77777777" w:rsidR="00661979" w:rsidRDefault="002C6498" w:rsidP="00B06F9A">
      <w:pPr>
        <w:pStyle w:val="Normal1"/>
        <w:spacing w:before="100" w:beforeAutospacing="1" w:after="100" w:afterAutospacing="1" w:line="480" w:lineRule="auto"/>
        <w:rPr>
          <w:color w:val="000000" w:themeColor="text1"/>
        </w:rPr>
      </w:pPr>
      <w:r>
        <w:rPr>
          <w:color w:val="000000" w:themeColor="text1"/>
        </w:rPr>
        <w:t>Cases where phenological responses of generalists are greater than those of specialists ma</w:t>
      </w:r>
      <w:r w:rsidR="000E680F">
        <w:rPr>
          <w:color w:val="000000" w:themeColor="text1"/>
        </w:rPr>
        <w:t>y also</w:t>
      </w:r>
      <w:r>
        <w:rPr>
          <w:color w:val="000000" w:themeColor="text1"/>
        </w:rPr>
        <w:t xml:space="preserve"> be explained by </w:t>
      </w:r>
      <w:r w:rsidR="00871566">
        <w:rPr>
          <w:color w:val="000000" w:themeColor="text1"/>
        </w:rPr>
        <w:t>mechanism</w:t>
      </w:r>
      <w:r w:rsidR="001D3B75">
        <w:rPr>
          <w:color w:val="000000" w:themeColor="text1"/>
        </w:rPr>
        <w:t>s</w:t>
      </w:r>
      <w:r w:rsidR="000E680F">
        <w:rPr>
          <w:color w:val="000000" w:themeColor="text1"/>
        </w:rPr>
        <w:t xml:space="preserve"> that include either environmental or organismal response drivers</w:t>
      </w:r>
      <w:r w:rsidR="00871566">
        <w:rPr>
          <w:color w:val="000000" w:themeColor="text1"/>
        </w:rPr>
        <w:t>. First, g</w:t>
      </w:r>
      <w:r w:rsidR="0078771A">
        <w:rPr>
          <w:color w:val="000000" w:themeColor="text1"/>
        </w:rPr>
        <w:t>eneralists might possess greater genetic variation or phenotypic plasticity</w:t>
      </w:r>
      <w:r w:rsidR="00306036">
        <w:rPr>
          <w:color w:val="000000" w:themeColor="text1"/>
        </w:rPr>
        <w:t>,</w:t>
      </w:r>
      <w:r w:rsidR="0078771A">
        <w:rPr>
          <w:color w:val="000000" w:themeColor="text1"/>
        </w:rPr>
        <w:t xml:space="preserve"> making </w:t>
      </w:r>
      <w:r w:rsidR="00D51065">
        <w:rPr>
          <w:color w:val="000000" w:themeColor="text1"/>
        </w:rPr>
        <w:t>it easier for them to</w:t>
      </w:r>
      <w:r w:rsidR="0078771A">
        <w:rPr>
          <w:color w:val="000000" w:themeColor="text1"/>
        </w:rPr>
        <w:t xml:space="preserve"> </w:t>
      </w:r>
      <w:r w:rsidR="00D51065">
        <w:rPr>
          <w:color w:val="000000" w:themeColor="text1"/>
        </w:rPr>
        <w:t xml:space="preserve">demonstrate </w:t>
      </w:r>
      <w:r w:rsidR="0078771A">
        <w:rPr>
          <w:color w:val="000000" w:themeColor="text1"/>
        </w:rPr>
        <w:t>a phenological response</w:t>
      </w:r>
      <w:r w:rsidR="000E680F">
        <w:rPr>
          <w:color w:val="000000" w:themeColor="text1"/>
        </w:rPr>
        <w:t xml:space="preserve"> (</w:t>
      </w:r>
      <w:commentRangeStart w:id="519"/>
      <w:r w:rsidR="000F0180">
        <w:rPr>
          <w:color w:val="000000" w:themeColor="text1"/>
        </w:rPr>
        <w:t>organism response-driven</w:t>
      </w:r>
      <w:commentRangeEnd w:id="519"/>
      <w:r w:rsidR="00F22724">
        <w:rPr>
          <w:rStyle w:val="CommentReference"/>
        </w:rPr>
        <w:commentReference w:id="519"/>
      </w:r>
      <w:r w:rsidR="000E680F">
        <w:rPr>
          <w:color w:val="000000" w:themeColor="text1"/>
        </w:rPr>
        <w:t>, Fig 2b)</w:t>
      </w:r>
      <w:r w:rsidR="007624A8">
        <w:rPr>
          <w:color w:val="000000" w:themeColor="text1"/>
        </w:rPr>
        <w:t xml:space="preserve"> </w:t>
      </w:r>
      <w:r w:rsidR="0047750B">
        <w:rPr>
          <w:color w:val="000000" w:themeColor="text1"/>
        </w:rPr>
        <w:fldChar w:fldCharType="begin"/>
      </w:r>
      <w:r w:rsidR="009504F2">
        <w:rPr>
          <w:color w:val="000000" w:themeColor="text1"/>
        </w:rPr>
        <w:instrText xml:space="preserve"> ADDIN EN.CITE &lt;EndNote&gt;&lt;Cite&gt;&lt;Author&gt;Hurlbert&lt;/Author&gt;&lt;Year&gt;2012&lt;/Year&gt;&lt;RecNum&gt;876&lt;/RecNum&gt;&lt;DisplayText&gt;(Hurlbert &amp;amp; Liang 2012)&lt;/DisplayText&gt;&lt;record&gt;&lt;rec-number&gt;876&lt;/rec-number&gt;&lt;foreign-keys&gt;&lt;key app="EN" db-id="tswepwzphrdd5teef5upp92y9wxtxvpzzvrz" timestamp="1465348514"&gt;876&lt;/key&gt;&lt;/foreign-keys&gt;&lt;ref-type name="Journal Article"&gt;17&lt;/ref-type&gt;&lt;contributors&gt;&lt;authors&gt;&lt;author&gt;Hurlbert, Allen H.&lt;/author&gt;&lt;author&gt;Liang, Zhongfei&lt;/author&gt;&lt;/authors&gt;&lt;/contributors&gt;&lt;titles&gt;&lt;title&gt;Spatiotemporal Variation in Avian Migration Phenology: Citizen Science Reveals Effects of Climate Change&lt;/title&gt;&lt;secondary-title&gt;PLoS ONE&lt;/secondary-title&gt;&lt;/titles&gt;&lt;periodical&gt;&lt;full-title&gt;Plos One&lt;/full-title&gt;&lt;abbr-1&gt;PLoS One&lt;/abbr-1&gt;&lt;/periodical&gt;&lt;pages&gt;e31662&lt;/pages&gt;&lt;volume&gt;7&lt;/volume&gt;&lt;number&gt;2&lt;/number&gt;&lt;dates&gt;&lt;year&gt;2012&lt;/year&gt;&lt;/dates&gt;&lt;publisher&gt;Public Library of Science&lt;/publisher&gt;&lt;urls&gt;&lt;related-urls&gt;&lt;url&gt;http://dx.doi.org/10.1371%2Fjournal.pone.0031662&lt;/url&gt;&lt;/related-urls&gt;&lt;/urls&gt;&lt;electronic-resource-num&gt;10.1371/journal.pone.0031662&lt;/electronic-resource-num&gt;&lt;/record&gt;&lt;/Cite&gt;&lt;/EndNote&gt;</w:instrText>
      </w:r>
      <w:r w:rsidR="0047750B">
        <w:rPr>
          <w:color w:val="000000" w:themeColor="text1"/>
        </w:rPr>
        <w:fldChar w:fldCharType="separate"/>
      </w:r>
      <w:r w:rsidR="009504F2">
        <w:rPr>
          <w:noProof/>
          <w:color w:val="000000" w:themeColor="text1"/>
        </w:rPr>
        <w:t>(Hurlbert &amp; Liang 2012)</w:t>
      </w:r>
      <w:r w:rsidR="0047750B">
        <w:rPr>
          <w:color w:val="000000" w:themeColor="text1"/>
        </w:rPr>
        <w:fldChar w:fldCharType="end"/>
      </w:r>
      <w:r w:rsidR="00871566">
        <w:rPr>
          <w:color w:val="000000" w:themeColor="text1"/>
        </w:rPr>
        <w:t xml:space="preserve">. </w:t>
      </w:r>
      <w:r w:rsidR="004454F6">
        <w:rPr>
          <w:color w:val="000000" w:themeColor="text1"/>
        </w:rPr>
        <w:t>Second, g</w:t>
      </w:r>
      <w:r w:rsidR="0078771A">
        <w:rPr>
          <w:color w:val="000000" w:themeColor="text1"/>
        </w:rPr>
        <w:t xml:space="preserve">eneralists are less constrained by </w:t>
      </w:r>
      <w:r w:rsidR="00BD5F04">
        <w:rPr>
          <w:color w:val="000000" w:themeColor="text1"/>
        </w:rPr>
        <w:t xml:space="preserve">specific </w:t>
      </w:r>
      <w:r w:rsidR="0078771A">
        <w:rPr>
          <w:color w:val="000000" w:themeColor="text1"/>
        </w:rPr>
        <w:t xml:space="preserve">resources </w:t>
      </w:r>
      <w:r w:rsidR="004454F6">
        <w:rPr>
          <w:color w:val="000000" w:themeColor="text1"/>
        </w:rPr>
        <w:t>and therefore should have</w:t>
      </w:r>
      <w:r w:rsidR="0078771A">
        <w:rPr>
          <w:color w:val="000000" w:themeColor="text1"/>
        </w:rPr>
        <w:t xml:space="preserve"> greater </w:t>
      </w:r>
      <w:r w:rsidR="00413D37">
        <w:rPr>
          <w:color w:val="000000" w:themeColor="text1"/>
        </w:rPr>
        <w:t xml:space="preserve">independence to shift their </w:t>
      </w:r>
      <w:r w:rsidR="0078771A">
        <w:rPr>
          <w:color w:val="000000" w:themeColor="text1"/>
        </w:rPr>
        <w:t>phenolog</w:t>
      </w:r>
      <w:r w:rsidR="00413D37">
        <w:rPr>
          <w:color w:val="000000" w:themeColor="text1"/>
        </w:rPr>
        <w:t xml:space="preserve">y </w:t>
      </w:r>
      <w:r w:rsidR="004454F6">
        <w:rPr>
          <w:color w:val="000000" w:themeColor="text1"/>
        </w:rPr>
        <w:t xml:space="preserve">than specialists </w:t>
      </w:r>
      <w:r w:rsidR="0078771A">
        <w:rPr>
          <w:color w:val="000000" w:themeColor="text1"/>
        </w:rPr>
        <w:lastRenderedPageBreak/>
        <w:t>(</w:t>
      </w:r>
      <w:r w:rsidR="007624A8">
        <w:rPr>
          <w:color w:val="000000" w:themeColor="text1"/>
        </w:rPr>
        <w:t>environment-</w:t>
      </w:r>
      <w:r w:rsidR="000E680F">
        <w:rPr>
          <w:color w:val="000000" w:themeColor="text1"/>
        </w:rPr>
        <w:t>driven mechanism Fig 2a</w:t>
      </w:r>
      <w:r w:rsidR="007624A8">
        <w:rPr>
          <w:color w:val="000000" w:themeColor="text1"/>
        </w:rPr>
        <w:t xml:space="preserve">; </w:t>
      </w:r>
      <w:commentRangeStart w:id="520"/>
      <w:r w:rsidR="0078771A">
        <w:rPr>
          <w:color w:val="000000" w:themeColor="text1"/>
        </w:rPr>
        <w:t>Buckley</w:t>
      </w:r>
      <w:commentRangeEnd w:id="520"/>
      <w:r w:rsidR="00A85115">
        <w:rPr>
          <w:rStyle w:val="CommentReference"/>
        </w:rPr>
        <w:commentReference w:id="520"/>
      </w:r>
      <w:commentRangeStart w:id="521"/>
      <w:commentRangeStart w:id="522"/>
      <w:r w:rsidR="0078771A">
        <w:rPr>
          <w:color w:val="000000" w:themeColor="text1"/>
        </w:rPr>
        <w:t>)</w:t>
      </w:r>
      <w:r w:rsidR="00871566">
        <w:rPr>
          <w:color w:val="000000" w:themeColor="text1"/>
        </w:rPr>
        <w:t>. Finally</w:t>
      </w:r>
      <w:r w:rsidR="00413D37">
        <w:rPr>
          <w:color w:val="000000" w:themeColor="text1"/>
        </w:rPr>
        <w:t>,</w:t>
      </w:r>
      <w:r w:rsidR="0078771A">
        <w:rPr>
          <w:color w:val="000000" w:themeColor="text1"/>
        </w:rPr>
        <w:t xml:space="preserve"> generalists </w:t>
      </w:r>
      <w:r w:rsidR="00BB16B9">
        <w:rPr>
          <w:color w:val="000000" w:themeColor="text1"/>
        </w:rPr>
        <w:t>are thought to be</w:t>
      </w:r>
      <w:r w:rsidR="0078771A">
        <w:rPr>
          <w:color w:val="000000" w:themeColor="text1"/>
        </w:rPr>
        <w:t xml:space="preserve"> favored during environmental changes as they have the ability to exploit </w:t>
      </w:r>
      <w:r w:rsidR="00BB16B9">
        <w:rPr>
          <w:color w:val="000000" w:themeColor="text1"/>
        </w:rPr>
        <w:t xml:space="preserve">more resources, habitats </w:t>
      </w:r>
      <w:r w:rsidR="00C137F9">
        <w:rPr>
          <w:color w:val="000000" w:themeColor="text1"/>
        </w:rPr>
        <w:t>and/</w:t>
      </w:r>
      <w:r w:rsidR="00BB16B9">
        <w:rPr>
          <w:color w:val="000000" w:themeColor="text1"/>
        </w:rPr>
        <w:t>or climates</w:t>
      </w:r>
      <w:r w:rsidR="0078771A">
        <w:rPr>
          <w:color w:val="000000" w:themeColor="text1"/>
        </w:rPr>
        <w:t xml:space="preserve"> </w:t>
      </w:r>
      <w:r w:rsidR="0047750B">
        <w:rPr>
          <w:color w:val="000000" w:themeColor="text1"/>
        </w:rPr>
        <w:fldChar w:fldCharType="begin"/>
      </w:r>
      <w:r w:rsidR="00975C92">
        <w:rPr>
          <w:color w:val="000000" w:themeColor="text1"/>
        </w:rPr>
        <w:instrText xml:space="preserve"> ADDIN EN.CITE &lt;EndNote&gt;&lt;Cite&gt;&lt;Author&gt;Moussus&lt;/Author&gt;&lt;Year&gt;2011&lt;/Year&gt;&lt;RecNum&gt;890&lt;/RecNum&gt;&lt;DisplayText&gt;(Moussus&lt;style face="italic"&gt; et al.&lt;/style&gt; 2011)&lt;/DisplayText&gt;&lt;record&gt;&lt;rec-number&gt;890&lt;/rec-number&gt;&lt;foreign-keys&gt;&lt;key app="EN" db-id="tswepwzphrdd5teef5upp92y9wxtxvpzzvrz" timestamp="1465350773"&gt;890&lt;/key&gt;&lt;/foreign-keys&gt;&lt;ref-type name="Journal Article"&gt;17&lt;/ref-type&gt;&lt;contributors&gt;&lt;authors&gt;&lt;author&gt;Moussus, Jean-Pierre&lt;/author&gt;&lt;author&gt;Clavel, Joanne&lt;/author&gt;&lt;author&gt;Jiguet, Frédéric&lt;/author&gt;&lt;author&gt;Julliard, Romain&lt;/author&gt;&lt;/authors&gt;&lt;/contributors&gt;&lt;titles&gt;&lt;title&gt;Which are the phenologically flexible species? A case study with common passerine birds&lt;/title&gt;&lt;secondary-title&gt;Oikos&lt;/secondary-title&gt;&lt;/titles&gt;&lt;periodical&gt;&lt;full-title&gt;Oikos&lt;/full-title&gt;&lt;abbr-1&gt;Oikos&lt;/abbr-1&gt;&lt;/periodical&gt;&lt;pages&gt;991-998&lt;/pages&gt;&lt;volume&gt;120&lt;/volume&gt;&lt;number&gt;7&lt;/number&gt;&lt;dates&gt;&lt;year&gt;2011&lt;/year&gt;&lt;/dates&gt;&lt;publisher&gt;Blackwell Publishing Ltd&lt;/publisher&gt;&lt;isbn&gt;1600-0706&lt;/isbn&gt;&lt;urls&gt;&lt;related-urls&gt;&lt;url&gt;http://dx.doi.org/10.1111/j.1600-0706.2010.18955.x&lt;/url&gt;&lt;/related-urls&gt;&lt;/urls&gt;&lt;electronic-resource-num&gt;10.1111/j.1600-0706.2010.18955.x&lt;/electronic-resource-num&gt;&lt;/record&gt;&lt;/Cite&gt;&lt;/EndNote&gt;</w:instrText>
      </w:r>
      <w:r w:rsidR="0047750B">
        <w:rPr>
          <w:color w:val="000000" w:themeColor="text1"/>
        </w:rPr>
        <w:fldChar w:fldCharType="separate"/>
      </w:r>
      <w:r w:rsidR="00975C92">
        <w:rPr>
          <w:noProof/>
          <w:color w:val="000000" w:themeColor="text1"/>
        </w:rPr>
        <w:t>(Moussus</w:t>
      </w:r>
      <w:r w:rsidR="00975C92" w:rsidRPr="00975C92">
        <w:rPr>
          <w:i/>
          <w:noProof/>
          <w:color w:val="000000" w:themeColor="text1"/>
        </w:rPr>
        <w:t xml:space="preserve"> et al.</w:t>
      </w:r>
      <w:r w:rsidR="00975C92">
        <w:rPr>
          <w:noProof/>
          <w:color w:val="000000" w:themeColor="text1"/>
        </w:rPr>
        <w:t xml:space="preserve"> 2011)</w:t>
      </w:r>
      <w:r w:rsidR="0047750B">
        <w:rPr>
          <w:color w:val="000000" w:themeColor="text1"/>
        </w:rPr>
        <w:fldChar w:fldCharType="end"/>
      </w:r>
      <w:commentRangeEnd w:id="521"/>
      <w:r w:rsidR="00181014">
        <w:rPr>
          <w:rStyle w:val="CommentReference"/>
        </w:rPr>
        <w:commentReference w:id="521"/>
      </w:r>
      <w:commentRangeEnd w:id="522"/>
      <w:r w:rsidR="00F22724">
        <w:rPr>
          <w:rStyle w:val="CommentReference"/>
        </w:rPr>
        <w:commentReference w:id="522"/>
      </w:r>
      <w:r w:rsidR="00A85115">
        <w:rPr>
          <w:color w:val="000000" w:themeColor="text1"/>
        </w:rPr>
        <w:t>.</w:t>
      </w:r>
    </w:p>
    <w:p w14:paraId="40DA597C" w14:textId="77777777" w:rsidR="00661979" w:rsidRDefault="00C137F9" w:rsidP="00B06F9A">
      <w:pPr>
        <w:pStyle w:val="Normal1"/>
        <w:spacing w:before="100" w:beforeAutospacing="1" w:after="100" w:afterAutospacing="1" w:line="480" w:lineRule="auto"/>
        <w:rPr>
          <w:color w:val="000000" w:themeColor="text1"/>
        </w:rPr>
      </w:pPr>
      <w:commentRangeStart w:id="523"/>
      <w:r>
        <w:rPr>
          <w:color w:val="000000" w:themeColor="text1"/>
        </w:rPr>
        <w:t xml:space="preserve">While it is unlikely that ecological specialization is a good predictor of phenological shifts, </w:t>
      </w:r>
      <w:r w:rsidR="00844710">
        <w:rPr>
          <w:color w:val="000000" w:themeColor="text1"/>
        </w:rPr>
        <w:t>tests of these hypotheses</w:t>
      </w:r>
      <w:r>
        <w:rPr>
          <w:color w:val="000000" w:themeColor="text1"/>
        </w:rPr>
        <w:t xml:space="preserve"> and increased consideration of the phenological responses of all partners in an </w:t>
      </w:r>
      <w:r w:rsidR="00306036">
        <w:rPr>
          <w:color w:val="000000" w:themeColor="text1"/>
        </w:rPr>
        <w:t xml:space="preserve">ecological </w:t>
      </w:r>
      <w:r>
        <w:rPr>
          <w:color w:val="000000" w:themeColor="text1"/>
        </w:rPr>
        <w:t xml:space="preserve">interaction will advance our </w:t>
      </w:r>
      <w:r w:rsidR="00306036">
        <w:rPr>
          <w:color w:val="000000" w:themeColor="text1"/>
        </w:rPr>
        <w:t xml:space="preserve">general </w:t>
      </w:r>
      <w:r>
        <w:rPr>
          <w:color w:val="000000" w:themeColor="text1"/>
        </w:rPr>
        <w:t xml:space="preserve">understanding of the processes </w:t>
      </w:r>
      <w:r w:rsidR="00306036">
        <w:rPr>
          <w:color w:val="000000" w:themeColor="text1"/>
        </w:rPr>
        <w:t xml:space="preserve">underpinning </w:t>
      </w:r>
      <w:r>
        <w:rPr>
          <w:color w:val="000000" w:themeColor="text1"/>
        </w:rPr>
        <w:t>phenological shifts.</w:t>
      </w:r>
      <w:commentRangeEnd w:id="523"/>
      <w:r w:rsidR="00F22724">
        <w:rPr>
          <w:rStyle w:val="CommentReference"/>
        </w:rPr>
        <w:commentReference w:id="523"/>
      </w:r>
    </w:p>
    <w:p w14:paraId="13A7C58A" w14:textId="77777777" w:rsidR="00661979" w:rsidRPr="000D0A03" w:rsidRDefault="00FD65FC" w:rsidP="00B06F9A">
      <w:pPr>
        <w:spacing w:before="100" w:after="100" w:line="480" w:lineRule="auto"/>
        <w:rPr>
          <w:rFonts w:eastAsia="Times New Roman"/>
          <w:color w:val="000000" w:themeColor="text1"/>
        </w:rPr>
      </w:pPr>
      <w:commentRangeStart w:id="524"/>
      <w:r w:rsidRPr="00B06F9A">
        <w:rPr>
          <w:bCs/>
          <w:i/>
          <w:color w:val="000000" w:themeColor="text1"/>
        </w:rPr>
        <w:t>Early-season versus late</w:t>
      </w:r>
      <w:r w:rsidR="007624A8">
        <w:rPr>
          <w:bCs/>
          <w:i/>
          <w:color w:val="000000" w:themeColor="text1"/>
        </w:rPr>
        <w:t>-</w:t>
      </w:r>
      <w:r w:rsidRPr="00B06F9A">
        <w:rPr>
          <w:bCs/>
          <w:i/>
          <w:color w:val="000000" w:themeColor="text1"/>
        </w:rPr>
        <w:t>season species</w:t>
      </w:r>
      <w:r w:rsidR="000D0A03">
        <w:rPr>
          <w:bCs/>
          <w:i/>
          <w:color w:val="000000" w:themeColor="text1"/>
        </w:rPr>
        <w:t xml:space="preserve"> </w:t>
      </w:r>
      <w:commentRangeEnd w:id="524"/>
      <w:r w:rsidR="00F22724">
        <w:rPr>
          <w:rStyle w:val="CommentReference"/>
        </w:rPr>
        <w:commentReference w:id="524"/>
      </w:r>
      <w:r w:rsidR="000D0A03">
        <w:rPr>
          <w:bCs/>
          <w:color w:val="000000" w:themeColor="text1"/>
        </w:rPr>
        <w:t>[</w:t>
      </w:r>
      <w:r w:rsidR="00B924E2">
        <w:rPr>
          <w:bCs/>
          <w:color w:val="000000" w:themeColor="text1"/>
        </w:rPr>
        <w:t>1148 words]</w:t>
      </w:r>
    </w:p>
    <w:p w14:paraId="2651EA4B" w14:textId="77777777" w:rsidR="00661979" w:rsidRDefault="00A41C41" w:rsidP="009643F4">
      <w:pPr>
        <w:spacing w:before="100" w:after="100" w:line="480" w:lineRule="auto"/>
        <w:rPr>
          <w:color w:val="000000" w:themeColor="text1"/>
        </w:rPr>
      </w:pPr>
      <w:r>
        <w:rPr>
          <w:color w:val="000000" w:themeColor="text1"/>
        </w:rPr>
        <w:t>One</w:t>
      </w:r>
      <w:r w:rsidR="002846C1" w:rsidRPr="00FB2CED">
        <w:rPr>
          <w:color w:val="000000" w:themeColor="text1"/>
        </w:rPr>
        <w:t xml:space="preserve"> life history trait thought to influence a species’ phenological response to climate change is </w:t>
      </w:r>
      <w:r w:rsidR="001164B6">
        <w:rPr>
          <w:color w:val="000000" w:themeColor="text1"/>
        </w:rPr>
        <w:t>the</w:t>
      </w:r>
      <w:r w:rsidR="002846C1" w:rsidRPr="00FB2CED">
        <w:rPr>
          <w:color w:val="000000" w:themeColor="text1"/>
        </w:rPr>
        <w:t xml:space="preserve"> timing of a particular phase (e.g. flowering)</w:t>
      </w:r>
      <w:r w:rsidR="003446FD">
        <w:rPr>
          <w:color w:val="000000" w:themeColor="text1"/>
        </w:rPr>
        <w:t>,</w:t>
      </w:r>
      <w:r w:rsidR="002846C1" w:rsidRPr="00FB2CED">
        <w:rPr>
          <w:color w:val="000000" w:themeColor="text1"/>
        </w:rPr>
        <w:t xml:space="preserve"> </w:t>
      </w:r>
      <w:r w:rsidR="001164B6">
        <w:rPr>
          <w:color w:val="000000" w:themeColor="text1"/>
        </w:rPr>
        <w:t>or period of activity</w:t>
      </w:r>
      <w:r w:rsidR="003446FD">
        <w:rPr>
          <w:color w:val="000000" w:themeColor="text1"/>
        </w:rPr>
        <w:t>,</w:t>
      </w:r>
      <w:r w:rsidR="001164B6">
        <w:rPr>
          <w:color w:val="000000" w:themeColor="text1"/>
        </w:rPr>
        <w:t xml:space="preserve"> during </w:t>
      </w:r>
      <w:r w:rsidR="00811C2F">
        <w:rPr>
          <w:color w:val="000000" w:themeColor="text1"/>
        </w:rPr>
        <w:t>the growing</w:t>
      </w:r>
      <w:r w:rsidR="001164B6">
        <w:rPr>
          <w:color w:val="000000" w:themeColor="text1"/>
        </w:rPr>
        <w:t xml:space="preserve"> season</w:t>
      </w:r>
      <w:r w:rsidR="002846C1" w:rsidRPr="00FB2CED">
        <w:rPr>
          <w:color w:val="000000" w:themeColor="text1"/>
        </w:rPr>
        <w:t>.</w:t>
      </w:r>
      <w:r w:rsidR="000F0180">
        <w:rPr>
          <w:color w:val="000000" w:themeColor="text1"/>
        </w:rPr>
        <w:t xml:space="preserve"> </w:t>
      </w:r>
      <w:r w:rsidR="00F43BCB">
        <w:rPr>
          <w:color w:val="000000" w:themeColor="text1"/>
        </w:rPr>
        <w:t xml:space="preserve">In </w:t>
      </w:r>
      <w:commentRangeStart w:id="525"/>
      <w:commentRangeStart w:id="526"/>
      <w:r w:rsidR="00F43BCB">
        <w:rPr>
          <w:color w:val="000000" w:themeColor="text1"/>
        </w:rPr>
        <w:t xml:space="preserve">this </w:t>
      </w:r>
      <w:commentRangeEnd w:id="525"/>
      <w:r w:rsidR="009643F4">
        <w:rPr>
          <w:rStyle w:val="CommentReference"/>
        </w:rPr>
        <w:commentReference w:id="525"/>
      </w:r>
      <w:commentRangeEnd w:id="526"/>
      <w:r w:rsidR="00F22724">
        <w:rPr>
          <w:rStyle w:val="CommentReference"/>
        </w:rPr>
        <w:commentReference w:id="526"/>
      </w:r>
      <w:r w:rsidR="00F43BCB">
        <w:rPr>
          <w:color w:val="000000" w:themeColor="text1"/>
        </w:rPr>
        <w:t xml:space="preserve">literature review, </w:t>
      </w:r>
      <w:r w:rsidR="00174BD4">
        <w:rPr>
          <w:color w:val="000000" w:themeColor="text1"/>
        </w:rPr>
        <w:t>seasonal timing</w:t>
      </w:r>
      <w:r w:rsidR="001164B6">
        <w:rPr>
          <w:color w:val="000000" w:themeColor="text1"/>
        </w:rPr>
        <w:t xml:space="preserve"> </w:t>
      </w:r>
      <w:r w:rsidR="00F43BCB">
        <w:rPr>
          <w:color w:val="000000" w:themeColor="text1"/>
        </w:rPr>
        <w:t>wa</w:t>
      </w:r>
      <w:r w:rsidR="003446FD">
        <w:rPr>
          <w:color w:val="000000" w:themeColor="text1"/>
        </w:rPr>
        <w:t xml:space="preserve">s </w:t>
      </w:r>
      <w:r w:rsidR="001164B6">
        <w:rPr>
          <w:color w:val="000000" w:themeColor="text1"/>
        </w:rPr>
        <w:t xml:space="preserve">compared across species </w:t>
      </w:r>
      <w:r w:rsidR="00F43BCB">
        <w:rPr>
          <w:color w:val="000000" w:themeColor="text1"/>
        </w:rPr>
        <w:t xml:space="preserve">i) </w:t>
      </w:r>
      <w:r w:rsidR="001164B6">
        <w:rPr>
          <w:color w:val="000000" w:themeColor="text1"/>
        </w:rPr>
        <w:t xml:space="preserve">within a taxonomic group </w:t>
      </w:r>
      <w:r w:rsidR="008E05D6">
        <w:rPr>
          <w:color w:val="000000" w:themeColor="text1"/>
        </w:rPr>
        <w:t>of</w:t>
      </w:r>
      <w:r w:rsidR="001164B6">
        <w:rPr>
          <w:color w:val="000000" w:themeColor="text1"/>
        </w:rPr>
        <w:t xml:space="preserve"> a community (e.g. early flowering plants in montane meadows)</w:t>
      </w:r>
      <w:r w:rsidR="006C2368">
        <w:rPr>
          <w:color w:val="000000" w:themeColor="text1"/>
        </w:rPr>
        <w:t xml:space="preserve"> </w:t>
      </w:r>
      <w:r w:rsidR="00F43BCB">
        <w:rPr>
          <w:color w:val="000000" w:themeColor="text1"/>
        </w:rPr>
        <w:t>or ii) by overwintering stage for insects</w:t>
      </w:r>
      <w:r w:rsidR="001164B6">
        <w:rPr>
          <w:color w:val="000000" w:themeColor="text1"/>
        </w:rPr>
        <w:t xml:space="preserve">. </w:t>
      </w:r>
      <w:r w:rsidR="00F43BCB">
        <w:rPr>
          <w:i/>
          <w:color w:val="000000" w:themeColor="text1"/>
        </w:rPr>
        <w:t>(e.g. ESS are those species that overwinter as adults and LSS are eggs). We did not include comparisons of seasonal events (e.g. spring: leafing vs. fall: leaf colouring)</w:t>
      </w:r>
      <w:r w:rsidR="00F43BCB">
        <w:rPr>
          <w:color w:val="000000" w:themeColor="text1"/>
        </w:rPr>
        <w:t xml:space="preserve"> </w:t>
      </w:r>
      <w:r w:rsidR="00992B4E">
        <w:rPr>
          <w:color w:val="000000" w:themeColor="text1"/>
        </w:rPr>
        <w:t xml:space="preserve">Across observational and warming studies, </w:t>
      </w:r>
      <w:r w:rsidR="002846C1" w:rsidRPr="00FB2CED">
        <w:rPr>
          <w:color w:val="000000" w:themeColor="text1"/>
        </w:rPr>
        <w:t xml:space="preserve">the degree to which a species’ phenology has shifted over the past few decades </w:t>
      </w:r>
      <w:r w:rsidR="00794F74">
        <w:rPr>
          <w:color w:val="000000" w:themeColor="text1"/>
        </w:rPr>
        <w:t>has often differed between ESS and LSS</w:t>
      </w:r>
      <w:r w:rsidR="006C2368">
        <w:rPr>
          <w:color w:val="000000" w:themeColor="text1"/>
        </w:rPr>
        <w:t xml:space="preserve"> </w:t>
      </w:r>
      <w:r w:rsidR="002846C1" w:rsidRPr="00FB2CED">
        <w:rPr>
          <w:color w:val="000000" w:themeColor="text1"/>
        </w:rPr>
        <w:t>(e.g.</w:t>
      </w:r>
      <w:r w:rsidR="0047750B">
        <w:rPr>
          <w:color w:val="000000" w:themeColor="text1"/>
        </w:rPr>
        <w:fldChar w:fldCharType="begin">
          <w:fldData xml:space="preserve">PEVuZE5vdGU+PENpdGU+PEF1dGhvcj5GaXR0ZXI8L0F1dGhvcj48WWVhcj4yMDAyPC9ZZWFyPjxS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</w:fldData>
        </w:fldChar>
      </w:r>
      <w:r w:rsidR="00173B66">
        <w:rPr>
          <w:color w:val="000000" w:themeColor="text1"/>
        </w:rPr>
        <w:instrText xml:space="preserve"> ADDIN EN.CITE </w:instrText>
      </w:r>
      <w:r w:rsidR="0047750B">
        <w:rPr>
          <w:color w:val="000000" w:themeColor="text1"/>
        </w:rPr>
        <w:fldChar w:fldCharType="begin">
          <w:fldData xml:space="preserve">PEVuZE5vdGU+PENpdGU+PEF1dGhvcj5GaXR0ZXI8L0F1dGhvcj48WWVhcj4yMDAyPC9ZZWFyPjxS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</w:fldData>
        </w:fldChar>
      </w:r>
      <w:r w:rsidR="00173B66">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173B66">
        <w:rPr>
          <w:noProof/>
          <w:color w:val="000000" w:themeColor="text1"/>
        </w:rPr>
        <w:t>(Fitter &amp; Fitter 2002; Sherry</w:t>
      </w:r>
      <w:r w:rsidR="00173B66" w:rsidRPr="00173B66">
        <w:rPr>
          <w:i/>
          <w:noProof/>
          <w:color w:val="000000" w:themeColor="text1"/>
        </w:rPr>
        <w:t xml:space="preserve"> et al.</w:t>
      </w:r>
      <w:r w:rsidR="00173B66">
        <w:rPr>
          <w:noProof/>
          <w:color w:val="000000" w:themeColor="text1"/>
        </w:rPr>
        <w:t xml:space="preserve"> 2007; Diamond</w:t>
      </w:r>
      <w:r w:rsidR="00173B66" w:rsidRPr="00173B66">
        <w:rPr>
          <w:i/>
          <w:noProof/>
          <w:color w:val="000000" w:themeColor="text1"/>
        </w:rPr>
        <w:t xml:space="preserve"> et al.</w:t>
      </w:r>
      <w:r w:rsidR="00173B66">
        <w:rPr>
          <w:noProof/>
          <w:color w:val="000000" w:themeColor="text1"/>
        </w:rPr>
        <w:t xml:space="preserve"> 2011)</w:t>
      </w:r>
      <w:r w:rsidR="0047750B">
        <w:rPr>
          <w:color w:val="000000" w:themeColor="text1"/>
        </w:rPr>
        <w:fldChar w:fldCharType="end"/>
      </w:r>
      <w:r w:rsidR="00D13635">
        <w:rPr>
          <w:color w:val="000000" w:themeColor="text1"/>
        </w:rPr>
        <w:t>.</w:t>
      </w:r>
      <w:r w:rsidR="002846C1" w:rsidRPr="00FB2CED">
        <w:rPr>
          <w:color w:val="000000" w:themeColor="text1"/>
        </w:rPr>
        <w:t xml:space="preserve"> ESS </w:t>
      </w:r>
      <w:r w:rsidR="00597B2A">
        <w:rPr>
          <w:color w:val="000000" w:themeColor="text1"/>
        </w:rPr>
        <w:t>h</w:t>
      </w:r>
      <w:r w:rsidR="00811C2F">
        <w:rPr>
          <w:color w:val="000000" w:themeColor="text1"/>
        </w:rPr>
        <w:t xml:space="preserve">ave most frequently </w:t>
      </w:r>
      <w:r w:rsidR="00A26AE1">
        <w:rPr>
          <w:color w:val="000000" w:themeColor="text1"/>
        </w:rPr>
        <w:t>exhibit</w:t>
      </w:r>
      <w:r w:rsidR="00597B2A">
        <w:rPr>
          <w:color w:val="000000" w:themeColor="text1"/>
        </w:rPr>
        <w:t>ed</w:t>
      </w:r>
      <w:r w:rsidR="00A26AE1">
        <w:rPr>
          <w:color w:val="000000" w:themeColor="text1"/>
        </w:rPr>
        <w:t xml:space="preserve"> larger phenological shifts</w:t>
      </w:r>
      <w:r w:rsidR="00A26AE1" w:rsidRPr="00FB2CED">
        <w:rPr>
          <w:color w:val="000000" w:themeColor="text1"/>
        </w:rPr>
        <w:t xml:space="preserve"> </w:t>
      </w:r>
      <w:r w:rsidR="002846C1" w:rsidRPr="00FB2CED">
        <w:rPr>
          <w:color w:val="000000" w:themeColor="text1"/>
        </w:rPr>
        <w:t xml:space="preserve">over recent decades than LSS </w:t>
      </w:r>
      <w:commentRangeStart w:id="527"/>
      <w:r w:rsidR="002846C1" w:rsidRPr="00FB2CED">
        <w:rPr>
          <w:color w:val="000000" w:themeColor="text1"/>
        </w:rPr>
        <w:t>(</w:t>
      </w:r>
      <w:r w:rsidR="0047750B" w:rsidRPr="00FB2CED">
        <w:rPr>
          <w:color w:val="000000" w:themeColor="text1"/>
        </w:rPr>
        <w:fldChar w:fldCharType="begin">
          <w:fldData xml:space="preserve">PEVuZE5vdGU+PENpdGUgQXV0aG9yWWVhcj0iMSI+PEF1dGhvcj5TaGVycnk8L0F1dGhvcj48WWVh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</w:fldData>
        </w:fldChar>
      </w:r>
      <w:r w:rsidR="00063E8C">
        <w:rPr>
          <w:color w:val="000000" w:themeColor="text1"/>
        </w:rPr>
        <w:instrText xml:space="preserve"> ADDIN EN.CITE </w:instrText>
      </w:r>
      <w:r w:rsidR="0047750B">
        <w:rPr>
          <w:color w:val="000000" w:themeColor="text1"/>
        </w:rPr>
        <w:fldChar w:fldCharType="begin">
          <w:fldData xml:space="preserve">PEVuZE5vdGU+PENpdGUgQXV0aG9yWWVhcj0iMSI+PEF1dGhvcj5TaGVycnk8L0F1dGhvcj48WWVh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rFonts w:eastAsia="Times New Roman"/>
          <w:color w:val="000000" w:themeColor="text1"/>
        </w:rPr>
      </w:r>
      <w:r w:rsidR="0047750B" w:rsidRPr="00FB2CED">
        <w:rPr>
          <w:rFonts w:eastAsia="Times New Roman"/>
          <w:color w:val="000000" w:themeColor="text1"/>
        </w:rPr>
        <w:fldChar w:fldCharType="separate"/>
      </w:r>
      <w:r w:rsidR="00063E8C">
        <w:rPr>
          <w:rFonts w:eastAsia="Times New Roman"/>
          <w:noProof/>
          <w:color w:val="000000" w:themeColor="text1"/>
        </w:rPr>
        <w:t>Sherry</w:t>
      </w:r>
      <w:r w:rsidR="00063E8C" w:rsidRPr="00063E8C">
        <w:rPr>
          <w:rFonts w:eastAsia="Times New Roman"/>
          <w:i/>
          <w:noProof/>
          <w:color w:val="000000" w:themeColor="text1"/>
        </w:rPr>
        <w:t xml:space="preserve"> et al.</w:t>
      </w:r>
      <w:r w:rsidR="00063E8C">
        <w:rPr>
          <w:rFonts w:eastAsia="Times New Roman"/>
          <w:noProof/>
          <w:color w:val="000000" w:themeColor="text1"/>
        </w:rPr>
        <w:t xml:space="preserve"> (2007)</w:t>
      </w:r>
      <w:r w:rsidR="0047750B" w:rsidRPr="00FB2CED">
        <w:rPr>
          <w:color w:val="000000" w:themeColor="text1"/>
        </w:rPr>
        <w:fldChar w:fldCharType="end"/>
      </w:r>
      <w:r w:rsidR="002846C1" w:rsidRPr="00FB2CED">
        <w:rPr>
          <w:color w:val="000000" w:themeColor="text1"/>
        </w:rPr>
        <w:t>; fungi-</w:t>
      </w:r>
      <w:r w:rsidR="0047750B">
        <w:rPr>
          <w:color w:val="000000" w:themeColor="text1"/>
        </w:rPr>
        <w:fldChar w:fldCharType="begin"/>
      </w:r>
      <w:r w:rsidR="00063E8C">
        <w:rPr>
          <w:color w:val="000000" w:themeColor="text1"/>
        </w:rPr>
        <w:instrText xml:space="preserve"> ADDIN EN.CITE &lt;EndNote&gt;&lt;Cite&gt;&lt;Author&gt;Kauserud&lt;/Author&gt;&lt;Year&gt;2008&lt;/Year&gt;&lt;RecNum&gt;864&lt;/RecNum&gt;&lt;DisplayText&gt;(Kauserud&lt;style face="italic"&gt; et al.&lt;/style&gt; 2008)&lt;/DisplayText&gt;&lt;record&gt;&lt;rec-number&gt;864&lt;/rec-number&gt;&lt;foreign-keys&gt;&lt;key app="EN" db-id="tswepwzphrdd5teef5upp92y9wxtxvpzzvrz" timestamp="1462984845"&gt;864&lt;/key&gt;&lt;/foreign-keys&gt;&lt;ref-type name="Journal Article"&gt;17&lt;/ref-type&gt;&lt;contributors&gt;&lt;authors&gt;&lt;author&gt;Kauserud, Håvard&lt;/author&gt;&lt;author&gt;Stige, Leif Christian&lt;/author&gt;&lt;author&gt;Vik, Jon Olav&lt;/author&gt;&lt;author&gt;Økland, Rune H.&lt;/author&gt;&lt;author&gt;Høiland, Klaus&lt;/author&gt;&lt;author&gt;Stenseth, Nils Chr.&lt;/author&gt;&lt;/authors&gt;&lt;/contributors&gt;&lt;titles&gt;&lt;title&gt;Mushroom fruiting and climate change&lt;/title&gt;&lt;secondary-title&gt;Proceedings of the National Academy of Sciences&lt;/secondary-title&gt;&lt;/titles&gt;&lt;periodical&gt;&lt;full-title&gt;Proceedings of the National Academy of Sciences&lt;/full-title&gt;&lt;/periodical&gt;&lt;pages&gt;3811-3814&lt;/pages&gt;&lt;volume&gt;105&lt;/volume&gt;&lt;number&gt;10&lt;/number&gt;&lt;dates&gt;&lt;year&gt;2008&lt;/year&gt;&lt;pub-dates&gt;&lt;date&gt;March 11, 2008&lt;/date&gt;&lt;/pub-dates&gt;&lt;/dates&gt;&lt;urls&gt;&lt;related-urls&gt;&lt;url&gt;http://www.pnas.org/content/105/10/3811.abstract&lt;/url&gt;&lt;/related-urls&gt;&lt;/urls&gt;&lt;electronic-resource-num&gt;10.1073/pnas.0709037105&lt;/electronic-resource-num&gt;&lt;/record&gt;&lt;/Cite&gt;&lt;/EndNote&gt;</w:instrText>
      </w:r>
      <w:r w:rsidR="0047750B">
        <w:rPr>
          <w:color w:val="000000" w:themeColor="text1"/>
        </w:rPr>
        <w:fldChar w:fldCharType="separate"/>
      </w:r>
      <w:r w:rsidR="00063E8C">
        <w:rPr>
          <w:noProof/>
          <w:color w:val="000000" w:themeColor="text1"/>
        </w:rPr>
        <w:t>(Kauserud</w:t>
      </w:r>
      <w:r w:rsidR="00063E8C" w:rsidRPr="00063E8C">
        <w:rPr>
          <w:i/>
          <w:noProof/>
          <w:color w:val="000000" w:themeColor="text1"/>
        </w:rPr>
        <w:t xml:space="preserve"> et al.</w:t>
      </w:r>
      <w:r w:rsidR="00063E8C">
        <w:rPr>
          <w:noProof/>
          <w:color w:val="000000" w:themeColor="text1"/>
        </w:rPr>
        <w:t xml:space="preserve"> 2008)</w:t>
      </w:r>
      <w:r w:rsidR="0047750B">
        <w:rPr>
          <w:color w:val="000000" w:themeColor="text1"/>
        </w:rPr>
        <w:fldChar w:fldCharType="end"/>
      </w:r>
      <w:r w:rsidR="002846C1" w:rsidRPr="00FB2CED">
        <w:rPr>
          <w:color w:val="000000" w:themeColor="text1"/>
        </w:rPr>
        <w:t>; moths-</w:t>
      </w:r>
      <w:r w:rsidR="0047750B">
        <w:rPr>
          <w:color w:val="000000" w:themeColor="text1"/>
        </w:rPr>
        <w:fldChar w:fldCharType="begin"/>
      </w:r>
      <w:r w:rsidR="00063E8C">
        <w:rPr>
          <w:color w:val="000000" w:themeColor="text1"/>
        </w:rPr>
        <w:instrText xml:space="preserve"> ADDIN EN.CITE &lt;EndNote&gt;&lt;Cite&gt;&lt;Author&gt;O’Neill&lt;/Author&gt;&lt;Year&gt;2012&lt;/Year&gt;&lt;RecNum&gt;865&lt;/RecNum&gt;&lt;DisplayText&gt;(O’Neill&lt;style face="italic"&gt; et al.&lt;/style&gt; 2012)&lt;/DisplayText&gt;&lt;record&gt;&lt;rec-number&gt;865&lt;/rec-number&gt;&lt;foreign-keys&gt;&lt;key app="EN" db-id="tswepwzphrdd5teef5upp92y9wxtxvpzzvrz" timestamp="1462984937"&gt;865&lt;/key&gt;&lt;/foreign-keys&gt;&lt;ref-type name="Journal Article"&gt;17&lt;/ref-type&gt;&lt;contributors&gt;&lt;authors&gt;&lt;author&gt;O’Neill, Bridget F.&lt;/author&gt;&lt;author&gt;Bond, Ken&lt;/author&gt;&lt;author&gt;Tyner, Angus&lt;/author&gt;&lt;author&gt;Sheppard, Ralph&lt;/author&gt;&lt;author&gt;Bryant, Tony&lt;/author&gt;&lt;author&gt;Chapman, Jason&lt;/author&gt;&lt;author&gt;Bell, James&lt;/author&gt;&lt;author&gt;Donnelly, Alison&lt;/author&gt;&lt;/authors&gt;&lt;/contributors&gt;&lt;titles&gt;&lt;title&gt;Climatic change is advancing the phenology of moth species in Ireland&lt;/title&gt;&lt;secondary-title&gt;Entomologia Experimentalis et Applicata&lt;/secondary-title&gt;&lt;/titles&gt;&lt;periodical&gt;&lt;full-title&gt;Entomologia Experimentalis et Applicata&lt;/full-title&gt;&lt;/periodical&gt;&lt;pages&gt;74-88&lt;/pages&gt;&lt;volume&gt;143&lt;/volume&gt;&lt;number&gt;1&lt;/number&gt;&lt;keywords&gt;&lt;keyword&gt;temperature&lt;/keyword&gt;&lt;keyword&gt;Lepidoptera&lt;/keyword&gt;&lt;keyword&gt;spring emergence&lt;/keyword&gt;&lt;keyword&gt;flight period&lt;/keyword&gt;&lt;keyword&gt;citizen science&lt;/keyword&gt;&lt;keyword&gt;phenophase&lt;/keyword&gt;&lt;keyword&gt;trap&lt;/keyword&gt;&lt;keyword&gt;life history&lt;/keyword&gt;&lt;/keywords&gt;&lt;dates&gt;&lt;year&gt;2012&lt;/year&gt;&lt;/dates&gt;&lt;publisher&gt;Blackwell Publishing Ltd&lt;/publisher&gt;&lt;isbn&gt;1570-7458&lt;/isbn&gt;&lt;urls&gt;&lt;related-urls&gt;&lt;url&gt;http://dx.doi.org/10.1111/j.1570-7458.2012.01234.x&lt;/url&gt;&lt;/related-urls&gt;&lt;/urls&gt;&lt;electronic-resource-num&gt;10.1111/j.1570-7458.2012.01234.x&lt;/electronic-resource-num&gt;&lt;/record&gt;&lt;/Cite&gt;&lt;/EndNote&gt;</w:instrText>
      </w:r>
      <w:r w:rsidR="0047750B">
        <w:rPr>
          <w:color w:val="000000" w:themeColor="text1"/>
        </w:rPr>
        <w:fldChar w:fldCharType="separate"/>
      </w:r>
      <w:r w:rsidR="00063E8C">
        <w:rPr>
          <w:noProof/>
          <w:color w:val="000000" w:themeColor="text1"/>
        </w:rPr>
        <w:t>(O’Neill</w:t>
      </w:r>
      <w:r w:rsidR="00063E8C" w:rsidRPr="00063E8C">
        <w:rPr>
          <w:i/>
          <w:noProof/>
          <w:color w:val="000000" w:themeColor="text1"/>
        </w:rPr>
        <w:t xml:space="preserve"> et al.</w:t>
      </w:r>
      <w:r w:rsidR="00063E8C">
        <w:rPr>
          <w:noProof/>
          <w:color w:val="000000" w:themeColor="text1"/>
        </w:rPr>
        <w:t xml:space="preserve"> 2012)</w:t>
      </w:r>
      <w:r w:rsidR="0047750B">
        <w:rPr>
          <w:color w:val="000000" w:themeColor="text1"/>
        </w:rPr>
        <w:fldChar w:fldCharType="end"/>
      </w:r>
      <w:r w:rsidR="002846C1" w:rsidRPr="00FB2CED">
        <w:rPr>
          <w:color w:val="000000" w:themeColor="text1"/>
        </w:rPr>
        <w:t xml:space="preserve">; bees- </w:t>
      </w:r>
      <w:r w:rsidR="0047750B">
        <w:rPr>
          <w:color w:val="000000" w:themeColor="text1"/>
        </w:rPr>
        <w:fldChar w:fldCharType="begin">
          <w:fldData xml:space="preserve">PEVuZE5vdGU+PENpdGU+PEF1dGhvcj5CdXJrbGU8L0F1dGhvcj48WWVhcj4yMDEzPC9ZZWFyPjxS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PEVuZE5vdGU+PENpdGU+PEF1dGhvcj5CdXJrbGU8L0F1dGhvcj48WWVhcj4yMDEzPC9ZZWFyPjxS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063E8C">
        <w:rPr>
          <w:noProof/>
          <w:color w:val="000000" w:themeColor="text1"/>
        </w:rPr>
        <w:t>(Burkle</w:t>
      </w:r>
      <w:r w:rsidR="00063E8C" w:rsidRPr="00063E8C">
        <w:rPr>
          <w:i/>
          <w:noProof/>
          <w:color w:val="000000" w:themeColor="text1"/>
        </w:rPr>
        <w:t xml:space="preserve"> et al.</w:t>
      </w:r>
      <w:r w:rsidR="00063E8C">
        <w:rPr>
          <w:noProof/>
          <w:color w:val="000000" w:themeColor="text1"/>
        </w:rPr>
        <w:t xml:space="preserve"> 2013)</w:t>
      </w:r>
      <w:r w:rsidR="0047750B">
        <w:rPr>
          <w:color w:val="000000" w:themeColor="text1"/>
        </w:rPr>
        <w:fldChar w:fldCharType="end"/>
      </w:r>
      <w:r w:rsidR="002846C1" w:rsidRPr="00FB2CED">
        <w:rPr>
          <w:color w:val="000000" w:themeColor="text1"/>
        </w:rPr>
        <w:t>; butterflies--</w:t>
      </w:r>
      <w:r w:rsidR="0047750B">
        <w:rPr>
          <w:color w:val="000000" w:themeColor="text1"/>
        </w:rPr>
        <w:fldChar w:fldCharType="begin">
          <w:fldData xml:space="preserve">PEVuZE5vdGU+PENpdGU+PEF1dGhvcj5EaWFtb25kPC9BdXRob3I+PFllYXI+MjAxMTwvWWVhcj48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</w:fldData>
        </w:fldChar>
      </w:r>
      <w:r w:rsidR="008814DD">
        <w:rPr>
          <w:color w:val="000000" w:themeColor="text1"/>
        </w:rPr>
        <w:instrText xml:space="preserve"> ADDIN EN.CITE </w:instrText>
      </w:r>
      <w:r w:rsidR="0047750B">
        <w:rPr>
          <w:color w:val="000000" w:themeColor="text1"/>
        </w:rPr>
        <w:fldChar w:fldCharType="begin">
          <w:fldData xml:space="preserve">PEVuZE5vdGU+PENpdGU+PEF1dGhvcj5EaWFtb25kPC9BdXRob3I+PFllYXI+MjAxMTwvWWVhcj48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</w:fldData>
        </w:fldChar>
      </w:r>
      <w:r w:rsidR="008814D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8814DD">
        <w:rPr>
          <w:noProof/>
          <w:color w:val="000000" w:themeColor="text1"/>
        </w:rPr>
        <w:t>(Diamond</w:t>
      </w:r>
      <w:r w:rsidR="008814DD" w:rsidRPr="008814DD">
        <w:rPr>
          <w:i/>
          <w:noProof/>
          <w:color w:val="000000" w:themeColor="text1"/>
        </w:rPr>
        <w:t xml:space="preserve"> et al.</w:t>
      </w:r>
      <w:r w:rsidR="008814DD">
        <w:rPr>
          <w:noProof/>
          <w:color w:val="000000" w:themeColor="text1"/>
        </w:rPr>
        <w:t xml:space="preserve"> 2011; Karlsson 2014)</w:t>
      </w:r>
      <w:r w:rsidR="0047750B">
        <w:rPr>
          <w:color w:val="000000" w:themeColor="text1"/>
        </w:rPr>
        <w:fldChar w:fldCharType="end"/>
      </w:r>
      <w:r w:rsidR="002846C1" w:rsidRPr="00FB2CED">
        <w:rPr>
          <w:color w:val="000000" w:themeColor="text1"/>
        </w:rPr>
        <w:t>;</w:t>
      </w:r>
      <w:r w:rsidR="000F0180">
        <w:rPr>
          <w:color w:val="000000" w:themeColor="text1"/>
        </w:rPr>
        <w:t xml:space="preserve"> </w:t>
      </w:r>
      <w:r w:rsidR="002846C1" w:rsidRPr="00FB2CED">
        <w:rPr>
          <w:color w:val="000000" w:themeColor="text1"/>
        </w:rPr>
        <w:t>grasshoppers- Buckley et al. 2015; plants-</w:t>
      </w:r>
      <w:r w:rsidR="0047750B">
        <w:rPr>
          <w:color w:val="000000" w:themeColor="text1"/>
        </w:rPr>
        <w:fldChar w:fldCharType="begin">
          <w:fldData xml:space="preserve">PEVuZE5vdGU+PENpdGU+PEF1dGhvcj5QcmljZTwvQXV0aG9yPjxZZWFyPjE5OTg8L1llYXI+PFJl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=
</w:fldData>
        </w:fldChar>
      </w:r>
      <w:r w:rsidR="005F5421">
        <w:rPr>
          <w:color w:val="000000" w:themeColor="text1"/>
        </w:rPr>
        <w:instrText xml:space="preserve"> ADDIN EN.CITE </w:instrText>
      </w:r>
      <w:r w:rsidR="0047750B">
        <w:rPr>
          <w:color w:val="000000" w:themeColor="text1"/>
        </w:rPr>
        <w:fldChar w:fldCharType="begin">
          <w:fldData xml:space="preserve">PEVuZE5vdGU+PENpdGU+PEF1dGhvcj5QcmljZTwvQXV0aG9yPjxZZWFyPjE5OTg8L1llYXI+PFJl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=
</w:fldData>
        </w:fldChar>
      </w:r>
      <w:r w:rsidR="005F5421">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5F5421">
        <w:rPr>
          <w:noProof/>
          <w:color w:val="000000" w:themeColor="text1"/>
        </w:rPr>
        <w:t>(Price &amp; Waser 1998; Abu-Asab</w:t>
      </w:r>
      <w:r w:rsidR="005F5421" w:rsidRPr="005F5421">
        <w:rPr>
          <w:i/>
          <w:noProof/>
          <w:color w:val="000000" w:themeColor="text1"/>
        </w:rPr>
        <w:t xml:space="preserve"> et al.</w:t>
      </w:r>
      <w:r w:rsidR="005F5421">
        <w:rPr>
          <w:noProof/>
          <w:color w:val="000000" w:themeColor="text1"/>
        </w:rPr>
        <w:t xml:space="preserve"> 2001; Fitter &amp; Fitter 2002; Dunne</w:t>
      </w:r>
      <w:r w:rsidR="005F5421" w:rsidRPr="005F5421">
        <w:rPr>
          <w:i/>
          <w:noProof/>
          <w:color w:val="000000" w:themeColor="text1"/>
        </w:rPr>
        <w:t xml:space="preserve"> et al.</w:t>
      </w:r>
      <w:r w:rsidR="005F5421">
        <w:rPr>
          <w:noProof/>
          <w:color w:val="000000" w:themeColor="text1"/>
        </w:rPr>
        <w:t xml:space="preserve"> 2003; Menzel</w:t>
      </w:r>
      <w:r w:rsidR="005F5421" w:rsidRPr="005F5421">
        <w:rPr>
          <w:i/>
          <w:noProof/>
          <w:color w:val="000000" w:themeColor="text1"/>
        </w:rPr>
        <w:t xml:space="preserve"> et al.</w:t>
      </w:r>
      <w:r w:rsidR="005F5421">
        <w:rPr>
          <w:noProof/>
          <w:color w:val="000000" w:themeColor="text1"/>
        </w:rPr>
        <w:t xml:space="preserve"> 2006; Miller-Rushing &amp; Primack 2008; Miller-Rushing &amp; Inouye 2009; Morin</w:t>
      </w:r>
      <w:r w:rsidR="005F5421" w:rsidRPr="005F5421">
        <w:rPr>
          <w:i/>
          <w:noProof/>
          <w:color w:val="000000" w:themeColor="text1"/>
        </w:rPr>
        <w:t xml:space="preserve"> et al.</w:t>
      </w:r>
      <w:r w:rsidR="005F5421">
        <w:rPr>
          <w:noProof/>
          <w:color w:val="000000" w:themeColor="text1"/>
        </w:rPr>
        <w:t xml:space="preserve"> 2009; Wolkovich</w:t>
      </w:r>
      <w:r w:rsidR="005F5421" w:rsidRPr="005F5421">
        <w:rPr>
          <w:i/>
          <w:noProof/>
          <w:color w:val="000000" w:themeColor="text1"/>
        </w:rPr>
        <w:t xml:space="preserve"> et al.</w:t>
      </w:r>
      <w:r w:rsidR="005F5421">
        <w:rPr>
          <w:noProof/>
          <w:color w:val="000000" w:themeColor="text1"/>
        </w:rPr>
        <w:t xml:space="preserve"> 2012; Iler</w:t>
      </w:r>
      <w:r w:rsidR="005F5421" w:rsidRPr="005F5421">
        <w:rPr>
          <w:i/>
          <w:noProof/>
          <w:color w:val="000000" w:themeColor="text1"/>
        </w:rPr>
        <w:t xml:space="preserve"> et al.</w:t>
      </w:r>
      <w:r w:rsidR="005F5421">
        <w:rPr>
          <w:noProof/>
          <w:color w:val="000000" w:themeColor="text1"/>
        </w:rPr>
        <w:t xml:space="preserve"> 2013; Mazer</w:t>
      </w:r>
      <w:r w:rsidR="005F5421" w:rsidRPr="005F5421">
        <w:rPr>
          <w:i/>
          <w:noProof/>
          <w:color w:val="000000" w:themeColor="text1"/>
        </w:rPr>
        <w:t xml:space="preserve"> et al.</w:t>
      </w:r>
      <w:r w:rsidR="005F5421">
        <w:rPr>
          <w:noProof/>
          <w:color w:val="000000" w:themeColor="text1"/>
        </w:rPr>
        <w:t xml:space="preserve"> 2013; CaraDonna</w:t>
      </w:r>
      <w:r w:rsidR="005F5421" w:rsidRPr="005F5421">
        <w:rPr>
          <w:i/>
          <w:noProof/>
          <w:color w:val="000000" w:themeColor="text1"/>
        </w:rPr>
        <w:t xml:space="preserve"> et al.</w:t>
      </w:r>
      <w:r w:rsidR="005F5421">
        <w:rPr>
          <w:noProof/>
          <w:color w:val="000000" w:themeColor="text1"/>
        </w:rPr>
        <w:t xml:space="preserve"> 2014)</w:t>
      </w:r>
      <w:r w:rsidR="0047750B">
        <w:rPr>
          <w:color w:val="000000" w:themeColor="text1"/>
        </w:rPr>
        <w:fldChar w:fldCharType="end"/>
      </w:r>
      <w:r w:rsidR="00FB5FA5">
        <w:rPr>
          <w:color w:val="000000" w:themeColor="text1"/>
        </w:rPr>
        <w:t>; Odonata:</w:t>
      </w:r>
      <w:r w:rsidR="0047750B">
        <w:rPr>
          <w:color w:val="000000" w:themeColor="text1"/>
        </w:rPr>
        <w:fldChar w:fldCharType="begin"/>
      </w:r>
      <w:r w:rsidR="008814DD">
        <w:rPr>
          <w:color w:val="000000" w:themeColor="text1"/>
        </w:rPr>
        <w:instrText xml:space="preserve"> ADDIN EN.CITE &lt;EndNote&gt;&lt;Cite&gt;&lt;Author&gt;Hassall&lt;/Author&gt;&lt;Year&gt;2007&lt;/Year&gt;&lt;RecNum&gt;972&lt;/RecNum&gt;&lt;DisplayText&gt;(Hassall&lt;style face="italic"&gt; et al.&lt;/style&gt; 2007)&lt;/DisplayText&gt;&lt;record&gt;&lt;rec-number&gt;972&lt;/rec-number&gt;&lt;foreign-keys&gt;&lt;key app="EN" db-id="tswepwzphrdd5teef5upp92y9wxtxvpzzvrz" timestamp="1477605165"&gt;972&lt;/key&gt;&lt;/foreign-keys&gt;&lt;ref-type name="Journal Article"&gt;17&lt;/ref-type&gt;&lt;contributors&gt;&lt;authors&gt;&lt;author&gt;Hassall, Christopher&lt;/author&gt;&lt;author&gt;Thompson, David J.&lt;/author&gt;&lt;author&gt;French, Graham C.&lt;/author&gt;&lt;author&gt;Harvey, Ian F.&lt;/author&gt;&lt;/authors&gt;&lt;/contributors&gt;&lt;titles&gt;&lt;title&gt;Historical changes in the phenology of British Odonata are related to climate&lt;/title&gt;&lt;secondary-title&gt;Global Change Biology&lt;/secondary-title&gt;&lt;/titles&gt;&lt;periodical&gt;&lt;full-title&gt;Global Change Biology&lt;/full-title&gt;&lt;abbr-1&gt;Glob. Change Biol.&lt;/abbr-1&gt;&lt;/periodical&gt;&lt;pages&gt;933-941&lt;/pages&gt;&lt;volume&gt;13&lt;/volume&gt;&lt;number&gt;5&lt;/number&gt;&lt;keywords&gt;&lt;keyword&gt;biological records&lt;/keyword&gt;&lt;keyword&gt;climate change&lt;/keyword&gt;&lt;keyword&gt;diapause&lt;/keyword&gt;&lt;keyword&gt;flight period&lt;/keyword&gt;&lt;keyword&gt;global warming&lt;/keyword&gt;&lt;keyword&gt;life-history&lt;/keyword&gt;&lt;keyword&gt;Odonata&lt;/keyword&gt;&lt;keyword&gt;phenology&lt;/keyword&gt;&lt;keyword&gt;population dynamics&lt;/keyword&gt;&lt;keyword&gt;temperature&lt;/keyword&gt;&lt;/keywords&gt;&lt;dates&gt;&lt;year&gt;2007&lt;/year&gt;&lt;/dates&gt;&lt;publisher&gt;Blackwell Publishing Ltd&lt;/publisher&gt;&lt;isbn&gt;1365-2486&lt;/isbn&gt;&lt;urls&gt;&lt;related-urls&gt;&lt;url&gt;http://dx.doi.org/10.1111/j.1365-2486.2007.01318.x&lt;/url&gt;&lt;/related-urls&gt;&lt;/urls&gt;&lt;electronic-resource-num&gt;10.1111/j.1365-2486.2007.01318.x&lt;/electronic-resource-num&gt;&lt;/record&gt;&lt;/Cite&gt;&lt;/EndNote&gt;</w:instrText>
      </w:r>
      <w:r w:rsidR="0047750B">
        <w:rPr>
          <w:color w:val="000000" w:themeColor="text1"/>
        </w:rPr>
        <w:fldChar w:fldCharType="separate"/>
      </w:r>
      <w:r w:rsidR="008814DD">
        <w:rPr>
          <w:noProof/>
          <w:color w:val="000000" w:themeColor="text1"/>
        </w:rPr>
        <w:t>(Hassall</w:t>
      </w:r>
      <w:r w:rsidR="008814DD" w:rsidRPr="008814DD">
        <w:rPr>
          <w:i/>
          <w:noProof/>
          <w:color w:val="000000" w:themeColor="text1"/>
        </w:rPr>
        <w:t xml:space="preserve"> et al.</w:t>
      </w:r>
      <w:r w:rsidR="008814DD">
        <w:rPr>
          <w:noProof/>
          <w:color w:val="000000" w:themeColor="text1"/>
        </w:rPr>
        <w:t xml:space="preserve"> 2007)</w:t>
      </w:r>
      <w:r w:rsidR="0047750B">
        <w:rPr>
          <w:color w:val="000000" w:themeColor="text1"/>
        </w:rPr>
        <w:fldChar w:fldCharType="end"/>
      </w:r>
      <w:r w:rsidR="002846C1" w:rsidRPr="00FB2CED">
        <w:rPr>
          <w:color w:val="000000" w:themeColor="text1"/>
        </w:rPr>
        <w:t xml:space="preserve">; </w:t>
      </w:r>
      <w:r w:rsidR="0047750B" w:rsidRPr="003B5F5F">
        <w:rPr>
          <w:strike/>
          <w:color w:val="000000" w:themeColor="text1"/>
        </w:rPr>
        <w:fldChar w:fldCharType="begin">
          <w:fldData xml:space="preserve">PEVuZE5vdGU+PENpdGU+PEF1dGhvcj5OdWZpbzwvQXV0aG9yPjxZZWFyPjIwMTA8L1llYXI+PFJl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</w:fldData>
        </w:fldChar>
      </w:r>
      <w:r w:rsidR="00063E8C" w:rsidRPr="003B5F5F">
        <w:rPr>
          <w:color w:val="000000" w:themeColor="text1"/>
        </w:rPr>
        <w:instrText xml:space="preserve"> ADDIN EN.CITE </w:instrText>
      </w:r>
      <w:r w:rsidR="0047750B" w:rsidRPr="003B5F5F">
        <w:rPr>
          <w:strike/>
          <w:color w:val="000000" w:themeColor="text1"/>
        </w:rPr>
        <w:fldChar w:fldCharType="begin">
          <w:fldData xml:space="preserve">PEVuZE5vdGU+PENpdGU+PEF1dGhvcj5OdWZpbzwvQXV0aG9yPjxZZWFyPjIwMTA8L1llYXI+PFJl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</w:fldData>
        </w:fldChar>
      </w:r>
      <w:r w:rsidR="00063E8C" w:rsidRPr="003B5F5F">
        <w:rPr>
          <w:color w:val="000000" w:themeColor="text1"/>
        </w:rPr>
        <w:instrText xml:space="preserve"> ADDIN EN.CITE.DATA </w:instrText>
      </w:r>
      <w:r w:rsidR="0047750B" w:rsidRPr="003B5F5F">
        <w:rPr>
          <w:strike/>
          <w:color w:val="000000" w:themeColor="text1"/>
        </w:rPr>
      </w:r>
      <w:r w:rsidR="0047750B" w:rsidRPr="003B5F5F">
        <w:rPr>
          <w:strike/>
          <w:color w:val="000000" w:themeColor="text1"/>
        </w:rPr>
        <w:fldChar w:fldCharType="end"/>
      </w:r>
      <w:r w:rsidR="0047750B" w:rsidRPr="003B5F5F">
        <w:rPr>
          <w:strike/>
          <w:color w:val="000000" w:themeColor="text1"/>
        </w:rPr>
      </w:r>
      <w:r w:rsidR="0047750B" w:rsidRPr="003B5F5F">
        <w:rPr>
          <w:strike/>
          <w:color w:val="000000" w:themeColor="text1"/>
        </w:rPr>
        <w:fldChar w:fldCharType="separate"/>
      </w:r>
      <w:r w:rsidR="00063E8C" w:rsidRPr="003B5F5F">
        <w:rPr>
          <w:strike/>
          <w:noProof/>
          <w:color w:val="000000" w:themeColor="text1"/>
        </w:rPr>
        <w:t>(Nufio</w:t>
      </w:r>
      <w:r w:rsidR="00063E8C" w:rsidRPr="003B5F5F">
        <w:rPr>
          <w:i/>
          <w:strike/>
          <w:noProof/>
          <w:color w:val="000000" w:themeColor="text1"/>
        </w:rPr>
        <w:t xml:space="preserve"> et al.</w:t>
      </w:r>
      <w:r w:rsidR="00063E8C" w:rsidRPr="003B5F5F">
        <w:rPr>
          <w:strike/>
          <w:noProof/>
          <w:color w:val="000000" w:themeColor="text1"/>
        </w:rPr>
        <w:t xml:space="preserve"> 2010)</w:t>
      </w:r>
      <w:r w:rsidR="0047750B" w:rsidRPr="003B5F5F">
        <w:rPr>
          <w:strike/>
          <w:color w:val="000000" w:themeColor="text1"/>
        </w:rPr>
        <w:fldChar w:fldCharType="end"/>
      </w:r>
      <w:r w:rsidR="002846C1" w:rsidRPr="003B5F5F">
        <w:rPr>
          <w:strike/>
          <w:color w:val="000000" w:themeColor="text1"/>
        </w:rPr>
        <w:t>.</w:t>
      </w:r>
      <w:r w:rsidR="002846C1" w:rsidRPr="00FB2CED">
        <w:rPr>
          <w:color w:val="000000" w:themeColor="text1"/>
        </w:rPr>
        <w:t xml:space="preserve"> </w:t>
      </w:r>
      <w:commentRangeEnd w:id="527"/>
      <w:r w:rsidR="006C2368">
        <w:rPr>
          <w:rStyle w:val="CommentReference"/>
        </w:rPr>
        <w:commentReference w:id="527"/>
      </w:r>
      <w:r w:rsidR="002846C1" w:rsidRPr="00FB2CED">
        <w:rPr>
          <w:color w:val="000000" w:themeColor="text1"/>
        </w:rPr>
        <w:t xml:space="preserve">However, </w:t>
      </w:r>
      <w:r w:rsidR="00811C2F">
        <w:rPr>
          <w:color w:val="000000" w:themeColor="text1"/>
        </w:rPr>
        <w:t xml:space="preserve">there are a number of </w:t>
      </w:r>
      <w:r w:rsidR="00597B2A">
        <w:rPr>
          <w:color w:val="000000" w:themeColor="text1"/>
        </w:rPr>
        <w:t>studies</w:t>
      </w:r>
      <w:r w:rsidR="002846C1" w:rsidRPr="00FB2CED">
        <w:rPr>
          <w:color w:val="000000" w:themeColor="text1"/>
        </w:rPr>
        <w:t xml:space="preserve"> </w:t>
      </w:r>
      <w:r w:rsidR="00811C2F">
        <w:rPr>
          <w:color w:val="000000" w:themeColor="text1"/>
        </w:rPr>
        <w:t xml:space="preserve">that </w:t>
      </w:r>
      <w:r w:rsidR="002846C1" w:rsidRPr="00FB2CED">
        <w:rPr>
          <w:color w:val="000000" w:themeColor="text1"/>
        </w:rPr>
        <w:t xml:space="preserve">have found no </w:t>
      </w:r>
      <w:r w:rsidR="00794F74">
        <w:rPr>
          <w:color w:val="000000" w:themeColor="text1"/>
        </w:rPr>
        <w:t xml:space="preserve">difference between ESS and LSS in </w:t>
      </w:r>
      <w:r w:rsidR="00794F74">
        <w:rPr>
          <w:color w:val="000000" w:themeColor="text1"/>
        </w:rPr>
        <w:lastRenderedPageBreak/>
        <w:t xml:space="preserve">their </w:t>
      </w:r>
      <w:r w:rsidR="002846C1" w:rsidRPr="00FB2CED">
        <w:rPr>
          <w:color w:val="000000" w:themeColor="text1"/>
        </w:rPr>
        <w:t xml:space="preserve">degree of phenological shift </w:t>
      </w:r>
      <w:r w:rsidR="002846C1" w:rsidRPr="00A947AB">
        <w:rPr>
          <w:color w:val="000000" w:themeColor="text1"/>
        </w:rPr>
        <w:t xml:space="preserve">(forbs- </w:t>
      </w:r>
      <w:r w:rsidR="0047750B" w:rsidRPr="00A947AB">
        <w:rPr>
          <w:color w:val="000000" w:themeColor="text1"/>
        </w:rPr>
        <w:fldChar w:fldCharType="begin">
          <w:fldData xml:space="preserve">PEVuZE5vdGU+PENpdGU+PEF1dGhvcj5CdXJrbGU8L0F1dGhvcj48WWVhcj4yMDEzPC9ZZWFyPjxS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</w:fldData>
        </w:fldChar>
      </w:r>
      <w:r w:rsidR="00063E8C" w:rsidRPr="00A947AB">
        <w:rPr>
          <w:color w:val="000000" w:themeColor="text1"/>
        </w:rPr>
        <w:instrText xml:space="preserve"> ADDIN EN.CITE </w:instrText>
      </w:r>
      <w:r w:rsidR="0047750B" w:rsidRPr="00A947AB">
        <w:rPr>
          <w:color w:val="000000" w:themeColor="text1"/>
        </w:rPr>
        <w:fldChar w:fldCharType="begin">
          <w:fldData xml:space="preserve">PEVuZE5vdGU+PENpdGU+PEF1dGhvcj5CdXJrbGU8L0F1dGhvcj48WWVhcj4yMDEzPC9ZZWFyPjxS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</w:fldData>
        </w:fldChar>
      </w:r>
      <w:r w:rsidR="00063E8C" w:rsidRPr="00A947AB">
        <w:rPr>
          <w:color w:val="000000" w:themeColor="text1"/>
        </w:rPr>
        <w:instrText xml:space="preserve"> ADDIN EN.CITE.DATA </w:instrText>
      </w:r>
      <w:r w:rsidR="0047750B" w:rsidRPr="00A947AB">
        <w:rPr>
          <w:color w:val="000000" w:themeColor="text1"/>
        </w:rPr>
      </w:r>
      <w:r w:rsidR="0047750B" w:rsidRPr="00A947AB">
        <w:rPr>
          <w:color w:val="000000" w:themeColor="text1"/>
        </w:rPr>
        <w:fldChar w:fldCharType="end"/>
      </w:r>
      <w:r w:rsidR="0047750B" w:rsidRPr="00A947AB">
        <w:rPr>
          <w:color w:val="000000" w:themeColor="text1"/>
        </w:rPr>
      </w:r>
      <w:r w:rsidR="0047750B" w:rsidRPr="00A947AB">
        <w:rPr>
          <w:color w:val="000000" w:themeColor="text1"/>
        </w:rPr>
        <w:fldChar w:fldCharType="separate"/>
      </w:r>
      <w:r w:rsidR="00063E8C" w:rsidRPr="00A947AB">
        <w:rPr>
          <w:noProof/>
          <w:color w:val="000000" w:themeColor="text1"/>
        </w:rPr>
        <w:t>(Burkle</w:t>
      </w:r>
      <w:r w:rsidR="00063E8C" w:rsidRPr="00A947AB">
        <w:rPr>
          <w:i/>
          <w:noProof/>
          <w:color w:val="000000" w:themeColor="text1"/>
        </w:rPr>
        <w:t xml:space="preserve"> et al.</w:t>
      </w:r>
      <w:r w:rsidR="00063E8C" w:rsidRPr="00A947AB">
        <w:rPr>
          <w:noProof/>
          <w:color w:val="000000" w:themeColor="text1"/>
        </w:rPr>
        <w:t xml:space="preserve"> 2013)</w:t>
      </w:r>
      <w:r w:rsidR="0047750B" w:rsidRPr="00A947AB">
        <w:rPr>
          <w:color w:val="000000" w:themeColor="text1"/>
        </w:rPr>
        <w:fldChar w:fldCharType="end"/>
      </w:r>
      <w:r w:rsidR="002846C1" w:rsidRPr="00A947AB">
        <w:rPr>
          <w:color w:val="000000" w:themeColor="text1"/>
        </w:rPr>
        <w:t xml:space="preserve">; frogs- </w:t>
      </w:r>
      <w:r w:rsidR="0047750B" w:rsidRPr="00A947AB">
        <w:rPr>
          <w:color w:val="000000" w:themeColor="text1"/>
        </w:rPr>
        <w:fldChar w:fldCharType="begin"/>
      </w:r>
      <w:r w:rsidR="00063E8C" w:rsidRPr="00A947AB">
        <w:rPr>
          <w:color w:val="000000" w:themeColor="text1"/>
        </w:rPr>
        <w:instrText xml:space="preserve"> ADDIN EN.CITE &lt;EndNote&gt;&lt;Cite&gt;&lt;Author&gt;Gibbs&lt;/Author&gt;&lt;Year&gt;2001&lt;/Year&gt;&lt;RecNum&gt;560&lt;/RecNum&gt;&lt;DisplayText&gt;(Gibbs &amp;amp; Breisch 2001)&lt;/DisplayText&gt;&lt;record&gt;&lt;rec-number&gt;560&lt;/rec-number&gt;&lt;foreign-keys&gt;&lt;key app="EN" db-id="tswepwzphrdd5teef5upp92y9wxtxvpzzvrz" timestamp="1429559464"&gt;560&lt;/key&gt;&lt;/foreign-keys&gt;&lt;ref-type name="Journal Article"&gt;17&lt;/ref-type&gt;&lt;contributors&gt;&lt;authors&gt;&lt;author&gt;Gibbs, J. P.&lt;/author&gt;&lt;author&gt;Breisch, A. R.&lt;/author&gt;&lt;/authors&gt;&lt;/contributors&gt;&lt;auth-address&gt;SUNY Coll Environm Sci &amp;amp; Forestry, Syracuse, NY 13210 USA. New York State Dept Environm Conservat, Delmar, NY 12054 USA.&amp;#xD;Gibbs, JP (reprint author), SUNY Coll Environm Sci &amp;amp; Forestry, 350 Illick Hall, Syracuse, NY 13210 USA.&lt;/auth-address&gt;&lt;titles&gt;&lt;title&gt;Climate warming and calling phenology of frogs near Ithaca, New York, 1900-1999&lt;/title&gt;&lt;secondary-title&gt;Conservation Biology&lt;/secondary-title&gt;&lt;alt-title&gt;Conserv. Biol.&lt;/alt-title&gt;&lt;/titles&gt;&lt;periodical&gt;&lt;full-title&gt;Conservation Biology&lt;/full-title&gt;&lt;abbr-1&gt;Conserv. Biol.&lt;/abbr-1&gt;&lt;/periodical&gt;&lt;alt-periodical&gt;&lt;full-title&gt;Conservation Biology&lt;/full-title&gt;&lt;abbr-1&gt;Conserv. Biol.&lt;/abbr-1&gt;&lt;/alt-periodical&gt;&lt;pages&gt;1175-1178&lt;/pages&gt;&lt;volume&gt;15&lt;/volume&gt;&lt;number&gt;4&lt;/number&gt;&lt;keywords&gt;&lt;keyword&gt;EARLIER&lt;/keyword&gt;&lt;/keywords&gt;&lt;dates&gt;&lt;year&gt;2001&lt;/year&gt;&lt;pub-dates&gt;&lt;date&gt;Aug&lt;/date&gt;&lt;/pub-dates&gt;&lt;/dates&gt;&lt;isbn&gt;0888-8892&lt;/isbn&gt;&lt;accession-num&gt;WOS:000170179600044&lt;/accession-num&gt;&lt;work-type&gt;Article&lt;/work-type&gt;&lt;urls&gt;&lt;related-urls&gt;&lt;url&gt;&amp;lt;Go to ISI&amp;gt;://WOS:000170179600044&lt;/url&gt;&lt;/related-urls&gt;&lt;/urls&gt;&lt;electronic-resource-num&gt;10.1046/j.1523-1739.2001.0150041175.x&lt;/electronic-resource-num&gt;&lt;language&gt;English&lt;/language&gt;&lt;/record&gt;&lt;/Cite&gt;&lt;/EndNote&gt;</w:instrText>
      </w:r>
      <w:r w:rsidR="0047750B" w:rsidRPr="00A947AB">
        <w:rPr>
          <w:color w:val="000000" w:themeColor="text1"/>
        </w:rPr>
        <w:fldChar w:fldCharType="separate"/>
      </w:r>
      <w:r w:rsidR="00063E8C" w:rsidRPr="00A947AB">
        <w:rPr>
          <w:noProof/>
          <w:color w:val="000000" w:themeColor="text1"/>
        </w:rPr>
        <w:t>(Gibbs &amp; Breisch 2001)</w:t>
      </w:r>
      <w:r w:rsidR="0047750B" w:rsidRPr="00A947AB">
        <w:rPr>
          <w:color w:val="000000" w:themeColor="text1"/>
        </w:rPr>
        <w:fldChar w:fldCharType="end"/>
      </w:r>
      <w:r w:rsidR="002846C1" w:rsidRPr="00A947AB">
        <w:rPr>
          <w:color w:val="000000" w:themeColor="text1"/>
        </w:rPr>
        <w:t xml:space="preserve">; </w:t>
      </w:r>
      <w:r w:rsidR="00A947AB" w:rsidRPr="00A947AB">
        <w:rPr>
          <w:color w:val="000000" w:themeColor="text1"/>
        </w:rPr>
        <w:t>plants-</w:t>
      </w:r>
      <w:r w:rsidR="0047750B">
        <w:rPr>
          <w:color w:val="000000" w:themeColor="text1"/>
        </w:rPr>
        <w:fldChar w:fldCharType="begin">
          <w:fldData xml:space="preserve">PEVuZE5vdGU+PENpdGU+PEF1dGhvcj5KYXJyYWQ8L0F1dGhvcj48WWVhcj4yMDA4PC9ZZWFyPjxS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</w:fldData>
        </w:fldChar>
      </w:r>
      <w:r w:rsidR="006F7DBE">
        <w:rPr>
          <w:color w:val="000000" w:themeColor="text1"/>
        </w:rPr>
        <w:instrText xml:space="preserve"> ADDIN EN.CITE </w:instrText>
      </w:r>
      <w:r w:rsidR="0047750B">
        <w:rPr>
          <w:color w:val="000000" w:themeColor="text1"/>
        </w:rPr>
        <w:fldChar w:fldCharType="begin">
          <w:fldData xml:space="preserve">PEVuZE5vdGU+PENpdGU+PEF1dGhvcj5KYXJyYWQ8L0F1dGhvcj48WWVhcj4yMDA4PC9ZZWFyPjxS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</w:fldData>
        </w:fldChar>
      </w:r>
      <w:r w:rsidR="006F7DBE">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6F7DBE">
        <w:rPr>
          <w:noProof/>
          <w:color w:val="000000" w:themeColor="text1"/>
        </w:rPr>
        <w:t>(Peñuelas</w:t>
      </w:r>
      <w:r w:rsidR="006F7DBE" w:rsidRPr="006F7DBE">
        <w:rPr>
          <w:i/>
          <w:noProof/>
          <w:color w:val="000000" w:themeColor="text1"/>
        </w:rPr>
        <w:t xml:space="preserve"> et al.</w:t>
      </w:r>
      <w:r w:rsidR="006F7DBE">
        <w:rPr>
          <w:noProof/>
          <w:color w:val="000000" w:themeColor="text1"/>
        </w:rPr>
        <w:t xml:space="preserve"> 2002; Jarrad</w:t>
      </w:r>
      <w:r w:rsidR="006F7DBE" w:rsidRPr="006F7DBE">
        <w:rPr>
          <w:i/>
          <w:noProof/>
          <w:color w:val="000000" w:themeColor="text1"/>
        </w:rPr>
        <w:t xml:space="preserve"> et al.</w:t>
      </w:r>
      <w:r w:rsidR="006F7DBE">
        <w:rPr>
          <w:noProof/>
          <w:color w:val="000000" w:themeColor="text1"/>
        </w:rPr>
        <w:t xml:space="preserve"> 2008; Liancourt</w:t>
      </w:r>
      <w:r w:rsidR="006F7DBE" w:rsidRPr="006F7DBE">
        <w:rPr>
          <w:i/>
          <w:noProof/>
          <w:color w:val="000000" w:themeColor="text1"/>
        </w:rPr>
        <w:t xml:space="preserve"> et al.</w:t>
      </w:r>
      <w:r w:rsidR="006F7DBE">
        <w:rPr>
          <w:noProof/>
          <w:color w:val="000000" w:themeColor="text1"/>
        </w:rPr>
        <w:t xml:space="preserve"> 2012)</w:t>
      </w:r>
      <w:r w:rsidR="0047750B">
        <w:rPr>
          <w:color w:val="000000" w:themeColor="text1"/>
        </w:rPr>
        <w:fldChar w:fldCharType="end"/>
      </w:r>
      <w:r w:rsidR="00A947AB" w:rsidRPr="00A947AB">
        <w:rPr>
          <w:color w:val="000000" w:themeColor="text1"/>
        </w:rPr>
        <w:t>;</w:t>
      </w:r>
      <w:r w:rsidR="007610FF">
        <w:rPr>
          <w:color w:val="000000" w:themeColor="text1"/>
        </w:rPr>
        <w:t xml:space="preserve">; </w:t>
      </w:r>
      <w:r w:rsidR="002846C1" w:rsidRPr="00A947AB">
        <w:rPr>
          <w:color w:val="000000" w:themeColor="text1"/>
        </w:rPr>
        <w:t>butterflies</w:t>
      </w:r>
      <w:r w:rsidR="002846C1" w:rsidRPr="00FB2CED">
        <w:rPr>
          <w:color w:val="000000" w:themeColor="text1"/>
        </w:rPr>
        <w:t>-</w:t>
      </w:r>
      <w:r w:rsidR="0047750B">
        <w:rPr>
          <w:color w:val="000000" w:themeColor="text1"/>
        </w:rPr>
        <w:fldChar w:fldCharType="begin">
          <w:fldData xml:space="preserve">PEVuZE5vdGU+PENpdGU+PEF1dGhvcj5Gb3Jpc3RlcjwvQXV0aG9yPjxZZWFyPjIwMDM8L1llYXI+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</w:fldData>
        </w:fldChar>
      </w:r>
      <w:r w:rsidR="008814DD">
        <w:rPr>
          <w:color w:val="000000" w:themeColor="text1"/>
        </w:rPr>
        <w:instrText xml:space="preserve"> ADDIN EN.CITE </w:instrText>
      </w:r>
      <w:r w:rsidR="0047750B">
        <w:rPr>
          <w:color w:val="000000" w:themeColor="text1"/>
        </w:rPr>
        <w:fldChar w:fldCharType="begin">
          <w:fldData xml:space="preserve">PEVuZE5vdGU+PENpdGU+PEF1dGhvcj5Gb3Jpc3RlcjwvQXV0aG9yPjxZZWFyPjIwMDM8L1llYXI+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</w:fldData>
        </w:fldChar>
      </w:r>
      <w:r w:rsidR="008814D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8814DD">
        <w:rPr>
          <w:noProof/>
          <w:color w:val="000000" w:themeColor="text1"/>
        </w:rPr>
        <w:t>(Forister &amp; Shapiro 2003; Kharouba</w:t>
      </w:r>
      <w:r w:rsidR="008814DD" w:rsidRPr="008814DD">
        <w:rPr>
          <w:i/>
          <w:noProof/>
          <w:color w:val="000000" w:themeColor="text1"/>
        </w:rPr>
        <w:t xml:space="preserve"> et al.</w:t>
      </w:r>
      <w:r w:rsidR="008814DD">
        <w:rPr>
          <w:noProof/>
          <w:color w:val="000000" w:themeColor="text1"/>
        </w:rPr>
        <w:t xml:space="preserve"> 2014)</w:t>
      </w:r>
      <w:r w:rsidR="0047750B">
        <w:rPr>
          <w:color w:val="000000" w:themeColor="text1"/>
        </w:rPr>
        <w:fldChar w:fldCharType="end"/>
      </w:r>
      <w:r w:rsidR="002846C1" w:rsidRPr="00FB2CED">
        <w:rPr>
          <w:color w:val="000000" w:themeColor="text1"/>
        </w:rPr>
        <w:t>.</w:t>
      </w:r>
      <w:r w:rsidR="00992B4E">
        <w:rPr>
          <w:color w:val="000000" w:themeColor="text1"/>
        </w:rPr>
        <w:t xml:space="preserve"> Some have found that the largest shifts have occurred in mid-season species</w:t>
      </w:r>
      <w:r w:rsidR="006F7DBE">
        <w:rPr>
          <w:color w:val="000000" w:themeColor="text1"/>
        </w:rPr>
        <w:t xml:space="preserve"> </w:t>
      </w:r>
      <w:r w:rsidR="0047750B">
        <w:rPr>
          <w:color w:val="000000" w:themeColor="text1"/>
        </w:rPr>
        <w:fldChar w:fldCharType="begin">
          <w:fldData xml:space="preserve">PEVuZE5vdGU+PENpdGU+PEF1dGhvcj5TaGVycnk8L0F1dGhvcj48WWVhcj4yMDA3PC9ZZWFyPjxS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</w:fldData>
        </w:fldChar>
      </w:r>
      <w:r w:rsidR="006F7DBE">
        <w:rPr>
          <w:color w:val="000000" w:themeColor="text1"/>
        </w:rPr>
        <w:instrText xml:space="preserve"> ADDIN EN.CITE </w:instrText>
      </w:r>
      <w:r w:rsidR="0047750B">
        <w:rPr>
          <w:color w:val="000000" w:themeColor="text1"/>
        </w:rPr>
        <w:fldChar w:fldCharType="begin">
          <w:fldData xml:space="preserve">PEVuZE5vdGU+PENpdGU+PEF1dGhvcj5TaGVycnk8L0F1dGhvcj48WWVhcj4yMDA3PC9ZZWFyPjxS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</w:fldData>
        </w:fldChar>
      </w:r>
      <w:r w:rsidR="006F7DBE">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6F7DBE">
        <w:rPr>
          <w:noProof/>
          <w:color w:val="000000" w:themeColor="text1"/>
        </w:rPr>
        <w:t>(Sherry</w:t>
      </w:r>
      <w:r w:rsidR="006F7DBE" w:rsidRPr="006F7DBE">
        <w:rPr>
          <w:i/>
          <w:noProof/>
          <w:color w:val="000000" w:themeColor="text1"/>
        </w:rPr>
        <w:t xml:space="preserve"> et al.</w:t>
      </w:r>
      <w:r w:rsidR="006F7DBE">
        <w:rPr>
          <w:noProof/>
          <w:color w:val="000000" w:themeColor="text1"/>
        </w:rPr>
        <w:t xml:space="preserve"> 2007; Whittington</w:t>
      </w:r>
      <w:r w:rsidR="006F7DBE" w:rsidRPr="006F7DBE">
        <w:rPr>
          <w:i/>
          <w:noProof/>
          <w:color w:val="000000" w:themeColor="text1"/>
        </w:rPr>
        <w:t xml:space="preserve"> et al.</w:t>
      </w:r>
      <w:r w:rsidR="006F7DBE">
        <w:rPr>
          <w:noProof/>
          <w:color w:val="000000" w:themeColor="text1"/>
        </w:rPr>
        <w:t xml:space="preserve"> 2015)</w:t>
      </w:r>
      <w:r w:rsidR="0047750B">
        <w:rPr>
          <w:color w:val="000000" w:themeColor="text1"/>
        </w:rPr>
        <w:fldChar w:fldCharType="end"/>
      </w:r>
      <w:r w:rsidR="00992B4E">
        <w:rPr>
          <w:color w:val="000000" w:themeColor="text1"/>
        </w:rPr>
        <w:t xml:space="preserve"> </w:t>
      </w:r>
      <w:r w:rsidR="005F56B5">
        <w:rPr>
          <w:color w:val="000000" w:themeColor="text1"/>
        </w:rPr>
        <w:t>or in LSS</w:t>
      </w:r>
      <w:r w:rsidR="008814DD">
        <w:rPr>
          <w:color w:val="000000" w:themeColor="text1"/>
        </w:rPr>
        <w:t xml:space="preserve"> </w:t>
      </w:r>
      <w:r w:rsidR="0047750B">
        <w:rPr>
          <w:color w:val="000000" w:themeColor="text1"/>
        </w:rPr>
        <w:fldChar w:fldCharType="begin">
          <w:fldData xml:space="preserve">PEVuZE5vdGU+PENpdGU+PEF1dGhvcj5BbHRlcm1hdHQ8L0F1dGhvcj48WWVhcj4yMDEwPC9ZZWFy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</w:fldData>
        </w:fldChar>
      </w:r>
      <w:r w:rsidR="008814DD">
        <w:rPr>
          <w:color w:val="000000" w:themeColor="text1"/>
        </w:rPr>
        <w:instrText xml:space="preserve"> ADDIN EN.CITE </w:instrText>
      </w:r>
      <w:r w:rsidR="0047750B">
        <w:rPr>
          <w:color w:val="000000" w:themeColor="text1"/>
        </w:rPr>
        <w:fldChar w:fldCharType="begin">
          <w:fldData xml:space="preserve">PEVuZE5vdGU+PENpdGU+PEF1dGhvcj5BbHRlcm1hdHQ8L0F1dGhvcj48WWVhcj4yMDEwPC9ZZWFy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</w:fldData>
        </w:fldChar>
      </w:r>
      <w:r w:rsidR="008814D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8814DD">
        <w:rPr>
          <w:noProof/>
          <w:color w:val="000000" w:themeColor="text1"/>
        </w:rPr>
        <w:t>(Altermatt 2010; Nufio</w:t>
      </w:r>
      <w:r w:rsidR="008814DD" w:rsidRPr="008814DD">
        <w:rPr>
          <w:i/>
          <w:noProof/>
          <w:color w:val="000000" w:themeColor="text1"/>
        </w:rPr>
        <w:t xml:space="preserve"> et al.</w:t>
      </w:r>
      <w:r w:rsidR="008814DD">
        <w:rPr>
          <w:noProof/>
          <w:color w:val="000000" w:themeColor="text1"/>
        </w:rPr>
        <w:t xml:space="preserve"> 2010)</w:t>
      </w:r>
      <w:r w:rsidR="0047750B">
        <w:rPr>
          <w:color w:val="000000" w:themeColor="text1"/>
        </w:rPr>
        <w:fldChar w:fldCharType="end"/>
      </w:r>
      <w:r w:rsidR="005F56B5">
        <w:rPr>
          <w:color w:val="000000" w:themeColor="text1"/>
        </w:rPr>
        <w:t xml:space="preserve"> </w:t>
      </w:r>
      <w:r w:rsidR="00EE7508">
        <w:rPr>
          <w:color w:val="000000" w:themeColor="text1"/>
        </w:rPr>
        <w:t>while</w:t>
      </w:r>
      <w:r w:rsidR="00811C2F">
        <w:rPr>
          <w:color w:val="000000" w:themeColor="text1"/>
        </w:rPr>
        <w:t xml:space="preserve"> other studies</w:t>
      </w:r>
      <w:r w:rsidR="006C2368">
        <w:rPr>
          <w:color w:val="000000" w:themeColor="text1"/>
        </w:rPr>
        <w:t xml:space="preserve"> have found that</w:t>
      </w:r>
      <w:r w:rsidR="00160BA7">
        <w:rPr>
          <w:color w:val="000000" w:themeColor="text1"/>
        </w:rPr>
        <w:t xml:space="preserve"> ESS and LSS</w:t>
      </w:r>
      <w:r w:rsidR="0077176E">
        <w:rPr>
          <w:color w:val="000000" w:themeColor="text1"/>
        </w:rPr>
        <w:t xml:space="preserve"> </w:t>
      </w:r>
      <w:r w:rsidR="00160BA7">
        <w:rPr>
          <w:color w:val="000000" w:themeColor="text1"/>
        </w:rPr>
        <w:t xml:space="preserve">shift in different directions. </w:t>
      </w:r>
      <w:r w:rsidR="00EE7508">
        <w:rPr>
          <w:color w:val="000000" w:themeColor="text1"/>
        </w:rPr>
        <w:t>There are examples demonstrating that</w:t>
      </w:r>
      <w:r w:rsidR="002846C1" w:rsidRPr="00FB2CED">
        <w:rPr>
          <w:color w:val="000000" w:themeColor="text1"/>
        </w:rPr>
        <w:t xml:space="preserve"> ESS have advanced their phenologies </w:t>
      </w:r>
      <w:r w:rsidR="00EE7508">
        <w:rPr>
          <w:color w:val="000000" w:themeColor="text1"/>
        </w:rPr>
        <w:t>and</w:t>
      </w:r>
      <w:r w:rsidR="00EE7508" w:rsidRPr="00FB2CED">
        <w:rPr>
          <w:color w:val="000000" w:themeColor="text1"/>
        </w:rPr>
        <w:t xml:space="preserve"> </w:t>
      </w:r>
      <w:r w:rsidR="002846C1" w:rsidRPr="00FB2CED">
        <w:rPr>
          <w:color w:val="000000" w:themeColor="text1"/>
        </w:rPr>
        <w:t xml:space="preserve">LSS have delayed theirs </w:t>
      </w:r>
      <w:r w:rsidR="00D13635">
        <w:rPr>
          <w:color w:val="000000" w:themeColor="text1"/>
        </w:rPr>
        <w:t>(</w:t>
      </w:r>
      <w:r w:rsidR="0047750B">
        <w:rPr>
          <w:color w:val="000000" w:themeColor="text1"/>
        </w:rPr>
        <w:fldChar w:fldCharType="begin">
          <w:fldData xml:space="preserve">PEVuZE5vdGU+PENpdGU+PEF1dGhvcj5TaGVycnk8L0F1dGhvcj48WWVhcj4yMDA3PC9ZZWFyPjxS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</w:fldData>
        </w:fldChar>
      </w:r>
      <w:r>
        <w:rPr>
          <w:color w:val="000000" w:themeColor="text1"/>
        </w:rPr>
        <w:instrText xml:space="preserve"> ADDIN EN.CITE </w:instrText>
      </w:r>
      <w:r w:rsidR="0047750B">
        <w:rPr>
          <w:color w:val="000000" w:themeColor="text1"/>
        </w:rPr>
        <w:fldChar w:fldCharType="begin">
          <w:fldData xml:space="preserve">PEVuZE5vdGU+PENpdGU+PEF1dGhvcj5TaGVycnk8L0F1dGhvcj48WWVhcj4yMDA3PC9ZZWFyPjxS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</w:fldData>
        </w:fldChar>
      </w:r>
      <w:r>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Pr>
          <w:noProof/>
          <w:color w:val="000000" w:themeColor="text1"/>
        </w:rPr>
        <w:t>(Sherry</w:t>
      </w:r>
      <w:r w:rsidRPr="00A41C41">
        <w:rPr>
          <w:i/>
          <w:noProof/>
          <w:color w:val="000000" w:themeColor="text1"/>
        </w:rPr>
        <w:t xml:space="preserve"> et al.</w:t>
      </w:r>
      <w:r>
        <w:rPr>
          <w:noProof/>
          <w:color w:val="000000" w:themeColor="text1"/>
        </w:rPr>
        <w:t xml:space="preserve"> 2007)</w:t>
      </w:r>
      <w:r w:rsidR="0047750B">
        <w:rPr>
          <w:color w:val="000000" w:themeColor="text1"/>
        </w:rPr>
        <w:fldChar w:fldCharType="end"/>
      </w:r>
      <w:r w:rsidR="00D13635">
        <w:rPr>
          <w:color w:val="000000" w:themeColor="text1"/>
        </w:rPr>
        <w:t>;</w:t>
      </w:r>
      <w:r w:rsidRPr="00FB2CED" w:rsidDel="00A41C41">
        <w:rPr>
          <w:color w:val="000000" w:themeColor="text1"/>
        </w:rPr>
        <w:t xml:space="preserve"> </w:t>
      </w:r>
      <w:r w:rsidR="0047750B">
        <w:rPr>
          <w:color w:val="000000" w:themeColor="text1"/>
        </w:rPr>
        <w:fldChar w:fldCharType="begin"/>
      </w:r>
      <w:r w:rsidR="00063E8C">
        <w:rPr>
          <w:color w:val="000000" w:themeColor="text1"/>
        </w:rPr>
        <w:instrText xml:space="preserve"> ADDIN EN.CITE &lt;EndNote&gt;&lt;Cite&gt;&lt;Author&gt;Gange&lt;/Author&gt;&lt;Year&gt;2007&lt;/Year&gt;&lt;RecNum&gt;868&lt;/RecNum&gt;&lt;DisplayText&gt;(Gange&lt;style face="italic"&gt; et al.&lt;/style&gt; 2007)&lt;/DisplayText&gt;&lt;record&gt;&lt;rec-number&gt;868&lt;/rec-number&gt;&lt;foreign-keys&gt;&lt;key app="EN" db-id="tswepwzphrdd5teef5upp92y9wxtxvpzzvrz" timestamp="1463007747"&gt;868&lt;/key&gt;&lt;/foreign-keys&gt;&lt;ref-type name="Journal Article"&gt;17&lt;/ref-type&gt;&lt;contributors&gt;&lt;authors&gt;&lt;author&gt;Gange, A. C.&lt;/author&gt;&lt;author&gt;Gange, E. G.&lt;/author&gt;&lt;author&gt;Sparks, T. H.&lt;/author&gt;&lt;author&gt;Boddy, L.&lt;/author&gt;&lt;/authors&gt;&lt;/contributors&gt;&lt;titles&gt;&lt;title&gt;Rapid and Recent Changes in Fungal Fruiting Patterns&lt;/title&gt;&lt;secondary-title&gt;Science&lt;/secondary-title&gt;&lt;/titles&gt;&lt;periodical&gt;&lt;full-title&gt;Science&lt;/full-title&gt;&lt;abbr-1&gt;Science&lt;/abbr-1&gt;&lt;/periodical&gt;&lt;pages&gt;71-71&lt;/pages&gt;&lt;volume&gt;316&lt;/volume&gt;&lt;number&gt;5821&lt;/number&gt;&lt;dates&gt;&lt;year&gt;2007&lt;/year&gt;&lt;pub-dates&gt;&lt;date&gt;2007-04-06 00:00:00&lt;/date&gt;&lt;/pub-dates&gt;&lt;/dates&gt;&lt;urls&gt;&lt;related-urls&gt;&lt;url&gt;http://science.sciencemag.org/content/sci/316/5821/71.full.pdf&lt;/url&gt;&lt;/related-urls&gt;&lt;/urls&gt;&lt;electronic-resource-num&gt;10.1126/science.1137489&lt;/electronic-resource-num&gt;&lt;/record&gt;&lt;/Cite&gt;&lt;/EndNote&gt;</w:instrText>
      </w:r>
      <w:r w:rsidR="0047750B">
        <w:rPr>
          <w:color w:val="000000" w:themeColor="text1"/>
        </w:rPr>
        <w:fldChar w:fldCharType="separate"/>
      </w:r>
      <w:r w:rsidR="00063E8C">
        <w:rPr>
          <w:noProof/>
          <w:color w:val="000000" w:themeColor="text1"/>
        </w:rPr>
        <w:t>(Gange</w:t>
      </w:r>
      <w:r w:rsidR="00063E8C" w:rsidRPr="00063E8C">
        <w:rPr>
          <w:i/>
          <w:noProof/>
          <w:color w:val="000000" w:themeColor="text1"/>
        </w:rPr>
        <w:t xml:space="preserve"> et al.</w:t>
      </w:r>
      <w:r w:rsidR="00063E8C">
        <w:rPr>
          <w:noProof/>
          <w:color w:val="000000" w:themeColor="text1"/>
        </w:rPr>
        <w:t xml:space="preserve"> 2007)</w:t>
      </w:r>
      <w:r w:rsidR="0047750B">
        <w:rPr>
          <w:color w:val="000000" w:themeColor="text1"/>
        </w:rPr>
        <w:fldChar w:fldCharType="end"/>
      </w:r>
      <w:r w:rsidR="002846C1" w:rsidRPr="00FB2CED">
        <w:rPr>
          <w:color w:val="000000" w:themeColor="text1"/>
        </w:rPr>
        <w:t>; plants-</w:t>
      </w:r>
      <w:r w:rsidR="0047750B">
        <w:rPr>
          <w:color w:val="000000" w:themeColor="text1"/>
        </w:rPr>
        <w:fldChar w:fldCharType="begin"/>
      </w:r>
      <w:r w:rsidR="00063E8C">
        <w:rPr>
          <w:color w:val="000000" w:themeColor="text1"/>
        </w:rPr>
        <w:instrText xml:space="preserve"> ADDIN EN.CITE &lt;EndNote&gt;&lt;Cite&gt;&lt;Author&gt;Park&lt;/Author&gt;&lt;Year&gt;2015&lt;/Year&gt;&lt;RecNum&gt;869&lt;/RecNum&gt;&lt;DisplayText&gt;(Park &amp;amp; Schwartz 2015)&lt;/DisplayText&gt;&lt;record&gt;&lt;rec-number&gt;869&lt;/rec-number&gt;&lt;foreign-keys&gt;&lt;key app="EN" db-id="tswepwzphrdd5teef5upp92y9wxtxvpzzvrz" timestamp="1463007834"&gt;869&lt;/key&gt;&lt;/foreign-keys&gt;&lt;ref-type name="Journal Article"&gt;17&lt;/ref-type&gt;&lt;contributors&gt;&lt;authors&gt;&lt;author&gt;Park, Isaac W.&lt;/author&gt;&lt;author&gt;Schwartz, Mark D.&lt;/author&gt;&lt;/authors&gt;&lt;/contributors&gt;&lt;titles&gt;&lt;title&gt;Long-term herbarium records reveal temperature-dependent changes in flowering phenology in the southeastern USA&lt;/title&gt;&lt;secondary-title&gt;International Journal of Biometeorology&lt;/secondary-title&gt;&lt;/titles&gt;&lt;periodical&gt;&lt;full-title&gt;International Journal of Biometeorology&lt;/full-title&gt;&lt;abbr-1&gt;Int. J. Biometeorol.&lt;/abbr-1&gt;&lt;/periodical&gt;&lt;pages&gt;347-355&lt;/pages&gt;&lt;volume&gt;59&lt;/volume&gt;&lt;number&gt;3&lt;/number&gt;&lt;dates&gt;&lt;year&gt;2015&lt;/year&gt;&lt;/dates&gt;&lt;isbn&gt;1432-1254&lt;/isbn&gt;&lt;label&gt;Park2015&lt;/label&gt;&lt;work-type&gt;journal article&lt;/work-type&gt;&lt;urls&gt;&lt;related-urls&gt;&lt;url&gt;http://dx.doi.org/10.1007/s00484-014-0846-0&lt;/url&gt;&lt;/related-urls&gt;&lt;/urls&gt;&lt;electronic-resource-num&gt;10.1007/s00484-014-0846-0&lt;/electronic-resource-num&gt;&lt;/record&gt;&lt;/Cite&gt;&lt;/EndNote&gt;</w:instrText>
      </w:r>
      <w:r w:rsidR="0047750B">
        <w:rPr>
          <w:color w:val="000000" w:themeColor="text1"/>
        </w:rPr>
        <w:fldChar w:fldCharType="separate"/>
      </w:r>
      <w:r w:rsidR="00063E8C">
        <w:rPr>
          <w:noProof/>
          <w:color w:val="000000" w:themeColor="text1"/>
        </w:rPr>
        <w:t>(Park &amp; Schwartz 2015)</w:t>
      </w:r>
      <w:r w:rsidR="0047750B">
        <w:rPr>
          <w:color w:val="000000" w:themeColor="text1"/>
        </w:rPr>
        <w:fldChar w:fldCharType="end"/>
      </w:r>
      <w:r w:rsidR="002846C1" w:rsidRPr="00FB2CED">
        <w:rPr>
          <w:color w:val="000000" w:themeColor="text1"/>
        </w:rPr>
        <w:t>)</w:t>
      </w:r>
      <w:r w:rsidR="006C2368">
        <w:rPr>
          <w:color w:val="000000" w:themeColor="text1"/>
        </w:rPr>
        <w:t>,</w:t>
      </w:r>
      <w:r w:rsidR="00811C2F">
        <w:rPr>
          <w:color w:val="000000" w:themeColor="text1"/>
        </w:rPr>
        <w:t xml:space="preserve"> whereas </w:t>
      </w:r>
      <w:r w:rsidR="00EE7508">
        <w:rPr>
          <w:color w:val="000000" w:themeColor="text1"/>
        </w:rPr>
        <w:t xml:space="preserve">there are other examples with </w:t>
      </w:r>
      <w:r w:rsidR="00811C2F">
        <w:rPr>
          <w:color w:val="000000" w:themeColor="text1"/>
        </w:rPr>
        <w:t>the opposite</w:t>
      </w:r>
      <w:r w:rsidR="00EE7508">
        <w:rPr>
          <w:color w:val="000000" w:themeColor="text1"/>
        </w:rPr>
        <w:t xml:space="preserve"> pattern</w:t>
      </w:r>
      <w:r w:rsidR="002846C1" w:rsidRPr="00FB2CED">
        <w:rPr>
          <w:color w:val="000000" w:themeColor="text1"/>
        </w:rPr>
        <w:t xml:space="preserve"> </w: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Ij4gZXQgYWwuPC9zdHlsZT4gMTk5NTsgQ29vazxzdHlsZSBmYWNlPSJpdGFsaWMiPiBldCBhbC48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Ij4gZXQgYWwuPC9zdHlsZT4gMTk5NTsgQ29vazxzdHlsZSBmYWNlPSJpdGFsaWMiPiBldCBhbC48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063E8C">
        <w:rPr>
          <w:noProof/>
          <w:color w:val="000000" w:themeColor="text1"/>
        </w:rPr>
        <w:t>(Fitter</w:t>
      </w:r>
      <w:r w:rsidR="00063E8C" w:rsidRPr="00063E8C">
        <w:rPr>
          <w:i/>
          <w:noProof/>
          <w:color w:val="000000" w:themeColor="text1"/>
        </w:rPr>
        <w:t xml:space="preserve"> et al.</w:t>
      </w:r>
      <w:r w:rsidR="00063E8C">
        <w:rPr>
          <w:noProof/>
          <w:color w:val="000000" w:themeColor="text1"/>
        </w:rPr>
        <w:t xml:space="preserve"> 1995; Cook</w:t>
      </w:r>
      <w:r w:rsidR="00063E8C" w:rsidRPr="00063E8C">
        <w:rPr>
          <w:i/>
          <w:noProof/>
          <w:color w:val="000000" w:themeColor="text1"/>
        </w:rPr>
        <w:t xml:space="preserve"> et al.</w:t>
      </w:r>
      <w:r w:rsidR="00063E8C">
        <w:rPr>
          <w:noProof/>
          <w:color w:val="000000" w:themeColor="text1"/>
        </w:rPr>
        <w:t xml:space="preserve"> 2012b)</w:t>
      </w:r>
      <w:r w:rsidR="0047750B">
        <w:rPr>
          <w:color w:val="000000" w:themeColor="text1"/>
        </w:rPr>
        <w:fldChar w:fldCharType="end"/>
      </w:r>
      <w:r w:rsidR="00AF4D81">
        <w:rPr>
          <w:color w:val="000000" w:themeColor="text1"/>
        </w:rPr>
        <w:t>.</w:t>
      </w:r>
    </w:p>
    <w:p w14:paraId="2F960AB3" w14:textId="77777777" w:rsidR="00EE7508" w:rsidRDefault="00EE7508" w:rsidP="00B06F9A">
      <w:pPr>
        <w:spacing w:before="100" w:after="100" w:line="480" w:lineRule="auto"/>
        <w:rPr>
          <w:color w:val="000000" w:themeColor="text1"/>
        </w:rPr>
      </w:pPr>
      <w:r>
        <w:rPr>
          <w:color w:val="000000" w:themeColor="text1"/>
        </w:rPr>
        <w:t xml:space="preserve">There are a number of reasons why </w:t>
      </w:r>
      <w:r w:rsidRPr="00FB2CED">
        <w:rPr>
          <w:color w:val="000000" w:themeColor="text1"/>
        </w:rPr>
        <w:t xml:space="preserve">ESS </w:t>
      </w:r>
      <w:r>
        <w:rPr>
          <w:color w:val="000000" w:themeColor="text1"/>
        </w:rPr>
        <w:t>most commonly</w:t>
      </w:r>
      <w:r w:rsidRPr="00FB2CED">
        <w:rPr>
          <w:color w:val="000000" w:themeColor="text1"/>
        </w:rPr>
        <w:t xml:space="preserve"> </w:t>
      </w:r>
      <w:r>
        <w:rPr>
          <w:color w:val="000000" w:themeColor="text1"/>
        </w:rPr>
        <w:t xml:space="preserve">exhibit greater phenological </w:t>
      </w:r>
      <w:r w:rsidRPr="00FB2CED">
        <w:rPr>
          <w:color w:val="000000" w:themeColor="text1"/>
        </w:rPr>
        <w:t>shift</w:t>
      </w:r>
      <w:r>
        <w:rPr>
          <w:color w:val="000000" w:themeColor="text1"/>
        </w:rPr>
        <w:t>s</w:t>
      </w:r>
      <w:r w:rsidRPr="00FB2CED">
        <w:rPr>
          <w:color w:val="000000" w:themeColor="text1"/>
        </w:rPr>
        <w:t xml:space="preserve"> than LSS</w:t>
      </w:r>
      <w:r>
        <w:rPr>
          <w:color w:val="000000" w:themeColor="text1"/>
        </w:rPr>
        <w:t xml:space="preserve">. </w:t>
      </w:r>
      <w:r w:rsidR="006C2368">
        <w:rPr>
          <w:color w:val="000000" w:themeColor="text1"/>
        </w:rPr>
        <w:t>M</w:t>
      </w:r>
      <w:r>
        <w:rPr>
          <w:color w:val="000000" w:themeColor="text1"/>
        </w:rPr>
        <w:t xml:space="preserve">ost simply, </w:t>
      </w:r>
      <w:r w:rsidR="00F933F9">
        <w:rPr>
          <w:color w:val="000000" w:themeColor="text1"/>
        </w:rPr>
        <w:t xml:space="preserve">the </w:t>
      </w:r>
      <w:r w:rsidR="003831FE">
        <w:rPr>
          <w:color w:val="000000" w:themeColor="text1"/>
        </w:rPr>
        <w:t xml:space="preserve">seasonal </w:t>
      </w:r>
      <w:r w:rsidR="00F933F9">
        <w:rPr>
          <w:color w:val="000000" w:themeColor="text1"/>
        </w:rPr>
        <w:t>timing of greatest warming may influence the phenological responses of ESS vs. LSS</w:t>
      </w:r>
      <w:r w:rsidR="003831FE">
        <w:rPr>
          <w:color w:val="000000" w:themeColor="text1"/>
        </w:rPr>
        <w:t xml:space="preserve"> (environment-driven mechanism</w:t>
      </w:r>
      <w:r w:rsidR="000E680F">
        <w:rPr>
          <w:color w:val="000000" w:themeColor="text1"/>
        </w:rPr>
        <w:t>, Fig 2a</w:t>
      </w:r>
      <w:r w:rsidR="003831FE">
        <w:rPr>
          <w:color w:val="000000" w:themeColor="text1"/>
        </w:rPr>
        <w:t>)</w:t>
      </w:r>
      <w:r w:rsidR="00F933F9">
        <w:rPr>
          <w:color w:val="000000" w:themeColor="text1"/>
        </w:rPr>
        <w:t xml:space="preserve">. In many areas, </w:t>
      </w:r>
      <w:r>
        <w:rPr>
          <w:color w:val="000000" w:themeColor="text1"/>
        </w:rPr>
        <w:t xml:space="preserve">winter and spring temperatures have changed more over recent decades than summer temperatures </w:t>
      </w:r>
      <w:r w:rsidR="003831FE">
        <w:rPr>
          <w:color w:val="000000" w:themeColor="text1"/>
        </w:rPr>
        <w:t>(</w:t>
      </w:r>
      <w:commentRangeStart w:id="528"/>
      <w:commentRangeStart w:id="529"/>
      <w:r w:rsidR="00133126" w:rsidRPr="00523B98">
        <w:rPr>
          <w:color w:val="000000" w:themeColor="text1"/>
          <w:highlight w:val="yellow"/>
        </w:rPr>
        <w:t>ref needed</w:t>
      </w:r>
      <w:r>
        <w:rPr>
          <w:color w:val="000000" w:themeColor="text1"/>
        </w:rPr>
        <w:t>)</w:t>
      </w:r>
      <w:commentRangeEnd w:id="528"/>
      <w:r w:rsidR="008814DD">
        <w:rPr>
          <w:rStyle w:val="CommentReference"/>
        </w:rPr>
        <w:commentReference w:id="528"/>
      </w:r>
      <w:commentRangeEnd w:id="529"/>
      <w:r w:rsidR="00F22724">
        <w:rPr>
          <w:rStyle w:val="CommentReference"/>
        </w:rPr>
        <w:commentReference w:id="529"/>
      </w:r>
      <w:r>
        <w:rPr>
          <w:color w:val="000000" w:themeColor="text1"/>
        </w:rPr>
        <w:t xml:space="preserve">. Therefore, </w:t>
      </w:r>
      <w:r w:rsidR="00F933F9">
        <w:rPr>
          <w:color w:val="000000" w:themeColor="text1"/>
        </w:rPr>
        <w:t xml:space="preserve">in these areas, </w:t>
      </w:r>
      <w:r>
        <w:rPr>
          <w:color w:val="000000" w:themeColor="text1"/>
        </w:rPr>
        <w:t xml:space="preserve">ESS </w:t>
      </w:r>
      <w:r w:rsidR="00F933F9">
        <w:rPr>
          <w:color w:val="000000" w:themeColor="text1"/>
        </w:rPr>
        <w:t xml:space="preserve">may </w:t>
      </w:r>
      <w:r>
        <w:rPr>
          <w:color w:val="000000" w:themeColor="text1"/>
        </w:rPr>
        <w:t>shift more because early season conditions are changing more</w:t>
      </w:r>
      <w:r w:rsidR="004428B6">
        <w:rPr>
          <w:color w:val="000000" w:themeColor="text1"/>
        </w:rPr>
        <w:t xml:space="preserve"> (Diamond et al. 2011</w:t>
      </w:r>
      <w:r w:rsidR="00F933F9">
        <w:rPr>
          <w:color w:val="000000" w:themeColor="text1"/>
        </w:rPr>
        <w:t xml:space="preserve">). </w:t>
      </w:r>
      <w:r w:rsidR="00AA6EF5">
        <w:rPr>
          <w:color w:val="000000" w:themeColor="text1"/>
        </w:rPr>
        <w:t>In another study,</w:t>
      </w:r>
      <w:r w:rsidR="00F933F9">
        <w:rPr>
          <w:color w:val="000000" w:themeColor="text1"/>
        </w:rPr>
        <w:t xml:space="preserve"> LSS grasshopper species shifted their phenology</w:t>
      </w:r>
      <w:r w:rsidR="00AA6EF5">
        <w:rPr>
          <w:color w:val="000000" w:themeColor="text1"/>
        </w:rPr>
        <w:t xml:space="preserve"> more than ESS species consistent with a greater increase </w:t>
      </w:r>
      <w:r w:rsidR="003831FE">
        <w:rPr>
          <w:color w:val="000000" w:themeColor="text1"/>
        </w:rPr>
        <w:t>in</w:t>
      </w:r>
      <w:r w:rsidR="00AA6EF5">
        <w:rPr>
          <w:color w:val="000000" w:themeColor="text1"/>
        </w:rPr>
        <w:t xml:space="preserve"> late-season temperature than early-season temperature (Nufio et al. 2010)</w:t>
      </w:r>
      <w:r w:rsidR="003831FE">
        <w:rPr>
          <w:color w:val="000000" w:themeColor="text1"/>
        </w:rPr>
        <w:t>.</w:t>
      </w:r>
      <w:r w:rsidR="00701B3F">
        <w:rPr>
          <w:color w:val="000000" w:themeColor="text1"/>
        </w:rPr>
        <w:t>.</w:t>
      </w:r>
    </w:p>
    <w:p w14:paraId="2A254B7F" w14:textId="07E834A9" w:rsidR="00210A34" w:rsidRDefault="00F52842" w:rsidP="00B06F9A">
      <w:pPr>
        <w:spacing w:before="100" w:after="100" w:line="480" w:lineRule="auto"/>
        <w:rPr>
          <w:color w:val="000000" w:themeColor="text1"/>
        </w:rPr>
      </w:pPr>
      <w:r>
        <w:rPr>
          <w:color w:val="000000" w:themeColor="text1"/>
        </w:rPr>
        <w:t>Differences in t</w:t>
      </w:r>
      <w:r w:rsidR="00B017C2">
        <w:rPr>
          <w:color w:val="000000" w:themeColor="text1"/>
        </w:rPr>
        <w:t xml:space="preserve">emperature </w:t>
      </w:r>
      <w:commentRangeStart w:id="530"/>
      <w:r w:rsidR="00B017C2">
        <w:rPr>
          <w:color w:val="000000" w:themeColor="text1"/>
        </w:rPr>
        <w:t>sensitivity</w:t>
      </w:r>
      <w:commentRangeEnd w:id="530"/>
      <w:r w:rsidR="00B017C2">
        <w:rPr>
          <w:rStyle w:val="CommentReference"/>
        </w:rPr>
        <w:commentReference w:id="530"/>
      </w:r>
      <w:r w:rsidR="00B017C2">
        <w:rPr>
          <w:color w:val="000000" w:themeColor="text1"/>
        </w:rPr>
        <w:t xml:space="preserve"> and the use of cues</w:t>
      </w:r>
      <w:r w:rsidR="00160BA7">
        <w:rPr>
          <w:color w:val="000000" w:themeColor="text1"/>
        </w:rPr>
        <w:t xml:space="preserve"> </w:t>
      </w:r>
      <w:r w:rsidR="00B017C2">
        <w:rPr>
          <w:color w:val="000000" w:themeColor="text1"/>
        </w:rPr>
        <w:t>are two potential</w:t>
      </w:r>
      <w:r w:rsidR="007624A8">
        <w:rPr>
          <w:color w:val="000000" w:themeColor="text1"/>
        </w:rPr>
        <w:t xml:space="preserve"> </w:t>
      </w:r>
      <w:r w:rsidR="004F0296">
        <w:rPr>
          <w:color w:val="000000" w:themeColor="text1"/>
        </w:rPr>
        <w:t xml:space="preserve">organism-response mechanisms </w:t>
      </w:r>
      <w:r w:rsidR="00160BA7">
        <w:rPr>
          <w:color w:val="000000" w:themeColor="text1"/>
        </w:rPr>
        <w:t xml:space="preserve">for </w:t>
      </w:r>
      <w:r w:rsidR="007624A8">
        <w:rPr>
          <w:color w:val="000000" w:themeColor="text1"/>
        </w:rPr>
        <w:t>wh</w:t>
      </w:r>
      <w:r w:rsidR="00B017C2">
        <w:rPr>
          <w:color w:val="000000" w:themeColor="text1"/>
        </w:rPr>
        <w:t>y</w:t>
      </w:r>
      <w:r w:rsidR="007624A8">
        <w:rPr>
          <w:color w:val="000000" w:themeColor="text1"/>
        </w:rPr>
        <w:t xml:space="preserve"> </w:t>
      </w:r>
      <w:r w:rsidR="002846C1" w:rsidRPr="00FB2CED">
        <w:rPr>
          <w:color w:val="000000" w:themeColor="text1"/>
        </w:rPr>
        <w:t xml:space="preserve">ESS </w:t>
      </w:r>
      <w:r w:rsidR="007624A8">
        <w:rPr>
          <w:color w:val="000000" w:themeColor="text1"/>
        </w:rPr>
        <w:t>often</w:t>
      </w:r>
      <w:r w:rsidR="002846C1" w:rsidRPr="00FB2CED">
        <w:rPr>
          <w:color w:val="000000" w:themeColor="text1"/>
        </w:rPr>
        <w:t xml:space="preserve"> </w:t>
      </w:r>
      <w:r w:rsidR="007624A8">
        <w:rPr>
          <w:color w:val="000000" w:themeColor="text1"/>
        </w:rPr>
        <w:t>exhibit greater ph</w:t>
      </w:r>
      <w:r w:rsidR="00DE22C8">
        <w:rPr>
          <w:color w:val="000000" w:themeColor="text1"/>
        </w:rPr>
        <w:t>e</w:t>
      </w:r>
      <w:r w:rsidR="007624A8">
        <w:rPr>
          <w:color w:val="000000" w:themeColor="text1"/>
        </w:rPr>
        <w:t xml:space="preserve">nological </w:t>
      </w:r>
      <w:r w:rsidR="002846C1" w:rsidRPr="00FB2CED">
        <w:rPr>
          <w:color w:val="000000" w:themeColor="text1"/>
        </w:rPr>
        <w:t>shift</w:t>
      </w:r>
      <w:r w:rsidR="007624A8">
        <w:rPr>
          <w:color w:val="000000" w:themeColor="text1"/>
        </w:rPr>
        <w:t>s</w:t>
      </w:r>
      <w:r w:rsidR="002846C1" w:rsidRPr="00FB2CED">
        <w:rPr>
          <w:color w:val="000000" w:themeColor="text1"/>
        </w:rPr>
        <w:t xml:space="preserve"> than LSS</w:t>
      </w:r>
      <w:r w:rsidR="00A26AE1">
        <w:rPr>
          <w:color w:val="000000" w:themeColor="text1"/>
        </w:rPr>
        <w:t xml:space="preserve">. </w:t>
      </w:r>
      <w:r w:rsidR="00B017C2">
        <w:rPr>
          <w:color w:val="000000" w:themeColor="text1"/>
        </w:rPr>
        <w:t>First, g</w:t>
      </w:r>
      <w:r w:rsidR="00597B2A">
        <w:rPr>
          <w:color w:val="000000" w:themeColor="text1"/>
        </w:rPr>
        <w:t xml:space="preserve">iven that ESS are </w:t>
      </w:r>
      <w:r w:rsidR="00597B2A">
        <w:rPr>
          <w:color w:val="000000" w:themeColor="text1"/>
          <w:shd w:val="clear" w:color="auto" w:fill="FFFFFF"/>
        </w:rPr>
        <w:t>often</w:t>
      </w:r>
      <w:r w:rsidR="002846C1" w:rsidRPr="00FB2CED">
        <w:rPr>
          <w:color w:val="000000" w:themeColor="text1"/>
          <w:shd w:val="clear" w:color="auto" w:fill="FFFFFF"/>
        </w:rPr>
        <w:t xml:space="preserve"> active during rapid environmental transitions, such as spring snowmelt, </w:t>
      </w:r>
      <w:r w:rsidR="00597B2A">
        <w:rPr>
          <w:color w:val="000000" w:themeColor="text1"/>
          <w:shd w:val="clear" w:color="auto" w:fill="FFFFFF"/>
        </w:rPr>
        <w:t xml:space="preserve">they </w:t>
      </w:r>
      <w:r w:rsidR="002846C1" w:rsidRPr="00FB2CED">
        <w:rPr>
          <w:color w:val="000000" w:themeColor="text1"/>
          <w:shd w:val="clear" w:color="auto" w:fill="FFFFFF"/>
        </w:rPr>
        <w:t xml:space="preserve">are predicted to be </w:t>
      </w:r>
      <w:r w:rsidR="007624A8">
        <w:rPr>
          <w:color w:val="000000" w:themeColor="text1"/>
          <w:shd w:val="clear" w:color="auto" w:fill="FFFFFF"/>
        </w:rPr>
        <w:t>more</w:t>
      </w:r>
      <w:r w:rsidR="007624A8" w:rsidRPr="00FB2CED">
        <w:rPr>
          <w:color w:val="000000" w:themeColor="text1"/>
          <w:shd w:val="clear" w:color="auto" w:fill="FFFFFF"/>
        </w:rPr>
        <w:t xml:space="preserve"> </w:t>
      </w:r>
      <w:r w:rsidR="002846C1" w:rsidRPr="00FB2CED">
        <w:rPr>
          <w:color w:val="000000" w:themeColor="text1"/>
          <w:shd w:val="clear" w:color="auto" w:fill="FFFFFF"/>
        </w:rPr>
        <w:t xml:space="preserve">responsive to </w:t>
      </w:r>
      <w:r w:rsidR="00824200">
        <w:rPr>
          <w:color w:val="000000" w:themeColor="text1"/>
          <w:shd w:val="clear" w:color="auto" w:fill="FFFFFF"/>
        </w:rPr>
        <w:t>changes in temperature</w:t>
      </w:r>
      <w:r w:rsidR="002846C1" w:rsidRPr="00FB2CED">
        <w:rPr>
          <w:color w:val="000000" w:themeColor="text1"/>
          <w:shd w:val="clear" w:color="auto" w:fill="FFFFFF"/>
        </w:rPr>
        <w:t xml:space="preserve">, especially in areas with short growing seasons </w:t>
      </w:r>
      <w:r w:rsidR="00597B2A">
        <w:rPr>
          <w:color w:val="000000" w:themeColor="text1"/>
          <w:shd w:val="clear" w:color="auto" w:fill="FFFFFF"/>
        </w:rPr>
        <w:t xml:space="preserve">where transitions are even shorter </w:t>
      </w:r>
      <w:r w:rsidR="002846C1" w:rsidRPr="00FB2CED">
        <w:rPr>
          <w:color w:val="000000" w:themeColor="text1"/>
          <w:shd w:val="clear" w:color="auto" w:fill="FFFFFF"/>
        </w:rPr>
        <w:t>(</w:t>
      </w:r>
      <w:hyperlink r:id="rId10" w:anchor="ref-35" w:history="1">
        <w:r w:rsidR="002846C1" w:rsidRPr="00FB2CED">
          <w:rPr>
            <w:rFonts w:eastAsia="Times New Roman"/>
            <w:color w:val="000000" w:themeColor="text1"/>
          </w:rPr>
          <w:t>Pau et al., 2011</w:t>
        </w:r>
      </w:hyperlink>
      <w:r w:rsidR="002846C1" w:rsidRPr="00FB2CED">
        <w:rPr>
          <w:color w:val="000000" w:themeColor="text1"/>
        </w:rPr>
        <w:t>)</w:t>
      </w:r>
      <w:r w:rsidR="002846C1" w:rsidRPr="00FB2CED">
        <w:rPr>
          <w:color w:val="000000" w:themeColor="text1"/>
          <w:shd w:val="clear" w:color="auto" w:fill="FFFFFF"/>
        </w:rPr>
        <w:t>.</w:t>
      </w:r>
      <w:r w:rsidR="002846C1" w:rsidRPr="00FB2CED">
        <w:rPr>
          <w:color w:val="000000" w:themeColor="text1"/>
        </w:rPr>
        <w:t xml:space="preserve"> </w:t>
      </w:r>
      <w:r w:rsidR="00597B2A">
        <w:rPr>
          <w:color w:val="000000" w:themeColor="text1"/>
        </w:rPr>
        <w:t>Indeed, m</w:t>
      </w:r>
      <w:r w:rsidR="002846C1" w:rsidRPr="00FB2CED">
        <w:rPr>
          <w:color w:val="000000" w:themeColor="text1"/>
        </w:rPr>
        <w:t xml:space="preserve">any studies have shown that </w:t>
      </w:r>
      <w:r w:rsidR="00ED2E8C">
        <w:rPr>
          <w:color w:val="000000" w:themeColor="text1"/>
        </w:rPr>
        <w:t xml:space="preserve">the phenology of </w:t>
      </w:r>
      <w:r w:rsidR="00597B2A" w:rsidRPr="00FB2CED">
        <w:rPr>
          <w:color w:val="000000" w:themeColor="text1"/>
          <w:shd w:val="clear" w:color="auto" w:fill="FFFFFF"/>
        </w:rPr>
        <w:t xml:space="preserve">early-season taxa </w:t>
      </w:r>
      <w:r w:rsidR="000A12B1">
        <w:rPr>
          <w:color w:val="000000" w:themeColor="text1"/>
        </w:rPr>
        <w:t>closely track</w:t>
      </w:r>
      <w:r w:rsidR="002846C1" w:rsidRPr="00FB2CED">
        <w:rPr>
          <w:color w:val="000000" w:themeColor="text1"/>
          <w:shd w:val="clear" w:color="auto" w:fill="FFFFFF"/>
        </w:rPr>
        <w:t xml:space="preserve"> winter and/or early spring temperatures (</w:t>
      </w:r>
      <w:r w:rsidR="002846C1" w:rsidRPr="00FB2CED">
        <w:rPr>
          <w:color w:val="000000" w:themeColor="text1"/>
        </w:rPr>
        <w:t xml:space="preserve">plants- </w:t>
      </w:r>
      <w:r w:rsidR="0047750B">
        <w:rPr>
          <w:color w:val="000000" w:themeColor="text1"/>
        </w:rPr>
        <w:fldChar w:fldCharType="begin">
          <w:fldData xml:space="preserve">PEVuZE5vdGU+PENpdGU+PEF1dGhvcj5Qb3N0PC9BdXRob3I+PFllYXI+MTk5OTwvWWVhcj48UmVj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=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PEVuZE5vdGU+PENpdGU+PEF1dGhvcj5Qb3N0PC9BdXRob3I+PFllYXI+MTk5OTwvWWVhcj48UmVj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=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063E8C">
        <w:rPr>
          <w:noProof/>
          <w:color w:val="000000" w:themeColor="text1"/>
        </w:rPr>
        <w:t>(Post &amp; Nils Chr 1999; Menzel 2000; Wolkovich</w:t>
      </w:r>
      <w:r w:rsidR="00063E8C" w:rsidRPr="00063E8C">
        <w:rPr>
          <w:i/>
          <w:noProof/>
          <w:color w:val="000000" w:themeColor="text1"/>
        </w:rPr>
        <w:t xml:space="preserve"> et al.</w:t>
      </w:r>
      <w:r w:rsidR="00063E8C">
        <w:rPr>
          <w:noProof/>
          <w:color w:val="000000" w:themeColor="text1"/>
        </w:rPr>
        <w:t xml:space="preserve"> 2012)</w:t>
      </w:r>
      <w:r w:rsidR="0047750B">
        <w:rPr>
          <w:color w:val="000000" w:themeColor="text1"/>
        </w:rPr>
        <w:fldChar w:fldCharType="end"/>
      </w:r>
      <w:r w:rsidR="002846C1" w:rsidRPr="00FB2CED">
        <w:rPr>
          <w:color w:val="000000" w:themeColor="text1"/>
        </w:rPr>
        <w:t xml:space="preserve">; butterflies- </w:t>
      </w:r>
      <w:r w:rsidR="0047750B">
        <w:rPr>
          <w:color w:val="000000" w:themeColor="text1"/>
        </w:rPr>
        <w:fldChar w:fldCharType="begin">
          <w:fldData xml:space="preserve">PEVuZE5vdGU+PENpdGU+PEF1dGhvcj5LaGFyb3ViYTwvQXV0aG9yPjxZZWFyPjIwMTQ8L1llYXI+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</w:fldData>
        </w:fldChar>
      </w:r>
      <w:r w:rsidR="00170E6B">
        <w:rPr>
          <w:color w:val="000000" w:themeColor="text1"/>
        </w:rPr>
        <w:instrText xml:space="preserve"> ADDIN EN.CITE </w:instrText>
      </w:r>
      <w:r w:rsidR="0047750B">
        <w:rPr>
          <w:color w:val="000000" w:themeColor="text1"/>
        </w:rPr>
        <w:fldChar w:fldCharType="begin">
          <w:fldData xml:space="preserve">PEVuZE5vdGU+PENpdGU+PEF1dGhvcj5LaGFyb3ViYTwvQXV0aG9yPjxZZWFyPjIwMTQ8L1llYXI+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</w:fldData>
        </w:fldChar>
      </w:r>
      <w:r w:rsidR="00170E6B">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170E6B">
        <w:rPr>
          <w:noProof/>
          <w:color w:val="000000" w:themeColor="text1"/>
        </w:rPr>
        <w:t>(Kharouba</w:t>
      </w:r>
      <w:r w:rsidR="00170E6B" w:rsidRPr="00170E6B">
        <w:rPr>
          <w:i/>
          <w:noProof/>
          <w:color w:val="000000" w:themeColor="text1"/>
        </w:rPr>
        <w:t xml:space="preserve"> et al.</w:t>
      </w:r>
      <w:r w:rsidR="00170E6B">
        <w:rPr>
          <w:noProof/>
          <w:color w:val="000000" w:themeColor="text1"/>
        </w:rPr>
        <w:t xml:space="preserve"> 2014; Roy</w:t>
      </w:r>
      <w:r w:rsidR="00170E6B" w:rsidRPr="00170E6B">
        <w:rPr>
          <w:i/>
          <w:noProof/>
          <w:color w:val="000000" w:themeColor="text1"/>
        </w:rPr>
        <w:t xml:space="preserve"> et al.</w:t>
      </w:r>
      <w:r w:rsidR="00170E6B">
        <w:rPr>
          <w:noProof/>
          <w:color w:val="000000" w:themeColor="text1"/>
        </w:rPr>
        <w:t xml:space="preserve"> 2015)</w:t>
      </w:r>
      <w:r w:rsidR="0047750B">
        <w:rPr>
          <w:color w:val="000000" w:themeColor="text1"/>
        </w:rPr>
        <w:fldChar w:fldCharType="end"/>
      </w:r>
      <w:r w:rsidR="002846C1" w:rsidRPr="00FB2CED">
        <w:rPr>
          <w:color w:val="000000" w:themeColor="text1"/>
        </w:rPr>
        <w:t xml:space="preserve">; plants: </w:t>
      </w:r>
      <w:r w:rsidR="0047750B" w:rsidRPr="00FB2CED">
        <w:rPr>
          <w:color w:val="000000" w:themeColor="text1"/>
        </w:rPr>
        <w:fldChar w:fldCharType="begin">
          <w:fldData xml:space="preserve">PEVuZE5vdGU+PENpdGU+PEF1dGhvcj5GaXR0ZXI8L0F1dGhvcj48WWVhcj4yMDAyPC9ZZWFyPjxS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PEVuZE5vdGU+PENpdGU+PEF1dGhvcj5GaXR0ZXI8L0F1dGhvcj48WWVhcj4yMDAyPC9ZZWFyPjxS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rFonts w:eastAsia="Times New Roman"/>
          <w:color w:val="000000" w:themeColor="text1"/>
        </w:rPr>
      </w:r>
      <w:r w:rsidR="0047750B" w:rsidRPr="00FB2CED">
        <w:rPr>
          <w:rFonts w:eastAsia="Times New Roman"/>
          <w:color w:val="000000" w:themeColor="text1"/>
        </w:rPr>
        <w:fldChar w:fldCharType="separate"/>
      </w:r>
      <w:r w:rsidR="00063E8C">
        <w:rPr>
          <w:rFonts w:eastAsia="Times New Roman"/>
          <w:noProof/>
          <w:color w:val="000000" w:themeColor="text1"/>
        </w:rPr>
        <w:t>(Fitter</w:t>
      </w:r>
      <w:r w:rsidR="00063E8C" w:rsidRPr="00063E8C">
        <w:rPr>
          <w:rFonts w:eastAsia="Times New Roman"/>
          <w:i/>
          <w:noProof/>
          <w:color w:val="000000" w:themeColor="text1"/>
        </w:rPr>
        <w:t xml:space="preserve"> et al.</w:t>
      </w:r>
      <w:r w:rsidR="00063E8C">
        <w:rPr>
          <w:rFonts w:eastAsia="Times New Roman"/>
          <w:noProof/>
          <w:color w:val="000000" w:themeColor="text1"/>
        </w:rPr>
        <w:t xml:space="preserve"> 1995; Fitter &amp; Fitter 2002)</w:t>
      </w:r>
      <w:r w:rsidR="0047750B" w:rsidRPr="00FB2CED">
        <w:rPr>
          <w:color w:val="000000" w:themeColor="text1"/>
        </w:rPr>
        <w:fldChar w:fldCharType="end"/>
      </w:r>
      <w:r w:rsidR="002846C1" w:rsidRPr="00FB2CED">
        <w:rPr>
          <w:color w:val="000000" w:themeColor="text1"/>
        </w:rPr>
        <w:t xml:space="preserve">; plants </w:t>
      </w:r>
      <w:r w:rsidR="002846C1" w:rsidRPr="00FB2CED">
        <w:rPr>
          <w:color w:val="000000" w:themeColor="text1"/>
        </w:rPr>
        <w:lastRenderedPageBreak/>
        <w:t xml:space="preserve">and animals- </w:t>
      </w:r>
      <w:r w:rsidR="0047750B" w:rsidRPr="00FB2CED">
        <w:rPr>
          <w:color w:val="000000" w:themeColor="text1"/>
        </w:rPr>
        <w:fldChar w:fldCharType="begin">
          <w:fldData xml:space="preserve">PEVuZE5vdGU+PENpdGU+PEF1dGhvcj5NZW56ZWw8L0F1dGhvcj48WWVhcj4yMDA2PC9ZZWFyPjxS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PEVuZE5vdGU+PENpdGU+PEF1dGhvcj5NZW56ZWw8L0F1dGhvcj48WWVhcj4yMDA2PC9ZZWFyPjxS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rFonts w:eastAsia="Times New Roman"/>
          <w:color w:val="000000" w:themeColor="text1"/>
        </w:rPr>
      </w:r>
      <w:r w:rsidR="0047750B" w:rsidRPr="00FB2CED">
        <w:rPr>
          <w:rFonts w:eastAsia="Times New Roman"/>
          <w:color w:val="000000" w:themeColor="text1"/>
        </w:rPr>
        <w:fldChar w:fldCharType="separate"/>
      </w:r>
      <w:r w:rsidR="00063E8C" w:rsidRPr="00063E8C">
        <w:rPr>
          <w:noProof/>
          <w:color w:val="000000" w:themeColor="text1"/>
        </w:rPr>
        <w:t>(Bradley</w:t>
      </w:r>
      <w:r w:rsidR="00063E8C" w:rsidRPr="00063E8C">
        <w:rPr>
          <w:i/>
          <w:noProof/>
          <w:color w:val="000000" w:themeColor="text1"/>
        </w:rPr>
        <w:t xml:space="preserve"> et al.</w:t>
      </w:r>
      <w:r w:rsidR="00063E8C" w:rsidRPr="00063E8C">
        <w:rPr>
          <w:noProof/>
          <w:color w:val="000000" w:themeColor="text1"/>
        </w:rPr>
        <w:t xml:space="preserve"> 1999; Menzel</w:t>
      </w:r>
      <w:r w:rsidR="00063E8C" w:rsidRPr="00063E8C">
        <w:rPr>
          <w:i/>
          <w:noProof/>
          <w:color w:val="000000" w:themeColor="text1"/>
        </w:rPr>
        <w:t xml:space="preserve"> et al.</w:t>
      </w:r>
      <w:r w:rsidR="00063E8C" w:rsidRPr="00063E8C">
        <w:rPr>
          <w:noProof/>
          <w:color w:val="000000" w:themeColor="text1"/>
        </w:rPr>
        <w:t xml:space="preserve"> 2006; Willis</w:t>
      </w:r>
      <w:r w:rsidR="00063E8C" w:rsidRPr="00063E8C">
        <w:rPr>
          <w:i/>
          <w:noProof/>
          <w:color w:val="000000" w:themeColor="text1"/>
        </w:rPr>
        <w:t xml:space="preserve"> et al.</w:t>
      </w:r>
      <w:r w:rsidR="00063E8C" w:rsidRPr="00063E8C">
        <w:rPr>
          <w:noProof/>
          <w:color w:val="000000" w:themeColor="text1"/>
        </w:rPr>
        <w:t xml:space="preserve"> 2010; Cook</w:t>
      </w:r>
      <w:r w:rsidR="00063E8C" w:rsidRPr="00063E8C">
        <w:rPr>
          <w:i/>
          <w:noProof/>
          <w:color w:val="000000" w:themeColor="text1"/>
        </w:rPr>
        <w:t xml:space="preserve"> et al.</w:t>
      </w:r>
      <w:r w:rsidR="00063E8C" w:rsidRPr="00063E8C">
        <w:rPr>
          <w:noProof/>
          <w:color w:val="000000" w:themeColor="text1"/>
        </w:rPr>
        <w:t xml:space="preserve"> 2012a)</w:t>
      </w:r>
      <w:r w:rsidR="0047750B" w:rsidRPr="00FB2CED">
        <w:rPr>
          <w:color w:val="000000" w:themeColor="text1"/>
        </w:rPr>
        <w:fldChar w:fldCharType="end"/>
      </w:r>
      <w:r w:rsidR="002846C1" w:rsidRPr="00FB2CED">
        <w:rPr>
          <w:color w:val="000000" w:themeColor="text1"/>
        </w:rPr>
        <w:t xml:space="preserve">;plants- </w:t>
      </w:r>
      <w:r w:rsidR="0047750B" w:rsidRPr="00FB2CED">
        <w:rPr>
          <w:color w:val="000000" w:themeColor="text1"/>
        </w:rPr>
        <w:fldChar w:fldCharType="begin">
          <w:fldData xml:space="preserve">PEVuZE5vdGU+PENpdGU+PEF1dGhvcj5QYXJrPC9BdXRob3I+PFllYXI+MjAxNTwvWWVhcj48UmVj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</w:fldData>
        </w:fldChar>
      </w:r>
      <w:r w:rsidR="00B23434">
        <w:rPr>
          <w:color w:val="000000" w:themeColor="text1"/>
        </w:rPr>
        <w:instrText xml:space="preserve"> ADDIN EN.CITE </w:instrText>
      </w:r>
      <w:r w:rsidR="0047750B">
        <w:rPr>
          <w:color w:val="000000" w:themeColor="text1"/>
        </w:rPr>
        <w:fldChar w:fldCharType="begin">
          <w:fldData xml:space="preserve">PEVuZE5vdGU+PENpdGU+PEF1dGhvcj5QYXJrPC9BdXRob3I+PFllYXI+MjAxNTwvWWVhcj48UmVj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</w:fldData>
        </w:fldChar>
      </w:r>
      <w:r w:rsidR="00B2343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rFonts w:eastAsia="Times New Roman"/>
          <w:color w:val="000000" w:themeColor="text1"/>
        </w:rPr>
      </w:r>
      <w:r w:rsidR="0047750B" w:rsidRPr="00FB2CED">
        <w:rPr>
          <w:rFonts w:eastAsia="Times New Roman"/>
          <w:color w:val="000000" w:themeColor="text1"/>
        </w:rPr>
        <w:fldChar w:fldCharType="separate"/>
      </w:r>
      <w:r w:rsidR="00B23434" w:rsidRPr="00B23434">
        <w:rPr>
          <w:noProof/>
          <w:color w:val="000000" w:themeColor="text1"/>
        </w:rPr>
        <w:t>(Bai</w:t>
      </w:r>
      <w:r w:rsidR="00B23434" w:rsidRPr="00B23434">
        <w:rPr>
          <w:i/>
          <w:noProof/>
          <w:color w:val="000000" w:themeColor="text1"/>
        </w:rPr>
        <w:t xml:space="preserve"> et al.</w:t>
      </w:r>
      <w:r w:rsidR="00B23434" w:rsidRPr="00B23434">
        <w:rPr>
          <w:noProof/>
          <w:color w:val="000000" w:themeColor="text1"/>
        </w:rPr>
        <w:t xml:space="preserve"> 2011; Calinger</w:t>
      </w:r>
      <w:r w:rsidR="00B23434" w:rsidRPr="00B23434">
        <w:rPr>
          <w:i/>
          <w:noProof/>
          <w:color w:val="000000" w:themeColor="text1"/>
        </w:rPr>
        <w:t xml:space="preserve"> et al.</w:t>
      </w:r>
      <w:r w:rsidR="00B23434" w:rsidRPr="00B23434">
        <w:rPr>
          <w:noProof/>
          <w:color w:val="000000" w:themeColor="text1"/>
        </w:rPr>
        <w:t xml:space="preserve"> 2013; Park &amp; Schwartz 2015; Wang</w:t>
      </w:r>
      <w:r w:rsidR="00B23434" w:rsidRPr="00B23434">
        <w:rPr>
          <w:i/>
          <w:noProof/>
          <w:color w:val="000000" w:themeColor="text1"/>
        </w:rPr>
        <w:t xml:space="preserve"> et al.</w:t>
      </w:r>
      <w:r w:rsidR="00B23434" w:rsidRPr="00B23434">
        <w:rPr>
          <w:noProof/>
          <w:color w:val="000000" w:themeColor="text1"/>
        </w:rPr>
        <w:t xml:space="preserve"> 2015)</w:t>
      </w:r>
      <w:r w:rsidR="0047750B" w:rsidRPr="00FB2CED">
        <w:rPr>
          <w:color w:val="000000" w:themeColor="text1"/>
        </w:rPr>
        <w:fldChar w:fldCharType="end"/>
      </w:r>
      <w:r w:rsidR="00455BD5">
        <w:rPr>
          <w:color w:val="000000" w:themeColor="text1"/>
        </w:rPr>
        <w:t>;</w:t>
      </w:r>
      <w:r w:rsidR="00B017C2">
        <w:rPr>
          <w:color w:val="000000" w:themeColor="text1"/>
        </w:rPr>
        <w:t xml:space="preserve"> </w:t>
      </w:r>
      <w:r w:rsidR="002846C1" w:rsidRPr="00FB2CED">
        <w:rPr>
          <w:color w:val="000000" w:themeColor="text1"/>
        </w:rPr>
        <w:t xml:space="preserve">BUT see </w:t>
      </w:r>
      <w:commentRangeStart w:id="531"/>
      <w:r w:rsidR="0047750B" w:rsidRPr="00FB2CED">
        <w:rPr>
          <w:color w:val="000000" w:themeColor="text1"/>
        </w:rPr>
        <w:fldChar w:fldCharType="begin">
          <w:fldData xml:space="preserve">PEVuZE5vdGU+PENpdGU+PEF1dGhvcj5TaGVycnk8L0F1dGhvcj48WWVhcj4yMDA3PC9ZZWFyPjxS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=
</w:fldData>
        </w:fldChar>
      </w:r>
      <w:r w:rsidR="009504F2">
        <w:rPr>
          <w:color w:val="000000" w:themeColor="text1"/>
        </w:rPr>
        <w:instrText xml:space="preserve"> ADDIN EN.CITE </w:instrText>
      </w:r>
      <w:r w:rsidR="0047750B">
        <w:rPr>
          <w:color w:val="000000" w:themeColor="text1"/>
        </w:rPr>
        <w:fldChar w:fldCharType="begin">
          <w:fldData xml:space="preserve">PEVuZE5vdGU+PENpdGU+PEF1dGhvcj5TaGVycnk8L0F1dGhvcj48WWVhcj4yMDA3PC9ZZWFyPjxS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=
</w:fldData>
        </w:fldChar>
      </w:r>
      <w:r w:rsidR="009504F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rFonts w:eastAsia="Times New Roman"/>
          <w:color w:val="000000" w:themeColor="text1"/>
        </w:rPr>
      </w:r>
      <w:r w:rsidR="0047750B" w:rsidRPr="00FB2CED">
        <w:rPr>
          <w:rFonts w:eastAsia="Times New Roman"/>
          <w:color w:val="000000" w:themeColor="text1"/>
        </w:rPr>
        <w:fldChar w:fldCharType="separate"/>
      </w:r>
      <w:r w:rsidR="009504F2" w:rsidRPr="009504F2">
        <w:rPr>
          <w:noProof/>
          <w:color w:val="000000" w:themeColor="text1"/>
        </w:rPr>
        <w:t>(Sherry</w:t>
      </w:r>
      <w:r w:rsidR="009504F2" w:rsidRPr="009504F2">
        <w:rPr>
          <w:i/>
          <w:noProof/>
          <w:color w:val="000000" w:themeColor="text1"/>
        </w:rPr>
        <w:t xml:space="preserve"> et al.</w:t>
      </w:r>
      <w:r w:rsidR="009504F2" w:rsidRPr="009504F2">
        <w:rPr>
          <w:noProof/>
          <w:color w:val="000000" w:themeColor="text1"/>
        </w:rPr>
        <w:t xml:space="preserve"> 2007; Diez</w:t>
      </w:r>
      <w:r w:rsidR="009504F2" w:rsidRPr="009504F2">
        <w:rPr>
          <w:i/>
          <w:noProof/>
          <w:color w:val="000000" w:themeColor="text1"/>
        </w:rPr>
        <w:t xml:space="preserve"> et al.</w:t>
      </w:r>
      <w:r w:rsidR="009504F2" w:rsidRPr="009504F2">
        <w:rPr>
          <w:noProof/>
          <w:color w:val="000000" w:themeColor="text1"/>
        </w:rPr>
        <w:t xml:space="preserve"> 2012; Wang</w:t>
      </w:r>
      <w:r w:rsidR="009504F2" w:rsidRPr="009504F2">
        <w:rPr>
          <w:i/>
          <w:noProof/>
          <w:color w:val="000000" w:themeColor="text1"/>
        </w:rPr>
        <w:t xml:space="preserve"> et al.</w:t>
      </w:r>
      <w:r w:rsidR="009504F2" w:rsidRPr="009504F2">
        <w:rPr>
          <w:noProof/>
          <w:color w:val="000000" w:themeColor="text1"/>
        </w:rPr>
        <w:t xml:space="preserve"> 2014)</w:t>
      </w:r>
      <w:r w:rsidR="0047750B" w:rsidRPr="00FB2CED">
        <w:rPr>
          <w:color w:val="000000" w:themeColor="text1"/>
        </w:rPr>
        <w:fldChar w:fldCharType="end"/>
      </w:r>
      <w:commentRangeEnd w:id="531"/>
      <w:r w:rsidR="00AF4D81">
        <w:rPr>
          <w:rStyle w:val="CommentReference"/>
        </w:rPr>
        <w:commentReference w:id="531"/>
      </w:r>
      <w:r w:rsidR="002846C1" w:rsidRPr="00FB2CED">
        <w:rPr>
          <w:color w:val="000000" w:themeColor="text1"/>
        </w:rPr>
        <w:t xml:space="preserve"> </w:t>
      </w:r>
      <w:r w:rsidR="000A12B1">
        <w:rPr>
          <w:color w:val="000000" w:themeColor="text1"/>
        </w:rPr>
        <w:t>and/or</w:t>
      </w:r>
      <w:r w:rsidR="002846C1" w:rsidRPr="00FB2CED">
        <w:rPr>
          <w:color w:val="000000" w:themeColor="text1"/>
        </w:rPr>
        <w:t xml:space="preserve"> snowmelt date (plants: </w:t>
      </w:r>
      <w:r w:rsidR="0047750B" w:rsidRPr="00FB2CED">
        <w:rPr>
          <w:color w:val="000000" w:themeColor="text1"/>
        </w:rPr>
        <w:fldChar w:fldCharType="begin">
          <w:fldData xml:space="preserve">PEVuZE5vdGU+PENpdGU+PEF1dGhvcj5EdW5uZTwvQXV0aG9yPjxZZWFyPjIwMDM8L1llYXI+PFJl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PEVuZE5vdGU+PENpdGU+PEF1dGhvcj5EdW5uZTwvQXV0aG9yPjxZZWFyPjIwMDM8L1llYXI+PFJl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rFonts w:eastAsia="Times New Roman"/>
          <w:color w:val="000000" w:themeColor="text1"/>
        </w:rPr>
      </w:r>
      <w:r w:rsidR="0047750B" w:rsidRPr="00FB2CED">
        <w:rPr>
          <w:rFonts w:eastAsia="Times New Roman"/>
          <w:color w:val="000000" w:themeColor="text1"/>
        </w:rPr>
        <w:fldChar w:fldCharType="separate"/>
      </w:r>
      <w:r w:rsidR="00063E8C">
        <w:rPr>
          <w:rFonts w:eastAsia="Times New Roman"/>
          <w:noProof/>
          <w:color w:val="000000" w:themeColor="text1"/>
        </w:rPr>
        <w:t>(Dunne</w:t>
      </w:r>
      <w:r w:rsidR="00063E8C" w:rsidRPr="00063E8C">
        <w:rPr>
          <w:rFonts w:eastAsia="Times New Roman"/>
          <w:i/>
          <w:noProof/>
          <w:color w:val="000000" w:themeColor="text1"/>
        </w:rPr>
        <w:t xml:space="preserve"> et al.</w:t>
      </w:r>
      <w:r w:rsidR="00063E8C">
        <w:rPr>
          <w:rFonts w:eastAsia="Times New Roman"/>
          <w:noProof/>
          <w:color w:val="000000" w:themeColor="text1"/>
        </w:rPr>
        <w:t xml:space="preserve"> 2003)</w:t>
      </w:r>
      <w:r w:rsidR="0047750B" w:rsidRPr="00FB2CED">
        <w:rPr>
          <w:color w:val="000000" w:themeColor="text1"/>
        </w:rPr>
        <w:fldChar w:fldCharType="end"/>
      </w:r>
      <w:r w:rsidR="002846C1" w:rsidRPr="00FB2CED">
        <w:rPr>
          <w:color w:val="000000" w:themeColor="text1"/>
        </w:rPr>
        <w:t>).</w:t>
      </w:r>
      <w:r w:rsidR="009B7F59">
        <w:rPr>
          <w:color w:val="000000" w:themeColor="text1"/>
        </w:rPr>
        <w:t xml:space="preserve"> It has also been suggested that ESS </w:t>
      </w:r>
      <w:r w:rsidR="00B3223F">
        <w:rPr>
          <w:color w:val="000000" w:themeColor="text1"/>
        </w:rPr>
        <w:t>and LSS plants have different</w:t>
      </w:r>
      <w:r w:rsidR="009B7F59">
        <w:rPr>
          <w:color w:val="000000" w:themeColor="text1"/>
        </w:rPr>
        <w:t xml:space="preserve"> chilling </w:t>
      </w:r>
      <w:r w:rsidR="00B3223F">
        <w:rPr>
          <w:color w:val="000000" w:themeColor="text1"/>
        </w:rPr>
        <w:t xml:space="preserve">(or vernalization) </w:t>
      </w:r>
      <w:r w:rsidR="009B7F59">
        <w:rPr>
          <w:color w:val="000000" w:themeColor="text1"/>
        </w:rPr>
        <w:t>requirements to break dormancy</w:t>
      </w:r>
      <w:r w:rsidR="00B3223F">
        <w:rPr>
          <w:color w:val="000000" w:themeColor="text1"/>
        </w:rPr>
        <w:t>, although there is discrepancy across studies about whether ESS have greater or lower chilling requirements</w:t>
      </w:r>
      <w:r w:rsidR="003515FE">
        <w:rPr>
          <w:color w:val="000000" w:themeColor="text1"/>
        </w:rPr>
        <w:t xml:space="preserve"> than LSS</w:t>
      </w:r>
      <w:r w:rsidR="00B3223F">
        <w:rPr>
          <w:color w:val="000000" w:themeColor="text1"/>
        </w:rPr>
        <w:t xml:space="preserve"> </w: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Ij4gZXQgYWwuPC9zdHlsZT4gMTk5NTsgTW9yaW48c3R5bGUgZmFjZT0iaXRhbGljIj4gZXQgYWwu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</w:fldData>
        </w:fldChar>
      </w:r>
      <w:r w:rsidR="000A5363">
        <w:rPr>
          <w:color w:val="000000" w:themeColor="text1"/>
        </w:rPr>
        <w:instrText xml:space="preserve"> ADDIN EN.CITE </w:instrTex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Ij4gZXQgYWwuPC9zdHlsZT4gMTk5NTsgTW9yaW48c3R5bGUgZmFjZT0iaXRhbGljIj4gZXQgYWwu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</w:fldData>
        </w:fldChar>
      </w:r>
      <w:r w:rsidR="000A5363">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0A5363">
        <w:rPr>
          <w:noProof/>
          <w:color w:val="000000" w:themeColor="text1"/>
        </w:rPr>
        <w:t>(Fitter</w:t>
      </w:r>
      <w:r w:rsidR="000A5363" w:rsidRPr="000A5363">
        <w:rPr>
          <w:i/>
          <w:noProof/>
          <w:color w:val="000000" w:themeColor="text1"/>
        </w:rPr>
        <w:t xml:space="preserve"> et al.</w:t>
      </w:r>
      <w:r w:rsidR="000A5363">
        <w:rPr>
          <w:noProof/>
          <w:color w:val="000000" w:themeColor="text1"/>
        </w:rPr>
        <w:t xml:space="preserve"> 1995; Morin</w:t>
      </w:r>
      <w:r w:rsidR="000A5363" w:rsidRPr="000A5363">
        <w:rPr>
          <w:i/>
          <w:noProof/>
          <w:color w:val="000000" w:themeColor="text1"/>
        </w:rPr>
        <w:t xml:space="preserve"> et al.</w:t>
      </w:r>
      <w:r w:rsidR="000A5363">
        <w:rPr>
          <w:noProof/>
          <w:color w:val="000000" w:themeColor="text1"/>
        </w:rPr>
        <w:t xml:space="preserve"> 2009)</w:t>
      </w:r>
      <w:r w:rsidR="0047750B">
        <w:rPr>
          <w:color w:val="000000" w:themeColor="text1"/>
        </w:rPr>
        <w:fldChar w:fldCharType="end"/>
      </w:r>
      <w:r w:rsidR="003515FE" w:rsidRPr="00FB2CED">
        <w:rPr>
          <w:color w:val="000000" w:themeColor="text1"/>
        </w:rPr>
        <w:t xml:space="preserve">; </w:t>
      </w:r>
      <w:commentRangeStart w:id="532"/>
      <w:r w:rsidR="003515FE" w:rsidRPr="00FB2CED">
        <w:rPr>
          <w:color w:val="000000" w:themeColor="text1"/>
        </w:rPr>
        <w:t>Cook et al., 2012a</w:t>
      </w:r>
      <w:commentRangeEnd w:id="532"/>
      <w:r w:rsidR="003515FE">
        <w:rPr>
          <w:rStyle w:val="CommentReference"/>
        </w:rPr>
        <w:commentReference w:id="532"/>
      </w:r>
      <w:r w:rsidR="00B3223F">
        <w:rPr>
          <w:color w:val="000000" w:themeColor="text1"/>
        </w:rPr>
        <w:t>)</w:t>
      </w:r>
      <w:r w:rsidR="009B7F59">
        <w:rPr>
          <w:color w:val="000000" w:themeColor="text1"/>
        </w:rPr>
        <w:t>.</w:t>
      </w:r>
      <w:r w:rsidR="002846C1" w:rsidRPr="00FB2CED">
        <w:rPr>
          <w:color w:val="000000" w:themeColor="text1"/>
        </w:rPr>
        <w:t xml:space="preserve"> </w:t>
      </w:r>
      <w:r w:rsidR="003515FE">
        <w:rPr>
          <w:color w:val="000000" w:themeColor="text1"/>
        </w:rPr>
        <w:t>Greater chilling</w:t>
      </w:r>
      <w:r w:rsidR="00B3223F" w:rsidRPr="00FB2CED">
        <w:rPr>
          <w:color w:val="000000" w:themeColor="text1"/>
        </w:rPr>
        <w:t xml:space="preserve"> requirements </w:t>
      </w:r>
      <w:r w:rsidR="003446FD">
        <w:rPr>
          <w:color w:val="000000" w:themeColor="text1"/>
        </w:rPr>
        <w:t xml:space="preserve">would </w:t>
      </w:r>
      <w:r w:rsidR="003515FE">
        <w:rPr>
          <w:color w:val="000000" w:themeColor="text1"/>
        </w:rPr>
        <w:t>mean that individuals are</w:t>
      </w:r>
      <w:r w:rsidR="00B3223F" w:rsidRPr="00FB2CED">
        <w:rPr>
          <w:color w:val="000000" w:themeColor="text1"/>
        </w:rPr>
        <w:t xml:space="preserve"> sensitive to temperature</w:t>
      </w:r>
      <w:r w:rsidR="00B3223F">
        <w:rPr>
          <w:color w:val="000000" w:themeColor="text1"/>
        </w:rPr>
        <w:t xml:space="preserve"> for</w:t>
      </w:r>
      <w:r w:rsidR="00B3223F" w:rsidRPr="00FB2CED">
        <w:rPr>
          <w:color w:val="000000" w:themeColor="text1"/>
        </w:rPr>
        <w:t xml:space="preserve"> longer</w:t>
      </w:r>
      <w:r w:rsidR="00B3223F">
        <w:rPr>
          <w:color w:val="000000" w:themeColor="text1"/>
        </w:rPr>
        <w:t xml:space="preserve"> periods of time</w:t>
      </w:r>
      <w:r w:rsidR="00B3223F" w:rsidRPr="00FB2CED">
        <w:rPr>
          <w:color w:val="000000" w:themeColor="text1"/>
        </w:rPr>
        <w:t xml:space="preserve"> (</w:t>
      </w:r>
      <w:r w:rsidR="003515FE">
        <w:rPr>
          <w:color w:val="000000" w:themeColor="text1"/>
        </w:rPr>
        <w:t xml:space="preserve">e.g. often </w:t>
      </w:r>
      <w:r w:rsidR="00B3223F" w:rsidRPr="00FB2CED">
        <w:rPr>
          <w:color w:val="000000" w:themeColor="text1"/>
        </w:rPr>
        <w:t>requiring two-phases: fall/winter chilling and spring forcing</w:t>
      </w:r>
      <w:r w:rsidR="003515FE">
        <w:rPr>
          <w:color w:val="000000" w:themeColor="text1"/>
        </w:rPr>
        <w:t xml:space="preserve">). </w:t>
      </w:r>
      <w:r w:rsidR="003446FD">
        <w:rPr>
          <w:color w:val="000000" w:themeColor="text1"/>
        </w:rPr>
        <w:t>More generally</w:t>
      </w:r>
      <w:r w:rsidR="00E22614">
        <w:rPr>
          <w:color w:val="000000" w:themeColor="text1"/>
        </w:rPr>
        <w:t xml:space="preserve">, </w:t>
      </w:r>
      <w:r w:rsidR="00165DE0">
        <w:rPr>
          <w:color w:val="000000" w:themeColor="text1"/>
        </w:rPr>
        <w:t xml:space="preserve">ESS might be more temperature sensitive because they have adopted a </w:t>
      </w:r>
      <w:commentRangeStart w:id="533"/>
      <w:del w:id="534" w:author="Louie Yang" w:date="2016-11-23T13:52:00Z">
        <w:r w:rsidR="00165DE0" w:rsidDel="00F22724">
          <w:rPr>
            <w:color w:val="000000" w:themeColor="text1"/>
          </w:rPr>
          <w:delText>more risky</w:delText>
        </w:r>
      </w:del>
      <w:ins w:id="535" w:author="Louie Yang" w:date="2016-11-23T13:52:00Z">
        <w:r w:rsidR="00F22724">
          <w:rPr>
            <w:color w:val="000000" w:themeColor="text1"/>
          </w:rPr>
          <w:t>riskier</w:t>
        </w:r>
      </w:ins>
      <w:r w:rsidR="00165DE0">
        <w:rPr>
          <w:color w:val="000000" w:themeColor="text1"/>
        </w:rPr>
        <w:t xml:space="preserve"> </w:t>
      </w:r>
      <w:commentRangeEnd w:id="533"/>
      <w:r w:rsidR="00F22724">
        <w:rPr>
          <w:rStyle w:val="CommentReference"/>
        </w:rPr>
        <w:commentReference w:id="533"/>
      </w:r>
      <w:r w:rsidR="00165DE0">
        <w:rPr>
          <w:color w:val="000000" w:themeColor="text1"/>
        </w:rPr>
        <w:t xml:space="preserve">life strategy, they tend to be short-lived and early successional and/or are better adapted to abiotic stress (references therein Wang et al. 2015). </w:t>
      </w:r>
      <w:r w:rsidR="00BC694F">
        <w:rPr>
          <w:color w:val="000000" w:themeColor="text1"/>
        </w:rPr>
        <w:t xml:space="preserve">Alternatively, </w:t>
      </w:r>
      <w:r w:rsidR="00BC694F" w:rsidRPr="00FB2CED">
        <w:rPr>
          <w:color w:val="000000" w:themeColor="text1"/>
        </w:rPr>
        <w:t xml:space="preserve">ESS </w:t>
      </w:r>
      <w:r w:rsidR="00BC694F">
        <w:rPr>
          <w:color w:val="000000" w:themeColor="text1"/>
        </w:rPr>
        <w:t>that</w:t>
      </w:r>
      <w:r w:rsidR="00BC694F" w:rsidRPr="00FB2CED">
        <w:rPr>
          <w:color w:val="000000" w:themeColor="text1"/>
        </w:rPr>
        <w:t xml:space="preserve"> </w:t>
      </w:r>
      <w:r w:rsidR="00BC694F">
        <w:rPr>
          <w:color w:val="000000" w:themeColor="text1"/>
        </w:rPr>
        <w:t>exhibit greater phenological shifts</w:t>
      </w:r>
      <w:r w:rsidR="00BC694F" w:rsidRPr="00FB2CED">
        <w:rPr>
          <w:color w:val="000000" w:themeColor="text1"/>
        </w:rPr>
        <w:t xml:space="preserve"> than LSS </w:t>
      </w:r>
      <w:r w:rsidR="00BC694F">
        <w:rPr>
          <w:color w:val="000000" w:themeColor="text1"/>
        </w:rPr>
        <w:t xml:space="preserve">may use different primary cues </w:t>
      </w:r>
      <w:r w:rsidR="00BC694F" w:rsidRPr="00FB2CED">
        <w:rPr>
          <w:color w:val="000000" w:themeColor="text1"/>
        </w:rPr>
        <w:t>(e.g. temperature vs. photoperiod)</w:t>
      </w:r>
      <w:r w:rsidR="00BC694F">
        <w:rPr>
          <w:color w:val="000000" w:themeColor="text1"/>
        </w:rPr>
        <w:t>.</w:t>
      </w:r>
      <w:r w:rsidR="00BC694F" w:rsidRPr="00FB2CED">
        <w:rPr>
          <w:color w:val="000000" w:themeColor="text1"/>
        </w:rPr>
        <w:t xml:space="preserve"> </w:t>
      </w:r>
      <w:r w:rsidR="006B0DB9">
        <w:rPr>
          <w:color w:val="000000" w:themeColor="text1"/>
        </w:rPr>
        <w:t>For example, p</w:t>
      </w:r>
      <w:r w:rsidR="00BC694F">
        <w:rPr>
          <w:color w:val="000000" w:themeColor="text1"/>
        </w:rPr>
        <w:t xml:space="preserve">henology in </w:t>
      </w:r>
      <w:r w:rsidR="00BC694F" w:rsidRPr="006A4E2F">
        <w:rPr>
          <w:color w:val="000000" w:themeColor="text1"/>
        </w:rPr>
        <w:t>temperate</w:t>
      </w:r>
      <w:r w:rsidR="00BC694F">
        <w:rPr>
          <w:color w:val="000000" w:themeColor="text1"/>
        </w:rPr>
        <w:t xml:space="preserve"> </w:t>
      </w:r>
      <w:r w:rsidR="00BC694F" w:rsidRPr="00FB2CED">
        <w:rPr>
          <w:color w:val="000000" w:themeColor="text1"/>
        </w:rPr>
        <w:t xml:space="preserve">ESS plants </w:t>
      </w:r>
      <w:r w:rsidR="00BC694F">
        <w:rPr>
          <w:color w:val="000000" w:themeColor="text1"/>
        </w:rPr>
        <w:t>is</w:t>
      </w:r>
      <w:r w:rsidR="00BC694F" w:rsidRPr="00FB2CED">
        <w:rPr>
          <w:color w:val="000000" w:themeColor="text1"/>
        </w:rPr>
        <w:t xml:space="preserve"> </w:t>
      </w:r>
      <w:r w:rsidR="00210A34">
        <w:rPr>
          <w:color w:val="000000" w:themeColor="text1"/>
        </w:rPr>
        <w:t xml:space="preserve">often </w:t>
      </w:r>
      <w:r w:rsidR="00BC694F" w:rsidRPr="00FB2CED">
        <w:rPr>
          <w:color w:val="000000" w:themeColor="text1"/>
        </w:rPr>
        <w:t>determined by snowmelt and temperature whereas LSS plant</w:t>
      </w:r>
      <w:r w:rsidR="00BC694F">
        <w:rPr>
          <w:color w:val="000000" w:themeColor="text1"/>
        </w:rPr>
        <w:t xml:space="preserve"> phenologie</w:t>
      </w:r>
      <w:r w:rsidR="00BC694F" w:rsidRPr="00FB2CED">
        <w:rPr>
          <w:color w:val="000000" w:themeColor="text1"/>
        </w:rPr>
        <w:t xml:space="preserve">s </w:t>
      </w:r>
      <w:r w:rsidR="003446FD">
        <w:rPr>
          <w:color w:val="000000" w:themeColor="text1"/>
        </w:rPr>
        <w:t>often use</w:t>
      </w:r>
      <w:r w:rsidR="00BC694F" w:rsidRPr="00FB2CED">
        <w:rPr>
          <w:color w:val="000000" w:themeColor="text1"/>
        </w:rPr>
        <w:t xml:space="preserve"> temperature </w:t>
      </w:r>
      <w:r w:rsidR="003446FD">
        <w:rPr>
          <w:color w:val="000000" w:themeColor="text1"/>
        </w:rPr>
        <w:t xml:space="preserve">as </w:t>
      </w:r>
      <w:r w:rsidR="00686036">
        <w:rPr>
          <w:color w:val="000000" w:themeColor="text1"/>
        </w:rPr>
        <w:t>their only</w:t>
      </w:r>
      <w:r w:rsidR="003446FD">
        <w:rPr>
          <w:color w:val="000000" w:themeColor="text1"/>
        </w:rPr>
        <w:t xml:space="preserve"> cue</w:t>
      </w:r>
      <w:r w:rsidR="00BC694F" w:rsidRPr="00FB2CED">
        <w:rPr>
          <w:color w:val="000000" w:themeColor="text1"/>
        </w:rPr>
        <w:t xml:space="preserve"> </w: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Ij4gZXQgYWwuPC9zdHlsZT4gMTk5NTsgS3VkbzxzdHlsZSBmYWNlPSJpdGFsaWMiPiBldCBhbC48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</w:fldData>
        </w:fldChar>
      </w:r>
      <w:r w:rsidR="00BC694F">
        <w:rPr>
          <w:color w:val="000000" w:themeColor="text1"/>
        </w:rPr>
        <w:instrText xml:space="preserve"> ADDIN EN.CITE </w:instrTex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Ij4gZXQgYWwuPC9zdHlsZT4gMTk5NTsgS3VkbzxzdHlsZSBmYWNlPSJpdGFsaWMiPiBldCBhbC48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</w:fldData>
        </w:fldChar>
      </w:r>
      <w:r w:rsidR="00BC694F">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C694F">
        <w:rPr>
          <w:noProof/>
          <w:color w:val="000000" w:themeColor="text1"/>
        </w:rPr>
        <w:t>(Fitter</w:t>
      </w:r>
      <w:r w:rsidR="00BC694F" w:rsidRPr="00063E8C">
        <w:rPr>
          <w:i/>
          <w:noProof/>
          <w:color w:val="000000" w:themeColor="text1"/>
        </w:rPr>
        <w:t xml:space="preserve"> et al.</w:t>
      </w:r>
      <w:r w:rsidR="00BC694F">
        <w:rPr>
          <w:noProof/>
          <w:color w:val="000000" w:themeColor="text1"/>
        </w:rPr>
        <w:t xml:space="preserve"> 1995; Kudo</w:t>
      </w:r>
      <w:r w:rsidR="00BC694F" w:rsidRPr="00063E8C">
        <w:rPr>
          <w:i/>
          <w:noProof/>
          <w:color w:val="000000" w:themeColor="text1"/>
        </w:rPr>
        <w:t xml:space="preserve"> et al.</w:t>
      </w:r>
      <w:r w:rsidR="00BC694F">
        <w:rPr>
          <w:noProof/>
          <w:color w:val="000000" w:themeColor="text1"/>
        </w:rPr>
        <w:t xml:space="preserve"> 2008)</w:t>
      </w:r>
      <w:r w:rsidR="0047750B">
        <w:rPr>
          <w:color w:val="000000" w:themeColor="text1"/>
        </w:rPr>
        <w:fldChar w:fldCharType="end"/>
      </w:r>
      <w:r w:rsidR="00BC694F">
        <w:rPr>
          <w:color w:val="000000" w:themeColor="text1"/>
        </w:rPr>
        <w:t>.</w:t>
      </w:r>
      <w:r w:rsidR="00BC694F" w:rsidRPr="00FB2CED">
        <w:rPr>
          <w:color w:val="000000" w:themeColor="text1"/>
        </w:rPr>
        <w:t xml:space="preserve"> In temperate mesic environments, it is hypothesized that ESS </w:t>
      </w:r>
      <w:r w:rsidR="00210A34">
        <w:rPr>
          <w:color w:val="000000" w:themeColor="text1"/>
        </w:rPr>
        <w:t>are</w:t>
      </w:r>
      <w:r w:rsidR="00BC694F" w:rsidRPr="00FB2CED">
        <w:rPr>
          <w:color w:val="000000" w:themeColor="text1"/>
        </w:rPr>
        <w:t xml:space="preserve"> more sensitive to abiotic forces, which are more variable at the start of the growing season, whereas LSS </w:t>
      </w:r>
      <w:r w:rsidR="00BC694F">
        <w:rPr>
          <w:color w:val="000000" w:themeColor="text1"/>
        </w:rPr>
        <w:t xml:space="preserve">are </w:t>
      </w:r>
      <w:r w:rsidR="00BC694F" w:rsidRPr="00FB2CED">
        <w:rPr>
          <w:color w:val="000000" w:themeColor="text1"/>
        </w:rPr>
        <w:t xml:space="preserve">governed by </w:t>
      </w:r>
      <w:r w:rsidR="00BC694F">
        <w:rPr>
          <w:color w:val="000000" w:themeColor="text1"/>
        </w:rPr>
        <w:t xml:space="preserve">different </w:t>
      </w:r>
      <w:r w:rsidR="00BC694F" w:rsidRPr="00FB2CED">
        <w:rPr>
          <w:color w:val="000000" w:themeColor="text1"/>
        </w:rPr>
        <w:t xml:space="preserve">cues such as photoperiod or biotic forces </w:t>
      </w:r>
      <w:r w:rsidR="0047750B">
        <w:rPr>
          <w:color w:val="000000" w:themeColor="text1"/>
        </w:rPr>
        <w:fldChar w:fldCharType="begin">
          <w:fldData xml:space="preserve">PEVuZE5vdGU+PENpdGU+PEF1dGhvcj5QYXU8L0F1dGhvcj48WWVhcj4yMDExPC9ZZWFyPjxSZWNO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</w:fldData>
        </w:fldChar>
      </w:r>
      <w:r w:rsidR="00B23434">
        <w:rPr>
          <w:color w:val="000000" w:themeColor="text1"/>
        </w:rPr>
        <w:instrText xml:space="preserve"> ADDIN EN.CITE </w:instrText>
      </w:r>
      <w:r w:rsidR="0047750B">
        <w:rPr>
          <w:color w:val="000000" w:themeColor="text1"/>
        </w:rPr>
        <w:fldChar w:fldCharType="begin">
          <w:fldData xml:space="preserve">PEVuZE5vdGU+PENpdGU+PEF1dGhvcj5QYXU8L0F1dGhvcj48WWVhcj4yMDExPC9ZZWFyPjxSZWNO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</w:fldData>
        </w:fldChar>
      </w:r>
      <w:r w:rsidR="00B2343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23434">
        <w:rPr>
          <w:noProof/>
          <w:color w:val="000000" w:themeColor="text1"/>
        </w:rPr>
        <w:t>(Pau</w:t>
      </w:r>
      <w:r w:rsidR="00B23434" w:rsidRPr="00B23434">
        <w:rPr>
          <w:i/>
          <w:noProof/>
          <w:color w:val="000000" w:themeColor="text1"/>
        </w:rPr>
        <w:t xml:space="preserve"> et al.</w:t>
      </w:r>
      <w:r w:rsidR="00B23434">
        <w:rPr>
          <w:noProof/>
          <w:color w:val="000000" w:themeColor="text1"/>
        </w:rPr>
        <w:t xml:space="preserve"> 2011; Valtonen</w:t>
      </w:r>
      <w:r w:rsidR="00B23434" w:rsidRPr="00B23434">
        <w:rPr>
          <w:i/>
          <w:noProof/>
          <w:color w:val="000000" w:themeColor="text1"/>
        </w:rPr>
        <w:t xml:space="preserve"> et al.</w:t>
      </w:r>
      <w:r w:rsidR="00B23434">
        <w:rPr>
          <w:noProof/>
          <w:color w:val="000000" w:themeColor="text1"/>
        </w:rPr>
        <w:t xml:space="preserve"> 2011; Wolkovich</w:t>
      </w:r>
      <w:r w:rsidR="00B23434" w:rsidRPr="00B23434">
        <w:rPr>
          <w:i/>
          <w:noProof/>
          <w:color w:val="000000" w:themeColor="text1"/>
        </w:rPr>
        <w:t xml:space="preserve"> et al.</w:t>
      </w:r>
      <w:r w:rsidR="00B23434">
        <w:rPr>
          <w:noProof/>
          <w:color w:val="000000" w:themeColor="text1"/>
        </w:rPr>
        <w:t xml:space="preserve"> 2014)</w:t>
      </w:r>
      <w:r w:rsidR="0047750B">
        <w:rPr>
          <w:color w:val="000000" w:themeColor="text1"/>
        </w:rPr>
        <w:fldChar w:fldCharType="end"/>
      </w:r>
      <w:r w:rsidR="00B23434">
        <w:rPr>
          <w:color w:val="000000" w:themeColor="text1"/>
        </w:rPr>
        <w:t xml:space="preserve">. </w:t>
      </w:r>
      <w:r w:rsidR="00BC694F" w:rsidRPr="00FB2CED">
        <w:rPr>
          <w:color w:val="000000" w:themeColor="text1"/>
        </w:rPr>
        <w:t>.</w:t>
      </w:r>
      <w:r w:rsidR="00BC694F">
        <w:rPr>
          <w:color w:val="000000" w:themeColor="text1"/>
        </w:rPr>
        <w:t xml:space="preserve"> </w:t>
      </w:r>
    </w:p>
    <w:p w14:paraId="73CE1223" w14:textId="77777777" w:rsidR="00BC694F" w:rsidRDefault="00EE7508" w:rsidP="00B06F9A">
      <w:pPr>
        <w:spacing w:before="100" w:after="100" w:line="480" w:lineRule="auto"/>
        <w:rPr>
          <w:color w:val="000000" w:themeColor="text1"/>
        </w:rPr>
      </w:pPr>
      <w:r>
        <w:rPr>
          <w:color w:val="000000" w:themeColor="text1"/>
        </w:rPr>
        <w:t>T</w:t>
      </w:r>
      <w:r w:rsidR="00282BC8">
        <w:rPr>
          <w:color w:val="000000" w:themeColor="text1"/>
        </w:rPr>
        <w:t>he discrepancies</w:t>
      </w:r>
      <w:r w:rsidR="00210A34">
        <w:rPr>
          <w:color w:val="000000" w:themeColor="text1"/>
        </w:rPr>
        <w:t xml:space="preserve"> across studies</w:t>
      </w:r>
      <w:r w:rsidR="00282BC8">
        <w:rPr>
          <w:color w:val="000000" w:themeColor="text1"/>
        </w:rPr>
        <w:t xml:space="preserve"> we observed</w:t>
      </w:r>
      <w:r w:rsidR="00210A34">
        <w:rPr>
          <w:color w:val="000000" w:themeColor="text1"/>
        </w:rPr>
        <w:t xml:space="preserve"> in the direction and magnitude of </w:t>
      </w:r>
      <w:r w:rsidR="00794F74">
        <w:rPr>
          <w:color w:val="000000" w:themeColor="text1"/>
        </w:rPr>
        <w:t>differences between ESS and LSS</w:t>
      </w:r>
      <w:r w:rsidR="00210A34">
        <w:rPr>
          <w:color w:val="000000" w:themeColor="text1"/>
        </w:rPr>
        <w:t xml:space="preserve"> in phenological shifts is likely </w:t>
      </w:r>
      <w:r w:rsidR="000E680F">
        <w:rPr>
          <w:color w:val="000000" w:themeColor="text1"/>
        </w:rPr>
        <w:t>a</w:t>
      </w:r>
      <w:r w:rsidR="00210A34">
        <w:rPr>
          <w:color w:val="000000" w:themeColor="text1"/>
        </w:rPr>
        <w:t xml:space="preserve"> result of </w:t>
      </w:r>
      <w:r w:rsidR="00D149D5">
        <w:rPr>
          <w:color w:val="000000" w:themeColor="text1"/>
        </w:rPr>
        <w:t>both</w:t>
      </w:r>
      <w:r w:rsidR="00210A34">
        <w:rPr>
          <w:color w:val="000000" w:themeColor="text1"/>
        </w:rPr>
        <w:t xml:space="preserve"> organism</w:t>
      </w:r>
      <w:r w:rsidR="004411EA">
        <w:rPr>
          <w:color w:val="000000" w:themeColor="text1"/>
        </w:rPr>
        <w:t>-response</w:t>
      </w:r>
      <w:r w:rsidR="000E680F">
        <w:rPr>
          <w:color w:val="000000" w:themeColor="text1"/>
        </w:rPr>
        <w:t xml:space="preserve"> </w:t>
      </w:r>
      <w:r w:rsidR="004411EA">
        <w:rPr>
          <w:color w:val="000000" w:themeColor="text1"/>
        </w:rPr>
        <w:t>and environment-driven mechanisms</w:t>
      </w:r>
      <w:r w:rsidR="000E680F">
        <w:rPr>
          <w:color w:val="000000" w:themeColor="text1"/>
        </w:rPr>
        <w:t xml:space="preserve"> working (in opposition, Fig 2c, or synergy, Fig. 2d) </w:t>
      </w:r>
      <w:r w:rsidR="00210A34">
        <w:rPr>
          <w:color w:val="000000" w:themeColor="text1"/>
        </w:rPr>
        <w:t xml:space="preserve">. </w:t>
      </w:r>
      <w:r w:rsidR="004411EA">
        <w:rPr>
          <w:color w:val="000000" w:themeColor="text1"/>
        </w:rPr>
        <w:t xml:space="preserve">For example, in addition to </w:t>
      </w:r>
      <w:r w:rsidR="00282BC8">
        <w:rPr>
          <w:color w:val="000000" w:themeColor="text1"/>
        </w:rPr>
        <w:t xml:space="preserve">potential </w:t>
      </w:r>
      <w:r w:rsidR="004411EA">
        <w:rPr>
          <w:color w:val="000000" w:themeColor="text1"/>
        </w:rPr>
        <w:t>difference</w:t>
      </w:r>
      <w:r w:rsidR="00282BC8">
        <w:rPr>
          <w:color w:val="000000" w:themeColor="text1"/>
        </w:rPr>
        <w:t>s</w:t>
      </w:r>
      <w:r w:rsidR="004411EA">
        <w:rPr>
          <w:color w:val="000000" w:themeColor="text1"/>
        </w:rPr>
        <w:t xml:space="preserve"> in </w:t>
      </w:r>
      <w:r w:rsidR="00282BC8">
        <w:rPr>
          <w:color w:val="000000" w:themeColor="text1"/>
        </w:rPr>
        <w:t xml:space="preserve">the </w:t>
      </w:r>
      <w:r w:rsidR="004411EA">
        <w:rPr>
          <w:color w:val="000000" w:themeColor="text1"/>
        </w:rPr>
        <w:t>cues used by ESS vs. LSS</w:t>
      </w:r>
      <w:r w:rsidR="00A07E05">
        <w:rPr>
          <w:color w:val="000000" w:themeColor="text1"/>
        </w:rPr>
        <w:t xml:space="preserve"> (organism-response mechanism</w:t>
      </w:r>
      <w:r w:rsidR="000E680F">
        <w:rPr>
          <w:color w:val="000000" w:themeColor="text1"/>
        </w:rPr>
        <w:t>)</w:t>
      </w:r>
      <w:r w:rsidR="004411EA">
        <w:rPr>
          <w:color w:val="000000" w:themeColor="text1"/>
        </w:rPr>
        <w:t>, the cues them</w:t>
      </w:r>
      <w:r w:rsidR="000D4F9B">
        <w:rPr>
          <w:color w:val="000000" w:themeColor="text1"/>
        </w:rPr>
        <w:t>s</w:t>
      </w:r>
      <w:r w:rsidR="004411EA">
        <w:rPr>
          <w:color w:val="000000" w:themeColor="text1"/>
        </w:rPr>
        <w:t>elves have changed at different rates</w:t>
      </w:r>
      <w:r w:rsidR="00A07E05">
        <w:rPr>
          <w:color w:val="000000" w:themeColor="text1"/>
        </w:rPr>
        <w:t xml:space="preserve"> (environment-driven mechanis</w:t>
      </w:r>
      <w:r w:rsidR="000E680F">
        <w:rPr>
          <w:color w:val="000000" w:themeColor="text1"/>
        </w:rPr>
        <w:t>m</w:t>
      </w:r>
      <w:r w:rsidR="00A07E05">
        <w:rPr>
          <w:color w:val="000000" w:themeColor="text1"/>
        </w:rPr>
        <w:t>)</w:t>
      </w:r>
      <w:r w:rsidR="004411EA">
        <w:rPr>
          <w:color w:val="000000" w:themeColor="text1"/>
        </w:rPr>
        <w:t>.</w:t>
      </w:r>
      <w:r w:rsidR="00282BC8">
        <w:rPr>
          <w:color w:val="000000" w:themeColor="text1"/>
        </w:rPr>
        <w:t xml:space="preserve"> As an example, </w:t>
      </w:r>
      <w:commentRangeStart w:id="536"/>
      <w:r w:rsidR="00282BC8">
        <w:rPr>
          <w:color w:val="000000" w:themeColor="text1"/>
        </w:rPr>
        <w:t>t</w:t>
      </w:r>
      <w:r w:rsidR="00BC694F">
        <w:rPr>
          <w:color w:val="000000" w:themeColor="text1"/>
        </w:rPr>
        <w:t xml:space="preserve">he cues used by ESS (i.e. temperature and snowmelt) are </w:t>
      </w:r>
      <w:r w:rsidR="00282BC8">
        <w:rPr>
          <w:color w:val="000000" w:themeColor="text1"/>
        </w:rPr>
        <w:t xml:space="preserve">often </w:t>
      </w:r>
      <w:r w:rsidR="00BC694F">
        <w:rPr>
          <w:color w:val="000000" w:themeColor="text1"/>
        </w:rPr>
        <w:t>dynamic whereas photoperiod</w:t>
      </w:r>
      <w:r w:rsidR="008578FF">
        <w:rPr>
          <w:color w:val="000000" w:themeColor="text1"/>
        </w:rPr>
        <w:t>, the cue often used by LSS,</w:t>
      </w:r>
      <w:r w:rsidR="00BC694F">
        <w:rPr>
          <w:color w:val="000000" w:themeColor="text1"/>
        </w:rPr>
        <w:t xml:space="preserve"> is static </w: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Ij4gZXQgYWwuPC9zdHlsZT4gMTk5NTsgS3VkbzxzdHlsZSBmYWNlPSJpdGFsaWMiPiBldCBhbC48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</w:fldData>
        </w:fldChar>
      </w:r>
      <w:r w:rsidR="00BC694F">
        <w:rPr>
          <w:color w:val="000000" w:themeColor="text1"/>
        </w:rPr>
        <w:instrText xml:space="preserve"> ADDIN EN.CITE </w:instrTex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Ij4gZXQgYWwuPC9zdHlsZT4gMTk5NTsgS3VkbzxzdHlsZSBmYWNlPSJpdGFsaWMiPiBldCBhbC48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</w:fldData>
        </w:fldChar>
      </w:r>
      <w:r w:rsidR="00BC694F">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C694F">
        <w:rPr>
          <w:noProof/>
          <w:color w:val="000000" w:themeColor="text1"/>
        </w:rPr>
        <w:t>(Fitter</w:t>
      </w:r>
      <w:r w:rsidR="00BC694F" w:rsidRPr="00063E8C">
        <w:rPr>
          <w:i/>
          <w:noProof/>
          <w:color w:val="000000" w:themeColor="text1"/>
        </w:rPr>
        <w:t xml:space="preserve"> et al.</w:t>
      </w:r>
      <w:r w:rsidR="00BC694F">
        <w:rPr>
          <w:noProof/>
          <w:color w:val="000000" w:themeColor="text1"/>
        </w:rPr>
        <w:t xml:space="preserve"> 1995; </w:t>
      </w:r>
      <w:r w:rsidR="00BC694F">
        <w:rPr>
          <w:noProof/>
          <w:color w:val="000000" w:themeColor="text1"/>
        </w:rPr>
        <w:lastRenderedPageBreak/>
        <w:t>Kudo</w:t>
      </w:r>
      <w:r w:rsidR="00BC694F" w:rsidRPr="00063E8C">
        <w:rPr>
          <w:i/>
          <w:noProof/>
          <w:color w:val="000000" w:themeColor="text1"/>
        </w:rPr>
        <w:t xml:space="preserve"> et al.</w:t>
      </w:r>
      <w:r w:rsidR="00BC694F">
        <w:rPr>
          <w:noProof/>
          <w:color w:val="000000" w:themeColor="text1"/>
        </w:rPr>
        <w:t xml:space="preserve"> 2008)</w:t>
      </w:r>
      <w:r w:rsidR="0047750B">
        <w:rPr>
          <w:color w:val="000000" w:themeColor="text1"/>
        </w:rPr>
        <w:fldChar w:fldCharType="end"/>
      </w:r>
      <w:r w:rsidR="00BC694F" w:rsidRPr="00FB2CED">
        <w:rPr>
          <w:color w:val="000000" w:themeColor="text1"/>
        </w:rPr>
        <w:t xml:space="preserve">. </w:t>
      </w:r>
      <w:commentRangeEnd w:id="536"/>
      <w:r w:rsidR="00BC694F">
        <w:rPr>
          <w:rStyle w:val="CommentReference"/>
          <w:vanish/>
        </w:rPr>
        <w:commentReference w:id="536"/>
      </w:r>
      <w:r w:rsidR="00A07E05" w:rsidRPr="00A07E05">
        <w:rPr>
          <w:color w:val="000000" w:themeColor="text1"/>
        </w:rPr>
        <w:t xml:space="preserve"> </w:t>
      </w:r>
      <w:r w:rsidR="00282BC8">
        <w:rPr>
          <w:color w:val="000000" w:themeColor="text1"/>
        </w:rPr>
        <w:t>Additionally, i</w:t>
      </w:r>
      <w:r w:rsidR="00A07E05">
        <w:rPr>
          <w:color w:val="000000" w:themeColor="text1"/>
        </w:rPr>
        <w:t>t has been shown that</w:t>
      </w:r>
      <w:r w:rsidR="00A07E05" w:rsidRPr="00FB2CED">
        <w:rPr>
          <w:color w:val="000000" w:themeColor="text1"/>
        </w:rPr>
        <w:t xml:space="preserve"> ESS </w:t>
      </w:r>
      <w:r w:rsidR="00A07E05">
        <w:rPr>
          <w:color w:val="000000" w:themeColor="text1"/>
        </w:rPr>
        <w:t xml:space="preserve">plants </w:t>
      </w:r>
      <w:r w:rsidR="00A07E05" w:rsidRPr="00FB2CED">
        <w:rPr>
          <w:color w:val="000000" w:themeColor="text1"/>
        </w:rPr>
        <w:t xml:space="preserve">can be more sensitive to the temperatures immediately preceding the phenological phase (1-2 months) whereas temperatures further back (up to 4 months) are more important for LSS </w:t>
      </w:r>
      <w:r w:rsidR="0047750B" w:rsidRPr="00FB2CED">
        <w:rPr>
          <w:color w:val="000000" w:themeColor="text1"/>
        </w:rPr>
        <w:fldChar w:fldCharType="begin">
          <w:fldData xml:space="preserve">PEVuZE5vdGU+PENpdGU+PEF1dGhvcj5GaXR0ZXI8L0F1dGhvcj48WWVhcj4xOTk1PC9ZZWFyPjxS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</w:fldData>
        </w:fldChar>
      </w:r>
      <w:r w:rsidR="00A07E05">
        <w:rPr>
          <w:color w:val="000000" w:themeColor="text1"/>
        </w:rPr>
        <w:instrText xml:space="preserve"> ADDIN EN.CITE </w:instrTex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Ij4gZXQgYWwuPC9zdHlsZT4gMTk5NSk8L0Rpc3BsYXlUZXh0PjxyZWNvcmQ+PHJlYy1udW1iZXI+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</w:fldData>
        </w:fldChar>
      </w:r>
      <w:r w:rsidR="00A07E05">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rFonts w:eastAsia="Times New Roman"/>
          <w:color w:val="000000" w:themeColor="text1"/>
        </w:rPr>
      </w:r>
      <w:r w:rsidR="0047750B" w:rsidRPr="00FB2CED">
        <w:rPr>
          <w:rFonts w:eastAsia="Times New Roman"/>
          <w:color w:val="000000" w:themeColor="text1"/>
        </w:rPr>
        <w:fldChar w:fldCharType="separate"/>
      </w:r>
      <w:r w:rsidR="00A07E05" w:rsidRPr="00063E8C">
        <w:rPr>
          <w:noProof/>
          <w:color w:val="000000" w:themeColor="text1"/>
        </w:rPr>
        <w:t>(Fitter</w:t>
      </w:r>
      <w:r w:rsidR="00A07E05" w:rsidRPr="00063E8C">
        <w:rPr>
          <w:i/>
          <w:noProof/>
          <w:color w:val="000000" w:themeColor="text1"/>
        </w:rPr>
        <w:t xml:space="preserve"> et al.</w:t>
      </w:r>
      <w:r w:rsidR="00A07E05" w:rsidRPr="00063E8C">
        <w:rPr>
          <w:noProof/>
          <w:color w:val="000000" w:themeColor="text1"/>
        </w:rPr>
        <w:t xml:space="preserve"> 1995)</w:t>
      </w:r>
      <w:r w:rsidR="0047750B" w:rsidRPr="00FB2CED">
        <w:rPr>
          <w:color w:val="000000" w:themeColor="text1"/>
        </w:rPr>
        <w:fldChar w:fldCharType="end"/>
      </w:r>
      <w:r w:rsidR="00124C6B">
        <w:rPr>
          <w:color w:val="000000" w:themeColor="text1"/>
        </w:rPr>
        <w:t xml:space="preserve"> (</w:t>
      </w:r>
      <w:r w:rsidR="000E680F">
        <w:rPr>
          <w:color w:val="000000" w:themeColor="text1"/>
        </w:rPr>
        <w:t>see</w:t>
      </w:r>
      <w:r w:rsidR="00124C6B">
        <w:rPr>
          <w:color w:val="000000" w:themeColor="text1"/>
        </w:rPr>
        <w:t xml:space="preserve"> Box</w:t>
      </w:r>
      <w:r w:rsidR="000E680F">
        <w:rPr>
          <w:color w:val="000000" w:themeColor="text1"/>
        </w:rPr>
        <w:t xml:space="preserve"> 2</w:t>
      </w:r>
      <w:r w:rsidR="00124C6B">
        <w:rPr>
          <w:color w:val="000000" w:themeColor="text1"/>
        </w:rPr>
        <w:t>)</w:t>
      </w:r>
      <w:r w:rsidR="00A07E05" w:rsidRPr="00FB2CED">
        <w:rPr>
          <w:color w:val="000000" w:themeColor="text1"/>
        </w:rPr>
        <w:t>.</w:t>
      </w:r>
      <w:r w:rsidR="00A07E05">
        <w:rPr>
          <w:color w:val="000000" w:themeColor="text1"/>
        </w:rPr>
        <w:t xml:space="preserve"> </w:t>
      </w:r>
      <w:r w:rsidR="00282BC8">
        <w:rPr>
          <w:color w:val="000000" w:themeColor="text1"/>
        </w:rPr>
        <w:t>In this case</w:t>
      </w:r>
      <w:r w:rsidR="00A07E05">
        <w:rPr>
          <w:color w:val="000000" w:themeColor="text1"/>
        </w:rPr>
        <w:t xml:space="preserve">, ESS may exhibit greater phenological shifts because they are generally more sensitive to temperature than LSS </w:t>
      </w:r>
      <w:r w:rsidR="00282BC8">
        <w:rPr>
          <w:color w:val="000000" w:themeColor="text1"/>
        </w:rPr>
        <w:t xml:space="preserve">(organism-response mechanism) </w:t>
      </w:r>
      <w:r w:rsidR="00A07E05">
        <w:rPr>
          <w:color w:val="000000" w:themeColor="text1"/>
        </w:rPr>
        <w:t>and/or because their temperature cues are changing more than the temperature cues used by LSS</w:t>
      </w:r>
      <w:r w:rsidR="00282BC8">
        <w:rPr>
          <w:color w:val="000000" w:themeColor="text1"/>
        </w:rPr>
        <w:t xml:space="preserve"> (environment-driven mechanism)</w:t>
      </w:r>
      <w:r w:rsidR="00A07E05">
        <w:rPr>
          <w:color w:val="000000" w:themeColor="text1"/>
        </w:rPr>
        <w:t xml:space="preserve">. </w:t>
      </w:r>
      <w:r w:rsidR="004A27E5">
        <w:rPr>
          <w:color w:val="000000" w:themeColor="text1"/>
        </w:rPr>
        <w:t>Finally, p</w:t>
      </w:r>
      <w:r w:rsidR="00A07E05">
        <w:rPr>
          <w:color w:val="000000" w:themeColor="text1"/>
        </w:rPr>
        <w:t>otential differences in</w:t>
      </w:r>
      <w:r w:rsidR="004A27E5">
        <w:rPr>
          <w:color w:val="000000" w:themeColor="text1"/>
        </w:rPr>
        <w:t xml:space="preserve"> the</w:t>
      </w:r>
      <w:r w:rsidR="00A07E05">
        <w:rPr>
          <w:color w:val="000000" w:themeColor="text1"/>
        </w:rPr>
        <w:t xml:space="preserve"> chilling requirements of ESS vs. LSS plants (organism-response mechanism) could </w:t>
      </w:r>
      <w:r w:rsidR="00AC0A95">
        <w:rPr>
          <w:color w:val="000000" w:themeColor="text1"/>
        </w:rPr>
        <w:t>change the</w:t>
      </w:r>
      <w:r w:rsidR="00A07E05">
        <w:rPr>
          <w:color w:val="000000" w:themeColor="text1"/>
        </w:rPr>
        <w:t xml:space="preserve"> likelihood that they are affected by temperature changes (environment-driven mechanism) and thus lead to differences in the direction of phenological shifts.</w:t>
      </w:r>
      <w:r w:rsidR="00A07E05" w:rsidRPr="00A07E05">
        <w:rPr>
          <w:color w:val="000000" w:themeColor="text1"/>
        </w:rPr>
        <w:t xml:space="preserve"> </w:t>
      </w:r>
      <w:r w:rsidR="00A07E05">
        <w:rPr>
          <w:color w:val="000000" w:themeColor="text1"/>
        </w:rPr>
        <w:t xml:space="preserve">For example, plant species with greater chilling requirements </w:t>
      </w:r>
      <w:r w:rsidR="00A07E05" w:rsidRPr="00FB2CED">
        <w:rPr>
          <w:color w:val="000000" w:themeColor="text1"/>
        </w:rPr>
        <w:t>are more likely to be disrupted by fall or winter warming</w:t>
      </w:r>
      <w:r w:rsidR="00A07E05">
        <w:rPr>
          <w:color w:val="000000" w:themeColor="text1"/>
        </w:rPr>
        <w:t>,</w:t>
      </w:r>
      <w:r w:rsidR="00A07E05" w:rsidRPr="00FB2CED">
        <w:rPr>
          <w:color w:val="000000" w:themeColor="text1"/>
        </w:rPr>
        <w:t xml:space="preserve"> which can delay flowering</w:t>
      </w:r>
      <w:r w:rsidR="00A07E05">
        <w:rPr>
          <w:color w:val="000000" w:themeColor="text1"/>
        </w:rPr>
        <w:t xml:space="preserve"> </w:t>
      </w:r>
      <w:r w:rsidR="00A07E05" w:rsidRPr="00FB2CED">
        <w:rPr>
          <w:color w:val="000000" w:themeColor="text1"/>
        </w:rPr>
        <w:t>(</w:t>
      </w:r>
      <w:r w:rsidR="0047750B">
        <w:rPr>
          <w:color w:val="000000" w:themeColor="text1"/>
        </w:rPr>
        <w:fldChar w:fldCharType="begin"/>
      </w:r>
      <w:r w:rsidR="00A07E05">
        <w:rPr>
          <w:color w:val="000000" w:themeColor="text1"/>
        </w:rPr>
        <w:instrText xml:space="preserve"> ADDIN EN.CITE &lt;EndNote&gt;&lt;Cite&gt;&lt;Author&gt;Fitter&lt;/Author&gt;&lt;Year&gt;1995&lt;/Year&gt;&lt;RecNum&gt;822&lt;/RecNum&gt;&lt;DisplayText&gt;(Fitter&lt;style face="italic"&gt; et al.&lt;/style&gt; 1995)&lt;/DisplayText&gt;&lt;record&gt;&lt;rec-number&gt;822&lt;/rec-number&gt;&lt;foreign-keys&gt;&lt;key app="EN" db-id="tswepwzphrdd5teef5upp92y9wxtxvpzzvrz" timestamp="1457498148"&gt;822&lt;/key&gt;&lt;/foreign-keys&gt;&lt;ref-type name="Journal Article"&gt;17&lt;/ref-type&gt;&lt;contributors&gt;&lt;authors&gt;&lt;author&gt;Fitter, A. H.&lt;/author&gt;&lt;author&gt;Fitter, R. S. R.&lt;/author&gt;&lt;author&gt;Harris, I. T. B.&lt;/author&gt;&lt;author&gt;Williamson, M. H.&lt;/author&gt;&lt;/authors&gt;&lt;/contributors&gt;&lt;auth-address&gt;FITTER, AH (reprint author), UNIV YORK,DEPT BIOL,YORK YO1 5DD,N YORKSHIRE,ENGLAND.&lt;/auth-address&gt;&lt;titles&gt;&lt;title&gt;RELATIONSHIPS BETWEEN 1ST FLOWERING DATE AND TEMPERATURE IN THE FLORA OF A LOCALITY IN CENTRAL ENGLAND&lt;/title&gt;&lt;secondary-title&gt;Functional Ecology&lt;/secondary-title&gt;&lt;/titles&gt;&lt;periodical&gt;&lt;full-title&gt;Functional Ecology&lt;/full-title&gt;&lt;abbr-1&gt;Funct. Ecol.&lt;/abbr-1&gt;&lt;/periodical&gt;&lt;pages&gt;55-60&lt;/pages&gt;&lt;volume&gt;9&lt;/volume&gt;&lt;number&gt;1&lt;/number&gt;&lt;keywords&gt;&lt;keyword&gt;climate change&lt;/keyword&gt;&lt;keyword&gt;flowering time&lt;/keyword&gt;&lt;keyword&gt;phenology&lt;/keyword&gt;&lt;keyword&gt;photoperiod&lt;/keyword&gt;&lt;keyword&gt;Environmental Sciences &amp;amp; Ecology&lt;/keyword&gt;&lt;/keywords&gt;&lt;dates&gt;&lt;year&gt;1995&lt;/year&gt;&lt;pub-dates&gt;&lt;date&gt;Feb&lt;/date&gt;&lt;/pub-dates&gt;&lt;/dates&gt;&lt;isbn&gt;0269-8463&lt;/isbn&gt;&lt;accession-num&gt;WOS:A1995QU47000007&lt;/accession-num&gt;&lt;work-type&gt;Article&lt;/work-type&gt;&lt;urls&gt;&lt;related-urls&gt;&lt;url&gt;&amp;lt;Go to ISI&amp;gt;://WOS:A1995QU47000007&lt;/url&gt;&lt;/related-urls&gt;&lt;/urls&gt;&lt;electronic-resource-num&gt;10.2307/2390090&lt;/electronic-resource-num&gt;&lt;language&gt;English&lt;/language&gt;&lt;/record&gt;&lt;/Cite&gt;&lt;/EndNote&gt;</w:instrText>
      </w:r>
      <w:r w:rsidR="0047750B">
        <w:rPr>
          <w:color w:val="000000" w:themeColor="text1"/>
        </w:rPr>
        <w:fldChar w:fldCharType="separate"/>
      </w:r>
      <w:r w:rsidR="00A07E05">
        <w:rPr>
          <w:noProof/>
          <w:color w:val="000000" w:themeColor="text1"/>
        </w:rPr>
        <w:t>(Fitter</w:t>
      </w:r>
      <w:r w:rsidR="00A07E05" w:rsidRPr="00063E8C">
        <w:rPr>
          <w:i/>
          <w:noProof/>
          <w:color w:val="000000" w:themeColor="text1"/>
        </w:rPr>
        <w:t xml:space="preserve"> et al.</w:t>
      </w:r>
      <w:r w:rsidR="00A07E05">
        <w:rPr>
          <w:noProof/>
          <w:color w:val="000000" w:themeColor="text1"/>
        </w:rPr>
        <w:t xml:space="preserve"> 1995)</w:t>
      </w:r>
      <w:r w:rsidR="0047750B">
        <w:rPr>
          <w:color w:val="000000" w:themeColor="text1"/>
        </w:rPr>
        <w:fldChar w:fldCharType="end"/>
      </w:r>
      <w:r w:rsidR="00A07E05" w:rsidRPr="00FB2CED">
        <w:rPr>
          <w:color w:val="000000" w:themeColor="text1"/>
        </w:rPr>
        <w:t xml:space="preserve">; </w:t>
      </w:r>
      <w:commentRangeStart w:id="537"/>
      <w:r w:rsidR="00A07E05" w:rsidRPr="00FB2CED">
        <w:rPr>
          <w:color w:val="000000" w:themeColor="text1"/>
        </w:rPr>
        <w:t>Cook et al., 2012a</w:t>
      </w:r>
      <w:commentRangeEnd w:id="537"/>
      <w:r w:rsidR="00124C6B">
        <w:rPr>
          <w:rStyle w:val="CommentReference"/>
        </w:rPr>
        <w:commentReference w:id="537"/>
      </w:r>
      <w:r w:rsidR="00A07E05" w:rsidRPr="00FB2CED">
        <w:rPr>
          <w:color w:val="000000" w:themeColor="text1"/>
        </w:rPr>
        <w:t>).</w:t>
      </w:r>
    </w:p>
    <w:p w14:paraId="439AC219" w14:textId="77777777" w:rsidR="00523B98" w:rsidRDefault="002846C1" w:rsidP="00B06F9A">
      <w:pPr>
        <w:spacing w:before="100" w:after="100" w:line="480" w:lineRule="auto"/>
        <w:rPr>
          <w:color w:val="000000" w:themeColor="text1"/>
        </w:rPr>
      </w:pPr>
      <w:commentRangeStart w:id="538"/>
      <w:r w:rsidRPr="00FB2CED">
        <w:rPr>
          <w:color w:val="000000" w:themeColor="text1"/>
        </w:rPr>
        <w:t xml:space="preserve">In summary, </w:t>
      </w:r>
      <w:r w:rsidR="0006388F">
        <w:rPr>
          <w:color w:val="000000" w:themeColor="text1"/>
        </w:rPr>
        <w:t>the majority of studies have found that ESS have shifted their phenology more than LSS in response to recent climate change. However, there are many cases demonstrating different patterns. Therefore there do</w:t>
      </w:r>
      <w:r w:rsidRPr="00FB2CED">
        <w:rPr>
          <w:color w:val="000000" w:themeColor="text1"/>
        </w:rPr>
        <w:t xml:space="preserve">es not appear to be any </w:t>
      </w:r>
      <w:r w:rsidR="00A807D1">
        <w:rPr>
          <w:color w:val="000000" w:themeColor="text1"/>
        </w:rPr>
        <w:t>consistent</w:t>
      </w:r>
      <w:r w:rsidRPr="00FB2CED">
        <w:rPr>
          <w:color w:val="000000" w:themeColor="text1"/>
        </w:rPr>
        <w:t xml:space="preserve"> </w:t>
      </w:r>
      <w:r w:rsidR="00794F74">
        <w:rPr>
          <w:color w:val="000000" w:themeColor="text1"/>
        </w:rPr>
        <w:t>differences</w:t>
      </w:r>
      <w:r w:rsidRPr="00FB2CED">
        <w:rPr>
          <w:color w:val="000000" w:themeColor="text1"/>
        </w:rPr>
        <w:t xml:space="preserve"> between</w:t>
      </w:r>
      <w:r w:rsidR="00794F74">
        <w:rPr>
          <w:color w:val="000000" w:themeColor="text1"/>
        </w:rPr>
        <w:t xml:space="preserve"> ESS and LSS in</w:t>
      </w:r>
      <w:r w:rsidRPr="00FB2CED">
        <w:rPr>
          <w:color w:val="000000" w:themeColor="text1"/>
        </w:rPr>
        <w:t xml:space="preserve"> the magnitude or direction of phenological shift. </w:t>
      </w:r>
      <w:commentRangeEnd w:id="538"/>
      <w:r w:rsidR="003B2E8D">
        <w:rPr>
          <w:rStyle w:val="CommentReference"/>
        </w:rPr>
        <w:commentReference w:id="538"/>
      </w:r>
      <w:r w:rsidRPr="00FB2CED">
        <w:rPr>
          <w:color w:val="000000" w:themeColor="text1"/>
        </w:rPr>
        <w:t xml:space="preserve">In contexts where there are differences in phenological shifts between ESS and LSS, the </w:t>
      </w:r>
      <w:r w:rsidR="0006388F">
        <w:rPr>
          <w:color w:val="000000" w:themeColor="text1"/>
        </w:rPr>
        <w:t xml:space="preserve">underlying </w:t>
      </w:r>
      <w:r w:rsidRPr="00FB2CED">
        <w:rPr>
          <w:color w:val="000000" w:themeColor="text1"/>
        </w:rPr>
        <w:t>mechanism(s) driving these discrepancies is unclear.</w:t>
      </w:r>
      <w:r w:rsidR="0006388F">
        <w:rPr>
          <w:color w:val="000000" w:themeColor="text1"/>
        </w:rPr>
        <w:t xml:space="preserve"> </w:t>
      </w:r>
    </w:p>
    <w:p w14:paraId="23151CD0" w14:textId="77777777" w:rsidR="00523B98" w:rsidRDefault="0006388F" w:rsidP="00B06F9A">
      <w:pPr>
        <w:spacing w:before="100" w:after="100" w:line="480" w:lineRule="auto"/>
        <w:rPr>
          <w:color w:val="000000" w:themeColor="text1"/>
        </w:rPr>
      </w:pPr>
      <w:r>
        <w:rPr>
          <w:color w:val="000000" w:themeColor="text1"/>
        </w:rPr>
        <w:t>NOTE</w:t>
      </w:r>
      <w:r w:rsidR="00523B98">
        <w:rPr>
          <w:color w:val="000000" w:themeColor="text1"/>
        </w:rPr>
        <w:t>s</w:t>
      </w:r>
      <w:r>
        <w:rPr>
          <w:color w:val="000000" w:themeColor="text1"/>
        </w:rPr>
        <w:t xml:space="preserve"> FOR ME (HK): </w:t>
      </w:r>
    </w:p>
    <w:p w14:paraId="7BFF2855" w14:textId="77777777" w:rsidR="00661979" w:rsidRDefault="00523B98" w:rsidP="00B06F9A">
      <w:pPr>
        <w:spacing w:before="100" w:after="100" w:line="480" w:lineRule="auto"/>
        <w:rPr>
          <w:color w:val="000000" w:themeColor="text1"/>
        </w:rPr>
      </w:pPr>
      <w:r>
        <w:rPr>
          <w:color w:val="000000" w:themeColor="text1"/>
        </w:rPr>
        <w:t>-</w:t>
      </w:r>
      <w:r w:rsidR="0006388F">
        <w:rPr>
          <w:color w:val="000000" w:themeColor="text1"/>
        </w:rPr>
        <w:t xml:space="preserve">NEED TO ADJUST CONCLUSION </w:t>
      </w:r>
      <w:r w:rsidR="00923A68">
        <w:rPr>
          <w:color w:val="000000" w:themeColor="text1"/>
        </w:rPr>
        <w:t>CLOSER TO FINAL DRAFT STAGE</w:t>
      </w:r>
      <w:r w:rsidR="0006388F">
        <w:rPr>
          <w:color w:val="000000" w:themeColor="text1"/>
        </w:rPr>
        <w:t>.</w:t>
      </w:r>
    </w:p>
    <w:p w14:paraId="06BB3DBE" w14:textId="77777777" w:rsidR="00640B24" w:rsidRDefault="00523B98" w:rsidP="00B06F9A">
      <w:pPr>
        <w:spacing w:before="100" w:after="100" w:line="480" w:lineRule="auto"/>
        <w:rPr>
          <w:color w:val="000000" w:themeColor="text1"/>
        </w:rPr>
      </w:pPr>
      <w:r>
        <w:rPr>
          <w:color w:val="000000" w:themeColor="text1"/>
        </w:rPr>
        <w:t>-</w:t>
      </w:r>
      <w:r w:rsidR="00640B24">
        <w:rPr>
          <w:color w:val="000000" w:themeColor="text1"/>
        </w:rPr>
        <w:t xml:space="preserve">Additionally, seasonal timing can be defined by </w:t>
      </w:r>
      <w:commentRangeStart w:id="539"/>
      <w:r w:rsidR="00640B24">
        <w:rPr>
          <w:color w:val="000000" w:themeColor="text1"/>
        </w:rPr>
        <w:t xml:space="preserve">interaction type </w:t>
      </w:r>
      <w:commentRangeEnd w:id="539"/>
      <w:r w:rsidR="00640B24">
        <w:rPr>
          <w:rStyle w:val="CommentReference"/>
        </w:rPr>
        <w:commentReference w:id="539"/>
      </w:r>
      <w:r w:rsidR="00640B24">
        <w:rPr>
          <w:color w:val="000000" w:themeColor="text1"/>
        </w:rPr>
        <w:t xml:space="preserve">(Elzinga et al. 2007), overwintering stage in diapausing insects (Altermatt 2010; Karlsson 2014), or ecological or </w:t>
      </w:r>
      <w:r w:rsidR="00640B24">
        <w:rPr>
          <w:color w:val="000000" w:themeColor="text1"/>
        </w:rPr>
        <w:lastRenderedPageBreak/>
        <w:t>functional traits</w:t>
      </w:r>
      <w:r w:rsidR="0047750B">
        <w:rPr>
          <w:color w:val="000000" w:themeColor="text1"/>
        </w:rPr>
        <w:fldChar w:fldCharType="begin"/>
      </w:r>
      <w:r w:rsidR="00640B24">
        <w:rPr>
          <w:color w:val="000000" w:themeColor="text1"/>
        </w:rPr>
        <w:instrText xml:space="preserve"> ADDIN EN.CITE &lt;EndNote&gt;&lt;Cite&gt;&lt;Author&gt;Kudo&lt;/Author&gt;&lt;Year&gt;2008&lt;/Year&gt;&lt;RecNum&gt;824&lt;/RecNum&gt;&lt;DisplayText&gt;(Kudo&lt;style face="italic"&gt; et al.&lt;/style&gt; 2008)&lt;/DisplayText&gt;&lt;record&gt;&lt;rec-number&gt;824&lt;/rec-number&gt;&lt;foreign-keys&gt;&lt;key app="EN" db-id="tswepwzphrdd5teef5upp92y9wxtxvpzzvrz" timestamp="1457669345"&gt;824&lt;/key&gt;&lt;/foreign-keys&gt;&lt;ref-type name="Journal Article"&gt;17&lt;/ref-type&gt;&lt;contributors&gt;&lt;authors&gt;&lt;author&gt;Kudo, Gaku&lt;/author&gt;&lt;author&gt;Ida, Takashi Y.&lt;/author&gt;&lt;author&gt;Tani, Tomokazu&lt;/author&gt;&lt;/authors&gt;&lt;/contributors&gt;&lt;titles&gt;&lt;title&gt;Linkages between Phenology, Pollination, Photosynthesis, and Reproduction in Deciduous Forest Understory Plants&lt;/title&gt;&lt;secondary-title&gt;Ecology&lt;/secondary-title&gt;&lt;/titles&gt;&lt;periodical&gt;&lt;full-title&gt;Ecology&lt;/full-title&gt;&lt;abbr-1&gt;Ecology&lt;/abbr-1&gt;&lt;/periodical&gt;&lt;pages&gt;321-331&lt;/pages&gt;&lt;volume&gt;89&lt;/volume&gt;&lt;number&gt;2&lt;/number&gt;&lt;dates&gt;&lt;year&gt;2008&lt;/year&gt;&lt;/dates&gt;&lt;publisher&gt;Ecological Society of America&lt;/publisher&gt;&lt;isbn&gt;00129658, 19399170&lt;/isbn&gt;&lt;urls&gt;&lt;related-urls&gt;&lt;url&gt;http://www.jstor.org/stable/27651545&lt;/url&gt;&lt;/related-urls&gt;&lt;/urls&gt;&lt;custom1&gt;Full publication date: Feb., 2008&lt;/custom1&gt;&lt;/record&gt;&lt;/Cite&gt;&lt;/EndNote&gt;</w:instrText>
      </w:r>
      <w:r w:rsidR="0047750B">
        <w:rPr>
          <w:color w:val="000000" w:themeColor="text1"/>
        </w:rPr>
        <w:fldChar w:fldCharType="separate"/>
      </w:r>
      <w:r w:rsidR="00640B24">
        <w:rPr>
          <w:noProof/>
          <w:color w:val="000000" w:themeColor="text1"/>
        </w:rPr>
        <w:t>(Kudo</w:t>
      </w:r>
      <w:r w:rsidR="00640B24" w:rsidRPr="00644C34">
        <w:rPr>
          <w:i/>
          <w:noProof/>
          <w:color w:val="000000" w:themeColor="text1"/>
        </w:rPr>
        <w:t xml:space="preserve"> et al.</w:t>
      </w:r>
      <w:r w:rsidR="00640B24">
        <w:rPr>
          <w:noProof/>
          <w:color w:val="000000" w:themeColor="text1"/>
        </w:rPr>
        <w:t xml:space="preserve"> 2008)</w:t>
      </w:r>
      <w:r w:rsidR="0047750B">
        <w:rPr>
          <w:color w:val="000000" w:themeColor="text1"/>
        </w:rPr>
        <w:fldChar w:fldCharType="end"/>
      </w:r>
      <w:r w:rsidR="00640B24">
        <w:rPr>
          <w:color w:val="000000" w:themeColor="text1"/>
        </w:rPr>
        <w:t>. For example, a recent review found that pollinators tend to be ESS whereas seed predators tend to be LSS (</w:t>
      </w:r>
      <w:r w:rsidR="0047750B">
        <w:rPr>
          <w:color w:val="000000" w:themeColor="text1"/>
        </w:rPr>
        <w:fldChar w:fldCharType="begin"/>
      </w:r>
      <w:r w:rsidR="00640B24">
        <w:rPr>
          <w:color w:val="000000" w:themeColor="text1"/>
        </w:rPr>
        <w:instrText xml:space="preserve"> ADDIN EN.CITE &lt;EndNote&gt;&lt;Cite&gt;&lt;Author&gt;Elzinga&lt;/Author&gt;&lt;Year&gt;2007&lt;/Year&gt;&lt;RecNum&gt;948&lt;/RecNum&gt;&lt;DisplayText&gt;(Elzinga&lt;style face="italic"&gt; et al.&lt;/style&gt; 2007)&lt;/DisplayText&gt;&lt;record&gt;&lt;rec-number&gt;948&lt;/rec-number&gt;&lt;foreign-keys&gt;&lt;key app="EN" db-id="tswepwzphrdd5teef5upp92y9wxtxvpzzvrz" timestamp="1476712144"&gt;948&lt;/key&gt;&lt;/foreign-keys&gt;&lt;ref-type name="Journal Article"&gt;17&lt;/ref-type&gt;&lt;contributors&gt;&lt;authors&gt;&lt;author&gt;Elzinga, Jelmer A.&lt;/author&gt;&lt;author&gt;Atlan, Anne&lt;/author&gt;&lt;author&gt;Biere, Arjen&lt;/author&gt;&lt;author&gt;Gigord, Luc&lt;/author&gt;&lt;author&gt;Weis, Arthur E.&lt;/author&gt;&lt;author&gt;Bernasconi, Giorgina&lt;/author&gt;&lt;/authors&gt;&lt;/contributors&gt;&lt;titles&gt;&lt;title&gt;Time after time: flowering phenology and biotic interactions&lt;/title&gt;&lt;secondary-title&gt;Trends in Ecology &amp;amp; Evolution&lt;/secondary-title&gt;&lt;/titles&gt;&lt;periodical&gt;&lt;full-title&gt;Trends in Ecology &amp;amp; Evolution&lt;/full-title&gt;&lt;abbr-1&gt;Trends Ecol. Evol.&lt;/abbr-1&gt;&lt;/periodical&gt;&lt;pages&gt;432-439&lt;/pages&gt;&lt;volume&gt;22&lt;/volume&gt;&lt;number&gt;8&lt;/number&gt;&lt;dates&gt;&lt;year&gt;2007&lt;/year&gt;&lt;pub-dates&gt;&lt;date&gt;8//&lt;/date&gt;&lt;/pub-dates&gt;&lt;/dates&gt;&lt;isbn&gt;0169-5347&lt;/isbn&gt;&lt;urls&gt;&lt;related-urls&gt;&lt;url&gt;http://www.sciencedirect.com/science/article/pii/S0169534707001541&lt;/url&gt;&lt;/related-urls&gt;&lt;/urls&gt;&lt;electronic-resource-num&gt;http://dx.doi.org/10.1016/j.tree.2007.05.006&lt;/electronic-resource-num&gt;&lt;/record&gt;&lt;/Cite&gt;&lt;/EndNote&gt;</w:instrText>
      </w:r>
      <w:r w:rsidR="0047750B">
        <w:rPr>
          <w:color w:val="000000" w:themeColor="text1"/>
        </w:rPr>
        <w:fldChar w:fldCharType="separate"/>
      </w:r>
      <w:r w:rsidR="00640B24">
        <w:rPr>
          <w:noProof/>
          <w:color w:val="000000" w:themeColor="text1"/>
        </w:rPr>
        <w:t>(Elzinga</w:t>
      </w:r>
      <w:r w:rsidR="00640B24" w:rsidRPr="00644C34">
        <w:rPr>
          <w:i/>
          <w:noProof/>
          <w:color w:val="000000" w:themeColor="text1"/>
        </w:rPr>
        <w:t xml:space="preserve"> et al.</w:t>
      </w:r>
      <w:r w:rsidR="00640B24">
        <w:rPr>
          <w:noProof/>
          <w:color w:val="000000" w:themeColor="text1"/>
        </w:rPr>
        <w:t xml:space="preserve"> 2007)</w:t>
      </w:r>
      <w:r w:rsidR="0047750B">
        <w:rPr>
          <w:color w:val="000000" w:themeColor="text1"/>
        </w:rPr>
        <w:fldChar w:fldCharType="end"/>
      </w:r>
      <w:r w:rsidR="00640B24">
        <w:rPr>
          <w:color w:val="000000" w:themeColor="text1"/>
        </w:rPr>
        <w:t>.</w:t>
      </w:r>
    </w:p>
    <w:p w14:paraId="583C550C" w14:textId="77777777" w:rsidR="00661979" w:rsidRPr="00B06F9A" w:rsidRDefault="00FD65FC" w:rsidP="00B06F9A">
      <w:pPr>
        <w:pStyle w:val="Normal1"/>
        <w:spacing w:before="100" w:beforeAutospacing="1" w:after="100" w:afterAutospacing="1" w:line="480" w:lineRule="auto"/>
        <w:rPr>
          <w:i/>
          <w:color w:val="000000" w:themeColor="text1"/>
        </w:rPr>
      </w:pPr>
      <w:commentRangeStart w:id="540"/>
      <w:commentRangeStart w:id="541"/>
      <w:commentRangeStart w:id="542"/>
      <w:r w:rsidRPr="00B06F9A">
        <w:rPr>
          <w:bCs/>
          <w:i/>
          <w:color w:val="000000" w:themeColor="text1"/>
        </w:rPr>
        <w:t xml:space="preserve">Endotherms versus ectotherms </w:t>
      </w:r>
      <w:commentRangeEnd w:id="540"/>
      <w:r w:rsidR="00F8762D">
        <w:rPr>
          <w:rStyle w:val="CommentReference"/>
        </w:rPr>
        <w:commentReference w:id="540"/>
      </w:r>
      <w:commentRangeEnd w:id="541"/>
      <w:commentRangeEnd w:id="542"/>
      <w:r w:rsidR="0042564C">
        <w:rPr>
          <w:rStyle w:val="CommentReference"/>
        </w:rPr>
        <w:commentReference w:id="541"/>
      </w:r>
      <w:r w:rsidR="009F007E">
        <w:rPr>
          <w:rStyle w:val="CommentReference"/>
        </w:rPr>
        <w:commentReference w:id="542"/>
      </w:r>
    </w:p>
    <w:p w14:paraId="1D97A1F3" w14:textId="3E966B11" w:rsidR="00532933" w:rsidRDefault="0025600A" w:rsidP="00B06F9A">
      <w:pPr>
        <w:pStyle w:val="Normal1"/>
        <w:spacing w:before="100" w:beforeAutospacing="1" w:after="100" w:afterAutospacing="1" w:line="480" w:lineRule="auto"/>
        <w:rPr>
          <w:color w:val="000000" w:themeColor="text1"/>
        </w:rPr>
      </w:pPr>
      <w:r>
        <w:rPr>
          <w:color w:val="000000" w:themeColor="text1"/>
        </w:rPr>
        <w:t>S</w:t>
      </w:r>
      <w:r w:rsidR="00804F54" w:rsidRPr="00FB2CED">
        <w:rPr>
          <w:color w:val="000000" w:themeColor="text1"/>
        </w:rPr>
        <w:t xml:space="preserve">tudies </w:t>
      </w:r>
      <w:r w:rsidR="005F652B">
        <w:rPr>
          <w:color w:val="000000" w:themeColor="text1"/>
        </w:rPr>
        <w:t xml:space="preserve">comparing the </w:t>
      </w:r>
      <w:r w:rsidR="00804F54" w:rsidRPr="00FB2CED">
        <w:rPr>
          <w:color w:val="000000" w:themeColor="text1"/>
        </w:rPr>
        <w:t>responseof ectotherms (animals that obtain heat from the environment) and endotherms (animals that obtain heat from metabolic processes)</w:t>
      </w:r>
      <w:r>
        <w:rPr>
          <w:color w:val="000000" w:themeColor="text1"/>
        </w:rPr>
        <w:t xml:space="preserve"> to climate change</w:t>
      </w:r>
      <w:r w:rsidR="00804F54" w:rsidRPr="00FB2CED">
        <w:rPr>
          <w:color w:val="000000" w:themeColor="text1"/>
        </w:rPr>
        <w:t xml:space="preserve"> typically focus on how therm</w:t>
      </w:r>
      <w:r w:rsidR="002C6498">
        <w:rPr>
          <w:color w:val="000000" w:themeColor="text1"/>
        </w:rPr>
        <w:t>otolerance</w:t>
      </w:r>
      <w:r w:rsidR="00804F54" w:rsidRPr="00FB2CED">
        <w:rPr>
          <w:color w:val="000000" w:themeColor="text1"/>
        </w:rPr>
        <w:t xml:space="preserve"> limits and metabolism will shape species’ </w:t>
      </w:r>
      <w:r w:rsidR="00B02BEB">
        <w:rPr>
          <w:color w:val="000000" w:themeColor="text1"/>
        </w:rPr>
        <w:t>geographic</w:t>
      </w:r>
      <w:r w:rsidR="005F652B">
        <w:rPr>
          <w:color w:val="000000" w:themeColor="text1"/>
        </w:rPr>
        <w:t xml:space="preserve"> ranges and fitness</w:t>
      </w:r>
      <w:r w:rsidR="00804F54" w:rsidRPr="00FB2CED">
        <w:rPr>
          <w:color w:val="000000" w:themeColor="text1"/>
        </w:rPr>
        <w:t xml:space="preserve"> (e.g. </w:t>
      </w:r>
      <w:r w:rsidR="0047750B" w:rsidRPr="00FB2CED">
        <w:rPr>
          <w:color w:val="000000" w:themeColor="text1"/>
        </w:rPr>
        <w:fldChar w:fldCharType="begin"/>
      </w:r>
      <w:r w:rsidR="00063E8C">
        <w:rPr>
          <w:color w:val="000000" w:themeColor="text1"/>
        </w:rPr>
        <w:instrText xml:space="preserve"> ADDIN EN.CITE &lt;EndNote&gt;&lt;Cite AuthorYear="1"&gt;&lt;Author&gt;Sunday&lt;/Author&gt;&lt;Year&gt;2012&lt;/Year&gt;&lt;RecNum&gt;564&lt;/RecNum&gt;&lt;DisplayText&gt;Sunday&lt;style face="italic"&gt; et al.&lt;/style&gt; (2012)&lt;/DisplayText&gt;&lt;record&gt;&lt;rec-number&gt;564&lt;/rec-number&gt;&lt;foreign-keys&gt;&lt;key app="EN" db-id="tswepwzphrdd5teef5upp92y9wxtxvpzzvrz" timestamp="1429559808"&gt;564&lt;/key&gt;&lt;/foreign-keys&gt;&lt;ref-type name="Journal Article"&gt;17&lt;/ref-type&gt;&lt;contributors&gt;&lt;authors&gt;&lt;author&gt;Sunday, Jennifer M.&lt;/author&gt;&lt;author&gt;Bates, Amanda E.&lt;/author&gt;&lt;author&gt;Dulvy, Nicholas K.&lt;/author&gt;&lt;/authors&gt;&lt;/contributors&gt;&lt;titles&gt;&lt;title&gt;Thermal tolerance and the global redistribution of animals&lt;/title&gt;&lt;secondary-title&gt;Nature Clim. Change&lt;/secondary-title&gt;&lt;/titles&gt;&lt;periodical&gt;&lt;full-title&gt;Nature Clim. Change&lt;/full-title&gt;&lt;/periodical&gt;&lt;pages&gt;686-690&lt;/pages&gt;&lt;volume&gt;2&lt;/volume&gt;&lt;number&gt;9&lt;/number&gt;&lt;dates&gt;&lt;year&gt;2012&lt;/year&gt;&lt;pub-dates&gt;&lt;date&gt;09//print&lt;/date&gt;&lt;/pub-dates&gt;&lt;/dates&gt;&lt;publisher&gt;Nature Publishing Group&lt;/publisher&gt;&lt;isbn&gt;1758-678X&lt;/isbn&gt;&lt;work-type&gt;10.1038/nclimate1539&lt;/work-type&gt;&lt;urls&gt;&lt;related-urls&gt;&lt;url&gt;http://dx.doi.org/10.1038/nclimate1539&lt;/url&gt;&lt;/related-urls&gt;&lt;/urls&gt;&lt;electronic-resource-num&gt;http://www.nature.com/nclimate/journal/v2/n9/abs/nclimate1539.html#supplementary-information&lt;/electronic-resource-num&gt;&lt;/record&gt;&lt;/Cite&gt;&lt;/EndNote&gt;</w:instrText>
      </w:r>
      <w:r w:rsidR="0047750B" w:rsidRPr="00FB2CED">
        <w:rPr>
          <w:color w:val="000000" w:themeColor="text1"/>
        </w:rPr>
        <w:fldChar w:fldCharType="separate"/>
      </w:r>
      <w:r w:rsidR="00063E8C">
        <w:rPr>
          <w:noProof/>
          <w:color w:val="000000" w:themeColor="text1"/>
        </w:rPr>
        <w:t>Sunday</w:t>
      </w:r>
      <w:r w:rsidR="00063E8C" w:rsidRPr="00063E8C">
        <w:rPr>
          <w:i/>
          <w:noProof/>
          <w:color w:val="000000" w:themeColor="text1"/>
        </w:rPr>
        <w:t xml:space="preserve"> et al.</w:t>
      </w:r>
      <w:r w:rsidR="00063E8C">
        <w:rPr>
          <w:noProof/>
          <w:color w:val="000000" w:themeColor="text1"/>
        </w:rPr>
        <w:t xml:space="preserve"> (2012)</w:t>
      </w:r>
      <w:r w:rsidR="0047750B" w:rsidRPr="00FB2CED">
        <w:rPr>
          <w:color w:val="000000" w:themeColor="text1"/>
        </w:rPr>
        <w:fldChar w:fldCharType="end"/>
      </w:r>
      <w:r w:rsidR="00DC6E0C">
        <w:rPr>
          <w:color w:val="000000" w:themeColor="text1"/>
        </w:rPr>
        <w:t>,</w:t>
      </w:r>
      <w:r w:rsidR="00804F54" w:rsidRPr="00FB2CED">
        <w:rPr>
          <w:color w:val="000000" w:themeColor="text1"/>
        </w:rPr>
        <w:t xml:space="preserve"> </w:t>
      </w:r>
      <w:r w:rsidR="0047750B" w:rsidRPr="00FB2CED">
        <w:rPr>
          <w:color w:val="000000" w:themeColor="text1"/>
        </w:rPr>
        <w:fldChar w:fldCharType="begin">
          <w:fldData xml:space="preserve">PEVuZE5vdGU+PENpdGUgQXV0aG9yWWVhcj0iMSI+PEF1dGhvcj5CdWNrbGV5PC9BdXRob3I+PFll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</w:fldData>
        </w:fldChar>
      </w:r>
      <w:r w:rsidR="00063E8C">
        <w:rPr>
          <w:color w:val="000000" w:themeColor="text1"/>
        </w:rPr>
        <w:instrText xml:space="preserve"> ADDIN EN.CITE </w:instrText>
      </w:r>
      <w:r w:rsidR="0047750B">
        <w:rPr>
          <w:color w:val="000000" w:themeColor="text1"/>
        </w:rPr>
        <w:fldChar w:fldCharType="begin">
          <w:fldData xml:space="preserve">PEVuZE5vdGU+PENpdGUgQXV0aG9yWWVhcj0iMSI+PEF1dGhvcj5CdWNrbGV5PC9BdXRob3I+PFll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Buckley</w:t>
      </w:r>
      <w:r w:rsidR="00063E8C" w:rsidRPr="00063E8C">
        <w:rPr>
          <w:i/>
          <w:noProof/>
          <w:color w:val="000000" w:themeColor="text1"/>
        </w:rPr>
        <w:t xml:space="preserve"> et al.</w:t>
      </w:r>
      <w:r w:rsidR="00063E8C">
        <w:rPr>
          <w:noProof/>
          <w:color w:val="000000" w:themeColor="text1"/>
        </w:rPr>
        <w:t xml:space="preserve"> (2012)</w:t>
      </w:r>
      <w:r w:rsidR="0047750B" w:rsidRPr="00FB2CED">
        <w:rPr>
          <w:color w:val="000000" w:themeColor="text1"/>
        </w:rPr>
        <w:fldChar w:fldCharType="end"/>
      </w:r>
      <w:r w:rsidR="00804F54" w:rsidRPr="00FB2CED">
        <w:rPr>
          <w:color w:val="000000" w:themeColor="text1"/>
        </w:rPr>
        <w:t xml:space="preserve">, </w:t>
      </w:r>
      <w:r w:rsidR="0047750B" w:rsidRPr="00FB2CED">
        <w:rPr>
          <w:color w:val="000000" w:themeColor="text1"/>
        </w:rPr>
        <w:fldChar w:fldCharType="begin">
          <w:fldData xml:space="preserve">PEVuZE5vdGU+PENpdGUgQXV0aG9yWWVhcj0iMSI+PEF1dGhvcj5EZXV0c2NoPC9BdXRob3I+PFll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</w:fldData>
        </w:fldChar>
      </w:r>
      <w:r w:rsidR="00063E8C">
        <w:rPr>
          <w:color w:val="000000" w:themeColor="text1"/>
        </w:rPr>
        <w:instrText xml:space="preserve"> ADDIN EN.CITE </w:instrText>
      </w:r>
      <w:r w:rsidR="0047750B">
        <w:rPr>
          <w:color w:val="000000" w:themeColor="text1"/>
        </w:rPr>
        <w:fldChar w:fldCharType="begin">
          <w:fldData xml:space="preserve">PEVuZE5vdGU+PENpdGUgQXV0aG9yWWVhcj0iMSI+PEF1dGhvcj5EZXV0c2NoPC9BdXRob3I+PFll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Deutsch</w:t>
      </w:r>
      <w:r w:rsidR="00063E8C" w:rsidRPr="00063E8C">
        <w:rPr>
          <w:i/>
          <w:noProof/>
          <w:color w:val="000000" w:themeColor="text1"/>
        </w:rPr>
        <w:t xml:space="preserve"> et al.</w:t>
      </w:r>
      <w:r w:rsidR="00063E8C">
        <w:rPr>
          <w:noProof/>
          <w:color w:val="000000" w:themeColor="text1"/>
        </w:rPr>
        <w:t xml:space="preserve"> (2008)</w:t>
      </w:r>
      <w:r w:rsidR="0047750B" w:rsidRPr="00FB2CED">
        <w:rPr>
          <w:color w:val="000000" w:themeColor="text1"/>
        </w:rPr>
        <w:fldChar w:fldCharType="end"/>
      </w:r>
      <w:r w:rsidR="00804F54" w:rsidRPr="00FB2CED">
        <w:rPr>
          <w:color w:val="000000" w:themeColor="text1"/>
        </w:rPr>
        <w:t xml:space="preserve">, </w:t>
      </w:r>
      <w:r w:rsidR="0047750B" w:rsidRPr="00FB2CED">
        <w:rPr>
          <w:color w:val="000000" w:themeColor="text1"/>
        </w:rPr>
        <w:fldChar w:fldCharType="begin"/>
      </w:r>
      <w:r w:rsidR="00063E8C">
        <w:rPr>
          <w:color w:val="000000" w:themeColor="text1"/>
        </w:rPr>
        <w:instrText xml:space="preserve"> ADDIN EN.CITE &lt;EndNote&gt;&lt;Cite AuthorYear="1"&gt;&lt;Author&gt;Dillon&lt;/Author&gt;&lt;Year&gt;2010&lt;/Year&gt;&lt;RecNum&gt;546&lt;/RecNum&gt;&lt;DisplayText&gt;Dillon&lt;style face="italic"&gt; et al.&lt;/style&gt; (2010)&lt;/DisplayText&gt;&lt;record&gt;&lt;rec-number&gt;546&lt;/rec-number&gt;&lt;foreign-keys&gt;&lt;key app="EN" db-id="tswepwzphrdd5teef5upp92y9wxtxvpzzvrz" timestamp="1428102341"&gt;546&lt;/key&gt;&lt;/foreign-keys&gt;&lt;ref-type name="Journal Article"&gt;17&lt;/ref-type&gt;&lt;contributors&gt;&lt;authors&gt;&lt;author&gt;Dillon, M. E.&lt;/author&gt;&lt;author&gt;Wang, G.&lt;/author&gt;&lt;author&gt;Huey, R. B.&lt;/author&gt;&lt;/authors&gt;&lt;/contributors&gt;&lt;auth-address&gt;[Dillon, Michael E.] Univ Wyoming, Dept Zool &amp;amp; Physiol, Laramie, WY 82071 USA. [Wang, George; Huey, Raymond B.] Univ Washington, Dept Biol, Seattle, WA 98195 USA.&amp;#xD;Dillon, ME (reprint author), Univ Wyoming, Dept Zool &amp;amp; Physiol, Laramie, WY 82071 USA.&amp;#xD;Michael.Dillon@uwyo.edu&lt;/auth-address&gt;&lt;titles&gt;&lt;title&gt;Global metabolic impacts of recent climate warming&lt;/title&gt;&lt;secondary-title&gt;Nature&lt;/secondary-title&gt;&lt;alt-title&gt;Nature&lt;/alt-title&gt;&lt;/titles&gt;&lt;periodical&gt;&lt;full-title&gt;Nature&lt;/full-title&gt;&lt;abbr-1&gt;Nature&lt;/abbr-1&gt;&lt;/periodical&gt;&lt;alt-periodical&gt;&lt;full-title&gt;Nature&lt;/full-title&gt;&lt;abbr-1&gt;Nature&lt;/abbr-1&gt;&lt;/alt-periodical&gt;&lt;pages&gt;704-U88&lt;/pages&gt;&lt;volume&gt;467&lt;/volume&gt;&lt;number&gt;7316&lt;/number&gt;&lt;keywords&gt;&lt;keyword&gt;TEMPERATURE&lt;/keyword&gt;&lt;keyword&gt;ECTOTHERMS&lt;/keyword&gt;&lt;keyword&gt;ANIMALS&lt;/keyword&gt;&lt;keyword&gt;ECOLOGY&lt;/keyword&gt;&lt;keyword&gt;PLANTS&lt;/keyword&gt;&lt;keyword&gt;SHIFT&lt;/keyword&gt;&lt;keyword&gt;SIZE&lt;/keyword&gt;&lt;keyword&gt;MASS&lt;/keyword&gt;&lt;/keywords&gt;&lt;dates&gt;&lt;year&gt;2010&lt;/year&gt;&lt;pub-dates&gt;&lt;date&gt;Oct&lt;/date&gt;&lt;/pub-dates&gt;&lt;/dates&gt;&lt;isbn&gt;0028-0836&lt;/isbn&gt;&lt;accession-num&gt;WOS:000282572500037&lt;/accession-num&gt;&lt;work-type&gt;Article&lt;/work-type&gt;&lt;urls&gt;&lt;related-urls&gt;&lt;url&gt;&amp;lt;Go to ISI&amp;gt;://WOS:000282572500037&lt;/url&gt;&lt;/related-urls&gt;&lt;/urls&gt;&lt;electronic-resource-num&gt;10.1038/nature09407&lt;/electronic-resource-num&gt;&lt;language&gt;English&lt;/language&gt;&lt;/record&gt;&lt;/Cite&gt;&lt;/EndNote&gt;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Dillon</w:t>
      </w:r>
      <w:r w:rsidR="00063E8C" w:rsidRPr="00063E8C">
        <w:rPr>
          <w:i/>
          <w:noProof/>
          <w:color w:val="000000" w:themeColor="text1"/>
        </w:rPr>
        <w:t xml:space="preserve"> et al.</w:t>
      </w:r>
      <w:r w:rsidR="00063E8C">
        <w:rPr>
          <w:noProof/>
          <w:color w:val="000000" w:themeColor="text1"/>
        </w:rPr>
        <w:t xml:space="preserve"> (2010)</w:t>
      </w:r>
      <w:r w:rsidR="0047750B" w:rsidRPr="00FB2CED">
        <w:rPr>
          <w:color w:val="000000" w:themeColor="text1"/>
        </w:rPr>
        <w:fldChar w:fldCharType="end"/>
      </w:r>
      <w:r w:rsidR="00804F54" w:rsidRPr="00FB2CED">
        <w:rPr>
          <w:color w:val="000000" w:themeColor="text1"/>
        </w:rPr>
        <w:t>,</w:t>
      </w:r>
      <w:r w:rsidR="00395512">
        <w:rPr>
          <w:color w:val="000000" w:themeColor="text1"/>
        </w:rPr>
        <w:t xml:space="preserve"> </w:t>
      </w:r>
      <w:r w:rsidR="0047750B" w:rsidRPr="00FB2CED">
        <w:rPr>
          <w:color w:val="000000" w:themeColor="text1"/>
        </w:rPr>
        <w:fldChar w:fldCharType="begin"/>
      </w:r>
      <w:r w:rsidR="00063E8C">
        <w:rPr>
          <w:color w:val="000000" w:themeColor="text1"/>
        </w:rPr>
        <w:instrText xml:space="preserve"> ADDIN EN.CITE &lt;EndNote&gt;&lt;Cite AuthorYear="1"&gt;&lt;Author&gt;Tewksbury&lt;/Author&gt;&lt;Year&gt;2008&lt;/Year&gt;&lt;RecNum&gt;565&lt;/RecNum&gt;&lt;DisplayText&gt;Tewksbury&lt;style face="italic"&gt; et al.&lt;/style&gt; (2008)&lt;/DisplayText&gt;&lt;record&gt;&lt;rec-number&gt;565&lt;/rec-number&gt;&lt;foreign-keys&gt;&lt;key app="EN" db-id="tswepwzphrdd5teef5upp92y9wxtxvpzzvrz" timestamp="1429559863"&gt;565&lt;/key&gt;&lt;/foreign-keys&gt;&lt;ref-type name="Journal Article"&gt;17&lt;/ref-type&gt;&lt;contributors&gt;&lt;authors&gt;&lt;author&gt;Tewksbury, J. J.&lt;/author&gt;&lt;author&gt;Huey, R. B.&lt;/author&gt;&lt;author&gt;Deutsch, C. A.&lt;/author&gt;&lt;/authors&gt;&lt;/contributors&gt;&lt;auth-address&gt;[Tewksbury, Joshua J.; Huey, Raymond B.] Univ Washington, Dept Biol, Seattle, WA 98195 USA. [Deutsch, Curtis A.] Univ Calif Los Angeles, Dept Atmospher &amp;amp; Ocean Sci, Los Angeles, CA 90095 USA.&amp;#xD;Tewksbury, JJ (reprint author), Univ Washington, Dept Biol, Seattle, WA 98195 USA.&amp;#xD;tewksjj@u.washington.edu&lt;/auth-address&gt;&lt;titles&gt;&lt;title&gt;Ecology - Putting the heat on tropical animals&lt;/title&gt;&lt;secondary-title&gt;Science&lt;/secondary-title&gt;&lt;alt-title&gt;Science&lt;/alt-title&gt;&lt;/titles&gt;&lt;periodical&gt;&lt;full-title&gt;Science&lt;/full-title&gt;&lt;abbr-1&gt;Science&lt;/abbr-1&gt;&lt;/periodical&gt;&lt;alt-periodical&gt;&lt;full-title&gt;Science&lt;/full-title&gt;&lt;abbr-1&gt;Science&lt;/abbr-1&gt;&lt;/alt-periodical&gt;&lt;pages&gt;1296-1297&lt;/pages&gt;&lt;volume&gt;320&lt;/volume&gt;&lt;number&gt;5881&lt;/number&gt;&lt;keywords&gt;&lt;keyword&gt;CLIMATE-CHANGE&lt;/keyword&gt;&lt;keyword&gt;THERMAL TOLERANCE&lt;/keyword&gt;&lt;keyword&gt;MOUNTAIN PASSES&lt;/keyword&gt;&lt;keyword&gt;SENSITIVITY&lt;/keyword&gt;&lt;keyword&gt;ADAPTATION&lt;/keyword&gt;&lt;keyword&gt;CAPACITY&lt;/keyword&gt;&lt;keyword&gt;LIZARDS&lt;/keyword&gt;&lt;keyword&gt;STRESS&lt;/keyword&gt;&lt;/keywords&gt;&lt;dates&gt;&lt;year&gt;2008&lt;/year&gt;&lt;pub-dates&gt;&lt;date&gt;Jun&lt;/date&gt;&lt;/pub-dates&gt;&lt;/dates&gt;&lt;isbn&gt;0036-8075&lt;/isbn&gt;&lt;accession-num&gt;WOS:000256441100028&lt;/accession-num&gt;&lt;work-type&gt;Editorial Material&lt;/work-type&gt;&lt;urls&gt;&lt;related-urls&gt;&lt;url&gt;&amp;lt;Go to ISI&amp;gt;://WOS:000256441100028&lt;/url&gt;&lt;/related-urls&gt;&lt;/urls&gt;&lt;electronic-resource-num&gt;10.1126/science.1159328&lt;/electronic-resource-num&gt;&lt;language&gt;English&lt;/language&gt;&lt;/record&gt;&lt;/Cite&gt;&lt;/EndNote&gt;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Tewksbury</w:t>
      </w:r>
      <w:r w:rsidR="00063E8C" w:rsidRPr="00063E8C">
        <w:rPr>
          <w:i/>
          <w:noProof/>
          <w:color w:val="000000" w:themeColor="text1"/>
        </w:rPr>
        <w:t xml:space="preserve"> et al.</w:t>
      </w:r>
      <w:r w:rsidR="00063E8C">
        <w:rPr>
          <w:noProof/>
          <w:color w:val="000000" w:themeColor="text1"/>
        </w:rPr>
        <w:t xml:space="preserve"> (2008)</w:t>
      </w:r>
      <w:r w:rsidR="0047750B" w:rsidRPr="00FB2CED">
        <w:rPr>
          <w:color w:val="000000" w:themeColor="text1"/>
        </w:rPr>
        <w:fldChar w:fldCharType="end"/>
      </w:r>
      <w:r w:rsidR="00804F54" w:rsidRPr="00FB2CED">
        <w:rPr>
          <w:color w:val="000000" w:themeColor="text1"/>
        </w:rPr>
        <w:t xml:space="preserve">, </w:t>
      </w:r>
      <w:r w:rsidR="0047750B" w:rsidRPr="00FB2CED">
        <w:rPr>
          <w:color w:val="000000" w:themeColor="text1"/>
        </w:rPr>
        <w:fldChar w:fldCharType="begin">
          <w:fldData xml:space="preserve">PEVuZE5vdGU+PENpdGUgQXV0aG9yWWVhcj0iMSI+PEF1dGhvcj5LaW5nc29sdmVyPC9BdXRob3I+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</w:fldData>
        </w:fldChar>
      </w:r>
      <w:r w:rsidR="00063E8C">
        <w:rPr>
          <w:color w:val="000000" w:themeColor="text1"/>
        </w:rPr>
        <w:instrText xml:space="preserve"> ADDIN EN.CITE </w:instrText>
      </w:r>
      <w:r w:rsidR="0047750B">
        <w:rPr>
          <w:color w:val="000000" w:themeColor="text1"/>
        </w:rPr>
        <w:fldChar w:fldCharType="begin">
          <w:fldData xml:space="preserve">PEVuZE5vdGU+PENpdGUgQXV0aG9yWWVhcj0iMSI+PEF1dGhvcj5LaW5nc29sdmVyPC9BdXRob3I+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Kingsolver</w:t>
      </w:r>
      <w:r w:rsidR="00063E8C" w:rsidRPr="00063E8C">
        <w:rPr>
          <w:i/>
          <w:noProof/>
          <w:color w:val="000000" w:themeColor="text1"/>
        </w:rPr>
        <w:t xml:space="preserve"> et al.</w:t>
      </w:r>
      <w:r w:rsidR="00063E8C">
        <w:rPr>
          <w:noProof/>
          <w:color w:val="000000" w:themeColor="text1"/>
        </w:rPr>
        <w:t xml:space="preserve"> (2013)</w:t>
      </w:r>
      <w:r w:rsidR="0047750B" w:rsidRPr="00FB2CED">
        <w:rPr>
          <w:color w:val="000000" w:themeColor="text1"/>
        </w:rPr>
        <w:fldChar w:fldCharType="end"/>
      </w:r>
      <w:r w:rsidR="00804F54" w:rsidRPr="00FB2CED">
        <w:rPr>
          <w:color w:val="000000" w:themeColor="text1"/>
        </w:rPr>
        <w:t>).</w:t>
      </w:r>
      <w:r w:rsidR="00532933">
        <w:rPr>
          <w:color w:val="000000" w:themeColor="text1"/>
        </w:rPr>
        <w:t xml:space="preserve"> Studies that compare relative changes in ectotherm and endotherm </w:t>
      </w:r>
      <w:commentRangeStart w:id="543"/>
      <w:r w:rsidR="00532933">
        <w:rPr>
          <w:color w:val="000000" w:themeColor="text1"/>
        </w:rPr>
        <w:t xml:space="preserve">phenology </w:t>
      </w:r>
      <w:commentRangeEnd w:id="543"/>
      <w:r w:rsidR="005E6674">
        <w:rPr>
          <w:rStyle w:val="CommentReference"/>
        </w:rPr>
        <w:commentReference w:id="543"/>
      </w:r>
      <w:r w:rsidR="00532933">
        <w:rPr>
          <w:color w:val="000000" w:themeColor="text1"/>
        </w:rPr>
        <w:t>are rare</w:t>
      </w:r>
      <w:del w:id="544" w:author="Louie Yang" w:date="2016-11-23T13:55:00Z">
        <w:r w:rsidR="00532933" w:rsidDel="00F22724">
          <w:rPr>
            <w:color w:val="000000" w:themeColor="text1"/>
          </w:rPr>
          <w:delText>,</w:delText>
        </w:r>
        <w:r w:rsidR="00804F54" w:rsidRPr="00FB2CED" w:rsidDel="00F22724">
          <w:rPr>
            <w:color w:val="000000" w:themeColor="text1"/>
          </w:rPr>
          <w:delText xml:space="preserve"> </w:delText>
        </w:r>
      </w:del>
      <w:ins w:id="545" w:author="Louie Yang" w:date="2016-11-23T13:55:00Z">
        <w:r w:rsidR="00F22724">
          <w:rPr>
            <w:color w:val="000000" w:themeColor="text1"/>
          </w:rPr>
          <w:t>.</w:t>
        </w:r>
        <w:r w:rsidR="00F22724" w:rsidRPr="00FB2CED">
          <w:rPr>
            <w:color w:val="000000" w:themeColor="text1"/>
          </w:rPr>
          <w:t xml:space="preserve"> </w:t>
        </w:r>
      </w:ins>
      <w:r w:rsidR="00804F54" w:rsidRPr="00FB2CED">
        <w:rPr>
          <w:color w:val="000000" w:themeColor="text1"/>
        </w:rPr>
        <w:t>One study of marine, freshwater, and terrestrial organisms in the UK found limited support for a pattern of larger phenological shifts in ectotherms</w:t>
      </w:r>
      <w:r w:rsidR="00D13635">
        <w:rPr>
          <w:color w:val="000000" w:themeColor="text1"/>
        </w:rPr>
        <w:t xml:space="preserve"> </w:t>
      </w:r>
      <w:r w:rsidR="0047750B">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1E502B">
        <w:rPr>
          <w:color w:val="000000" w:themeColor="text1"/>
        </w:rPr>
        <w:instrText xml:space="preserve"> ADDIN EN.CITE </w:instrText>
      </w:r>
      <w:r w:rsidR="0047750B">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1E502B">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1E502B">
        <w:rPr>
          <w:noProof/>
          <w:color w:val="000000" w:themeColor="text1"/>
        </w:rPr>
        <w:t>(Thackeray</w:t>
      </w:r>
      <w:r w:rsidR="001E502B" w:rsidRPr="001E502B">
        <w:rPr>
          <w:i/>
          <w:noProof/>
          <w:color w:val="000000" w:themeColor="text1"/>
        </w:rPr>
        <w:t xml:space="preserve"> et al.</w:t>
      </w:r>
      <w:r w:rsidR="001E502B">
        <w:rPr>
          <w:noProof/>
          <w:color w:val="000000" w:themeColor="text1"/>
        </w:rPr>
        <w:t xml:space="preserve"> 2010)</w:t>
      </w:r>
      <w:r w:rsidR="0047750B">
        <w:rPr>
          <w:color w:val="000000" w:themeColor="text1"/>
        </w:rPr>
        <w:fldChar w:fldCharType="end"/>
      </w:r>
      <w:r w:rsidR="001E502B">
        <w:rPr>
          <w:color w:val="000000" w:themeColor="text1"/>
        </w:rPr>
        <w:t xml:space="preserve">. </w:t>
      </w:r>
      <w:r w:rsidR="002C6498">
        <w:rPr>
          <w:color w:val="000000" w:themeColor="text1"/>
        </w:rPr>
        <w:t xml:space="preserve">Though greater in magnitude on average, </w:t>
      </w:r>
      <w:r w:rsidR="00804F54" w:rsidRPr="00FB2CED">
        <w:rPr>
          <w:color w:val="000000" w:themeColor="text1"/>
        </w:rPr>
        <w:t>phenological shifts</w:t>
      </w:r>
      <w:r w:rsidR="00DC6E0C">
        <w:rPr>
          <w:color w:val="000000" w:themeColor="text1"/>
        </w:rPr>
        <w:t xml:space="preserve"> of ec</w:t>
      </w:r>
      <w:r w:rsidR="00D13635">
        <w:rPr>
          <w:color w:val="000000" w:themeColor="text1"/>
        </w:rPr>
        <w:t>t</w:t>
      </w:r>
      <w:r w:rsidR="00DC6E0C">
        <w:rPr>
          <w:color w:val="000000" w:themeColor="text1"/>
        </w:rPr>
        <w:t>otherms</w:t>
      </w:r>
      <w:r w:rsidR="00804F54" w:rsidRPr="00FB2CED">
        <w:rPr>
          <w:color w:val="000000" w:themeColor="text1"/>
        </w:rPr>
        <w:t xml:space="preserve"> were variable and not significantly different from shifts in endotherms </w:t>
      </w:r>
      <w:r w:rsidR="0047750B" w:rsidRPr="00FB2CED">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(Thackeray</w:t>
      </w:r>
      <w:r w:rsidR="00063E8C" w:rsidRPr="00063E8C">
        <w:rPr>
          <w:i/>
          <w:noProof/>
          <w:color w:val="000000" w:themeColor="text1"/>
        </w:rPr>
        <w:t xml:space="preserve"> et al.</w:t>
      </w:r>
      <w:r w:rsidR="00063E8C">
        <w:rPr>
          <w:noProof/>
          <w:color w:val="000000" w:themeColor="text1"/>
        </w:rPr>
        <w:t xml:space="preserve"> 2010)</w:t>
      </w:r>
      <w:r w:rsidR="0047750B" w:rsidRPr="00FB2CED">
        <w:rPr>
          <w:color w:val="000000" w:themeColor="text1"/>
        </w:rPr>
        <w:fldChar w:fldCharType="end"/>
      </w:r>
      <w:r w:rsidR="00804F54" w:rsidRPr="00FB2CED">
        <w:rPr>
          <w:color w:val="000000" w:themeColor="text1"/>
        </w:rPr>
        <w:t xml:space="preserve">. </w:t>
      </w:r>
      <w:commentRangeStart w:id="546"/>
      <w:r w:rsidR="00A807D1">
        <w:rPr>
          <w:color w:val="000000" w:themeColor="text1"/>
        </w:rPr>
        <w:t>The a</w:t>
      </w:r>
      <w:r w:rsidR="009F0FA8">
        <w:rPr>
          <w:color w:val="000000" w:themeColor="text1"/>
        </w:rPr>
        <w:t xml:space="preserve">uthors argued </w:t>
      </w:r>
      <w:r w:rsidR="004D1853" w:rsidRPr="00FB2CED">
        <w:rPr>
          <w:color w:val="000000" w:themeColor="text1"/>
        </w:rPr>
        <w:t xml:space="preserve">that </w:t>
      </w:r>
      <w:r w:rsidR="00804F54" w:rsidRPr="00FB2CED">
        <w:rPr>
          <w:color w:val="000000" w:themeColor="text1"/>
        </w:rPr>
        <w:t>co</w:t>
      </w:r>
      <w:r w:rsidR="004D1853" w:rsidRPr="00FB2CED">
        <w:rPr>
          <w:color w:val="000000" w:themeColor="text1"/>
        </w:rPr>
        <w:t>-</w:t>
      </w:r>
      <w:r w:rsidR="00804F54" w:rsidRPr="00FB2CED">
        <w:rPr>
          <w:color w:val="000000" w:themeColor="text1"/>
        </w:rPr>
        <w:t xml:space="preserve">linearity with </w:t>
      </w:r>
      <w:r w:rsidR="009F0FA8">
        <w:rPr>
          <w:color w:val="000000" w:themeColor="text1"/>
        </w:rPr>
        <w:t>factors linke</w:t>
      </w:r>
      <w:r w:rsidR="007610CB">
        <w:rPr>
          <w:color w:val="000000" w:themeColor="text1"/>
        </w:rPr>
        <w:t>d to</w:t>
      </w:r>
      <w:r w:rsidR="009F0FA8">
        <w:rPr>
          <w:color w:val="000000" w:themeColor="text1"/>
        </w:rPr>
        <w:t xml:space="preserve"> </w:t>
      </w:r>
      <w:r w:rsidR="00804F54" w:rsidRPr="00FB2CED">
        <w:rPr>
          <w:color w:val="000000" w:themeColor="text1"/>
        </w:rPr>
        <w:t>trophic level made determin</w:t>
      </w:r>
      <w:r w:rsidR="009F0FA8">
        <w:rPr>
          <w:color w:val="000000" w:themeColor="text1"/>
        </w:rPr>
        <w:t>ing</w:t>
      </w:r>
      <w:r w:rsidR="00804F54" w:rsidRPr="00FB2CED">
        <w:rPr>
          <w:color w:val="000000" w:themeColor="text1"/>
        </w:rPr>
        <w:t xml:space="preserve"> the independent effect of thermoregulatory strategy</w:t>
      </w:r>
      <w:r w:rsidR="009F0FA8">
        <w:rPr>
          <w:color w:val="000000" w:themeColor="text1"/>
        </w:rPr>
        <w:t xml:space="preserve"> difficult</w:t>
      </w:r>
      <w:r w:rsidR="00804F54" w:rsidRPr="00FB2CED">
        <w:rPr>
          <w:color w:val="000000" w:themeColor="text1"/>
        </w:rPr>
        <w:t>.</w:t>
      </w:r>
      <w:commentRangeEnd w:id="546"/>
      <w:r w:rsidR="00CB7D79">
        <w:rPr>
          <w:rStyle w:val="CommentReference"/>
        </w:rPr>
        <w:commentReference w:id="546"/>
      </w:r>
      <w:r w:rsidR="000F0180">
        <w:rPr>
          <w:color w:val="000000" w:themeColor="text1"/>
        </w:rPr>
        <w:t xml:space="preserve"> </w:t>
      </w:r>
      <w:r w:rsidR="00804F54" w:rsidRPr="00FB2CED">
        <w:rPr>
          <w:color w:val="000000" w:themeColor="text1"/>
        </w:rPr>
        <w:t>The expectation that ectotherms and endotherms should exhibit different phenological shifts stems from the argument that ectotherm biology is more dependent upon temperature than that of endotherms</w:t>
      </w:r>
      <w:r w:rsidR="009F0FA8">
        <w:rPr>
          <w:color w:val="000000" w:themeColor="text1"/>
        </w:rPr>
        <w:t xml:space="preserve"> (</w:t>
      </w:r>
      <w:r w:rsidR="00915EBB">
        <w:rPr>
          <w:color w:val="000000" w:themeColor="text1"/>
        </w:rPr>
        <w:t>organism</w:t>
      </w:r>
      <w:r w:rsidR="00A012AE">
        <w:rPr>
          <w:color w:val="000000" w:themeColor="text1"/>
        </w:rPr>
        <w:t>-</w:t>
      </w:r>
      <w:r w:rsidR="009F0FA8">
        <w:rPr>
          <w:color w:val="000000" w:themeColor="text1"/>
        </w:rPr>
        <w:t>response mechanism)</w:t>
      </w:r>
      <w:r w:rsidR="00804F54" w:rsidRPr="00FB2CED">
        <w:rPr>
          <w:color w:val="000000" w:themeColor="text1"/>
        </w:rPr>
        <w:t xml:space="preserve">. </w:t>
      </w:r>
      <w:r w:rsidR="0047750B">
        <w:rPr>
          <w:color w:val="000000" w:themeColor="text1"/>
        </w:rPr>
        <w:fldChar w:fldCharType="begin">
          <w:fldData xml:space="preserve">PEVuZE5vdGU+PENpdGUgQXV0aG9yWWVhcj0iMSI+PEF1dGhvcj5UaGFja2VyYXk8L0F1dGhvcj48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</w:fldData>
        </w:fldChar>
      </w:r>
      <w:r w:rsidR="00CB7D79">
        <w:rPr>
          <w:color w:val="000000" w:themeColor="text1"/>
        </w:rPr>
        <w:instrText xml:space="preserve"> ADDIN EN.CITE </w:instrText>
      </w:r>
      <w:r w:rsidR="0047750B">
        <w:rPr>
          <w:color w:val="000000" w:themeColor="text1"/>
        </w:rPr>
        <w:fldChar w:fldCharType="begin">
          <w:fldData xml:space="preserve">PEVuZE5vdGU+PENpdGUgQXV0aG9yWWVhcj0iMSI+PEF1dGhvcj5UaGFja2VyYXk8L0F1dGhvcj48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</w:fldData>
        </w:fldChar>
      </w:r>
      <w:r w:rsidR="00CB7D79">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CB7D79">
        <w:rPr>
          <w:noProof/>
          <w:color w:val="000000" w:themeColor="text1"/>
        </w:rPr>
        <w:t>Thackeray</w:t>
      </w:r>
      <w:r w:rsidR="00CB7D79" w:rsidRPr="00CB7D79">
        <w:rPr>
          <w:i/>
          <w:noProof/>
          <w:color w:val="000000" w:themeColor="text1"/>
        </w:rPr>
        <w:t xml:space="preserve"> et al.</w:t>
      </w:r>
      <w:r w:rsidR="00CB7D79">
        <w:rPr>
          <w:noProof/>
          <w:color w:val="000000" w:themeColor="text1"/>
        </w:rPr>
        <w:t xml:space="preserve"> (2010)</w:t>
      </w:r>
      <w:r w:rsidR="0047750B">
        <w:rPr>
          <w:color w:val="000000" w:themeColor="text1"/>
        </w:rPr>
        <w:fldChar w:fldCharType="end"/>
      </w:r>
      <w:r w:rsidR="00CB7D79">
        <w:rPr>
          <w:color w:val="000000" w:themeColor="text1"/>
        </w:rPr>
        <w:t xml:space="preserve"> </w:t>
      </w:r>
      <w:r w:rsidR="00804F54" w:rsidRPr="00FB2CED">
        <w:rPr>
          <w:color w:val="000000" w:themeColor="text1"/>
        </w:rPr>
        <w:t>propose “</w:t>
      </w:r>
      <w:r w:rsidR="00804F54" w:rsidRPr="00FB2CED">
        <w:rPr>
          <w:color w:val="000000" w:themeColor="text1"/>
          <w:highlight w:val="white"/>
        </w:rPr>
        <w:t xml:space="preserve">[t]he phenology of ectotherm life history events will be directly influenced by warming while endotherms will respond more indirectly, via </w:t>
      </w:r>
      <w:commentRangeStart w:id="547"/>
      <w:r w:rsidR="00804F54" w:rsidRPr="00FB2CED">
        <w:rPr>
          <w:color w:val="000000" w:themeColor="text1"/>
          <w:highlight w:val="white"/>
        </w:rPr>
        <w:t>ecosystem effects</w:t>
      </w:r>
      <w:commentRangeEnd w:id="547"/>
      <w:r w:rsidR="005E6674">
        <w:rPr>
          <w:rStyle w:val="CommentReference"/>
        </w:rPr>
        <w:commentReference w:id="547"/>
      </w:r>
      <w:r w:rsidR="00804F54" w:rsidRPr="00FB2CED">
        <w:rPr>
          <w:color w:val="000000" w:themeColor="text1"/>
          <w:highlight w:val="white"/>
        </w:rPr>
        <w:t xml:space="preserve">.” This is reminiscent of the “information dilution hypothesis” (see trophic level on page X and Figure 3), which suggests that animals responding directly to temperature will </w:t>
      </w:r>
      <w:r w:rsidR="00DC6E0C">
        <w:rPr>
          <w:color w:val="000000" w:themeColor="text1"/>
          <w:highlight w:val="white"/>
        </w:rPr>
        <w:t>exhibit larger ph</w:t>
      </w:r>
      <w:r w:rsidR="00DE22C8">
        <w:rPr>
          <w:color w:val="000000" w:themeColor="text1"/>
          <w:highlight w:val="white"/>
        </w:rPr>
        <w:t>e</w:t>
      </w:r>
      <w:r w:rsidR="00DC6E0C">
        <w:rPr>
          <w:color w:val="000000" w:themeColor="text1"/>
          <w:highlight w:val="white"/>
        </w:rPr>
        <w:t xml:space="preserve">nological </w:t>
      </w:r>
      <w:r w:rsidR="00804F54" w:rsidRPr="00FB2CED">
        <w:rPr>
          <w:color w:val="000000" w:themeColor="text1"/>
          <w:highlight w:val="white"/>
        </w:rPr>
        <w:t>shift</w:t>
      </w:r>
      <w:r w:rsidR="00DC6E0C">
        <w:rPr>
          <w:color w:val="000000" w:themeColor="text1"/>
          <w:highlight w:val="white"/>
        </w:rPr>
        <w:t>s</w:t>
      </w:r>
      <w:r w:rsidR="00804F54" w:rsidRPr="00FB2CED">
        <w:rPr>
          <w:color w:val="000000" w:themeColor="text1"/>
          <w:highlight w:val="white"/>
        </w:rPr>
        <w:t xml:space="preserve"> than those that </w:t>
      </w:r>
      <w:r w:rsidR="009F0FA8">
        <w:rPr>
          <w:color w:val="000000" w:themeColor="text1"/>
          <w:highlight w:val="white"/>
        </w:rPr>
        <w:t>respond indirectly via</w:t>
      </w:r>
      <w:r w:rsidR="00804F54" w:rsidRPr="00FB2CED">
        <w:rPr>
          <w:color w:val="000000" w:themeColor="text1"/>
          <w:highlight w:val="white"/>
        </w:rPr>
        <w:t xml:space="preserve"> temperature correlated cues like food sources. </w:t>
      </w:r>
      <w:r w:rsidR="00DC6E0C">
        <w:rPr>
          <w:color w:val="000000" w:themeColor="text1"/>
          <w:highlight w:val="white"/>
        </w:rPr>
        <w:t>Furthermore,</w:t>
      </w:r>
      <w:r w:rsidR="009F0FA8">
        <w:rPr>
          <w:color w:val="000000" w:themeColor="text1"/>
          <w:highlight w:val="white"/>
        </w:rPr>
        <w:t xml:space="preserve"> while </w:t>
      </w:r>
      <w:r w:rsidR="00804F54" w:rsidRPr="00FB2CED">
        <w:rPr>
          <w:color w:val="000000" w:themeColor="text1"/>
          <w:highlight w:val="white"/>
        </w:rPr>
        <w:t xml:space="preserve">ectotherm phenology </w:t>
      </w:r>
      <w:r w:rsidR="009F0FA8">
        <w:rPr>
          <w:color w:val="000000" w:themeColor="text1"/>
          <w:highlight w:val="white"/>
        </w:rPr>
        <w:t xml:space="preserve">may respond primarily to </w:t>
      </w:r>
      <w:r w:rsidR="00804F54" w:rsidRPr="00FB2CED">
        <w:rPr>
          <w:color w:val="000000" w:themeColor="text1"/>
          <w:highlight w:val="white"/>
        </w:rPr>
        <w:t>temperature</w:t>
      </w:r>
      <w:r w:rsidR="009F0FA8">
        <w:rPr>
          <w:color w:val="000000" w:themeColor="text1"/>
          <w:highlight w:val="white"/>
        </w:rPr>
        <w:t xml:space="preserve">, </w:t>
      </w:r>
      <w:r w:rsidR="00804F54" w:rsidRPr="00FB2CED">
        <w:rPr>
          <w:color w:val="000000" w:themeColor="text1"/>
          <w:highlight w:val="white"/>
        </w:rPr>
        <w:t xml:space="preserve">endotherm phenology may be regulated by multiple </w:t>
      </w:r>
      <w:r w:rsidR="009F0FA8">
        <w:rPr>
          <w:color w:val="000000" w:themeColor="text1"/>
          <w:highlight w:val="white"/>
        </w:rPr>
        <w:t xml:space="preserve">additional </w:t>
      </w:r>
      <w:r w:rsidR="00804F54" w:rsidRPr="00FB2CED">
        <w:rPr>
          <w:color w:val="000000" w:themeColor="text1"/>
          <w:highlight w:val="white"/>
        </w:rPr>
        <w:t>factors</w:t>
      </w:r>
      <w:r w:rsidR="009F0FA8">
        <w:rPr>
          <w:color w:val="000000" w:themeColor="text1"/>
          <w:highlight w:val="white"/>
        </w:rPr>
        <w:t>.</w:t>
      </w:r>
      <w:r w:rsidR="00BE4FE2">
        <w:rPr>
          <w:color w:val="000000" w:themeColor="text1"/>
          <w:highlight w:val="white"/>
        </w:rPr>
        <w:t xml:space="preserve"> </w:t>
      </w:r>
      <w:r w:rsidR="00804F54" w:rsidRPr="00FB2CED">
        <w:rPr>
          <w:color w:val="000000" w:themeColor="text1"/>
          <w:highlight w:val="white"/>
        </w:rPr>
        <w:t>To our knowledge, no paper has explicitly tested these</w:t>
      </w:r>
      <w:r w:rsidR="009F0FA8">
        <w:rPr>
          <w:color w:val="000000" w:themeColor="text1"/>
          <w:highlight w:val="white"/>
        </w:rPr>
        <w:t xml:space="preserve"> </w:t>
      </w:r>
      <w:r w:rsidR="00DC6E0C">
        <w:rPr>
          <w:color w:val="000000" w:themeColor="text1"/>
          <w:highlight w:val="white"/>
        </w:rPr>
        <w:t>hypotheses</w:t>
      </w:r>
      <w:r w:rsidR="00532933">
        <w:rPr>
          <w:color w:val="000000" w:themeColor="text1"/>
          <w:highlight w:val="white"/>
        </w:rPr>
        <w:t>.</w:t>
      </w:r>
      <w:r w:rsidR="000F0180">
        <w:rPr>
          <w:color w:val="000000" w:themeColor="text1"/>
          <w:highlight w:val="white"/>
        </w:rPr>
        <w:t xml:space="preserve"> </w:t>
      </w:r>
      <w:r w:rsidR="00532933">
        <w:rPr>
          <w:color w:val="000000" w:themeColor="text1"/>
          <w:highlight w:val="white"/>
        </w:rPr>
        <w:t>A</w:t>
      </w:r>
      <w:r w:rsidR="00A53F19">
        <w:rPr>
          <w:color w:val="000000" w:themeColor="text1"/>
          <w:highlight w:val="white"/>
        </w:rPr>
        <w:t>s we rev</w:t>
      </w:r>
      <w:r w:rsidR="009F0FA8">
        <w:rPr>
          <w:color w:val="000000" w:themeColor="text1"/>
          <w:highlight w:val="white"/>
        </w:rPr>
        <w:t xml:space="preserve">iew </w:t>
      </w:r>
      <w:r w:rsidR="009F0FA8">
        <w:rPr>
          <w:color w:val="000000" w:themeColor="text1"/>
          <w:highlight w:val="white"/>
        </w:rPr>
        <w:lastRenderedPageBreak/>
        <w:t>below,</w:t>
      </w:r>
      <w:r w:rsidR="00532933">
        <w:rPr>
          <w:color w:val="000000" w:themeColor="text1"/>
        </w:rPr>
        <w:t xml:space="preserve"> </w:t>
      </w:r>
      <w:commentRangeStart w:id="548"/>
      <w:r w:rsidR="00532933">
        <w:rPr>
          <w:color w:val="000000" w:themeColor="text1"/>
        </w:rPr>
        <w:t>it</w:t>
      </w:r>
      <w:r w:rsidR="000F0180">
        <w:rPr>
          <w:color w:val="000000" w:themeColor="text1"/>
        </w:rPr>
        <w:t xml:space="preserve"> </w:t>
      </w:r>
      <w:r w:rsidR="001E502B">
        <w:rPr>
          <w:color w:val="000000" w:themeColor="text1"/>
        </w:rPr>
        <w:t xml:space="preserve">is difficult to make broad generalizations </w:t>
      </w:r>
      <w:commentRangeEnd w:id="548"/>
      <w:r w:rsidR="005E6674">
        <w:rPr>
          <w:rStyle w:val="CommentReference"/>
        </w:rPr>
        <w:commentReference w:id="548"/>
      </w:r>
      <w:r w:rsidR="001E502B">
        <w:rPr>
          <w:color w:val="000000" w:themeColor="text1"/>
        </w:rPr>
        <w:t>about</w:t>
      </w:r>
      <w:r w:rsidR="005F652B">
        <w:rPr>
          <w:color w:val="000000" w:themeColor="text1"/>
        </w:rPr>
        <w:t xml:space="preserve"> how</w:t>
      </w:r>
      <w:r w:rsidR="000F0180">
        <w:rPr>
          <w:color w:val="000000" w:themeColor="text1"/>
        </w:rPr>
        <w:t xml:space="preserve"> </w:t>
      </w:r>
      <w:r>
        <w:rPr>
          <w:color w:val="000000" w:themeColor="text1"/>
        </w:rPr>
        <w:t>ectotherms and endotherms</w:t>
      </w:r>
      <w:r w:rsidR="00A012AE">
        <w:rPr>
          <w:color w:val="000000" w:themeColor="text1"/>
        </w:rPr>
        <w:t xml:space="preserve"> </w:t>
      </w:r>
      <w:r w:rsidR="005F652B">
        <w:rPr>
          <w:color w:val="000000" w:themeColor="text1"/>
        </w:rPr>
        <w:t xml:space="preserve">regulate phenology </w:t>
      </w:r>
      <w:r w:rsidR="00A012AE">
        <w:rPr>
          <w:color w:val="000000" w:themeColor="text1"/>
        </w:rPr>
        <w:t>due to variation within these broad groups</w:t>
      </w:r>
      <w:r w:rsidR="00804F54" w:rsidRPr="00FB2CED">
        <w:rPr>
          <w:color w:val="000000" w:themeColor="text1"/>
        </w:rPr>
        <w:t>.</w:t>
      </w:r>
      <w:r w:rsidR="001E502B">
        <w:rPr>
          <w:color w:val="000000" w:themeColor="text1"/>
        </w:rPr>
        <w:t xml:space="preserve"> </w:t>
      </w:r>
    </w:p>
    <w:p w14:paraId="5D2CB307" w14:textId="77777777" w:rsidR="00661979" w:rsidRDefault="00804F54" w:rsidP="00B06F9A">
      <w:pPr>
        <w:pStyle w:val="Normal1"/>
        <w:spacing w:before="100" w:beforeAutospacing="1" w:after="100" w:afterAutospacing="1" w:line="480" w:lineRule="auto"/>
        <w:rPr>
          <w:color w:val="000000" w:themeColor="text1"/>
        </w:rPr>
      </w:pPr>
      <w:r w:rsidRPr="00FB2CED">
        <w:rPr>
          <w:color w:val="000000" w:themeColor="text1"/>
        </w:rPr>
        <w:t>While the relationship between temperature and ec</w:t>
      </w:r>
      <w:r w:rsidR="00A012AE">
        <w:rPr>
          <w:color w:val="000000" w:themeColor="text1"/>
        </w:rPr>
        <w:t>t</w:t>
      </w:r>
      <w:r w:rsidRPr="00FB2CED">
        <w:rPr>
          <w:color w:val="000000" w:themeColor="text1"/>
        </w:rPr>
        <w:t>otherm</w:t>
      </w:r>
      <w:r w:rsidR="00A012AE">
        <w:rPr>
          <w:color w:val="000000" w:themeColor="text1"/>
        </w:rPr>
        <w:t xml:space="preserve"> biology</w:t>
      </w:r>
      <w:r w:rsidRPr="00FB2CED">
        <w:rPr>
          <w:color w:val="000000" w:themeColor="text1"/>
        </w:rPr>
        <w:t xml:space="preserve"> is strong </w:t>
      </w:r>
      <w:r w:rsidR="0047750B" w:rsidRPr="00FB2CED">
        <w:rPr>
          <w:color w:val="000000" w:themeColor="text1"/>
        </w:rPr>
        <w:fldChar w:fldCharType="begin">
          <w:fldData xml:space="preserve">PEVuZE5vdGU+PENpdGU+PEF1dGhvcj5LaW5nc29sdmVyPC9BdXRob3I+PFllYXI+MjAwODwvWWVh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PEVuZE5vdGU+PENpdGU+PEF1dGhvcj5LaW5nc29sdmVyPC9BdXRob3I+PFllYXI+MjAwODwvWWVh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(Kingsolver &amp; Huey 2008)</w:t>
      </w:r>
      <w:r w:rsidR="0047750B" w:rsidRPr="00FB2CED">
        <w:rPr>
          <w:color w:val="000000" w:themeColor="text1"/>
        </w:rPr>
        <w:fldChar w:fldCharType="end"/>
      </w:r>
      <w:r w:rsidR="004D1853" w:rsidRPr="00FB2CED">
        <w:rPr>
          <w:color w:val="000000" w:themeColor="text1"/>
        </w:rPr>
        <w:t>,</w:t>
      </w:r>
      <w:r w:rsidRPr="00FB2CED">
        <w:rPr>
          <w:color w:val="000000" w:themeColor="text1"/>
        </w:rPr>
        <w:t xml:space="preserve"> </w:t>
      </w:r>
      <w:r w:rsidR="00A012AE">
        <w:rPr>
          <w:color w:val="000000" w:themeColor="text1"/>
        </w:rPr>
        <w:t>there are</w:t>
      </w:r>
      <w:r w:rsidRPr="00FB2CED">
        <w:rPr>
          <w:color w:val="000000" w:themeColor="text1"/>
        </w:rPr>
        <w:t xml:space="preserve"> </w:t>
      </w:r>
      <w:r w:rsidR="0025600A">
        <w:rPr>
          <w:color w:val="000000" w:themeColor="text1"/>
        </w:rPr>
        <w:t>inter</w:t>
      </w:r>
      <w:r w:rsidR="00A012AE">
        <w:rPr>
          <w:color w:val="000000" w:themeColor="text1"/>
        </w:rPr>
        <w:t>-</w:t>
      </w:r>
      <w:r w:rsidR="0025600A">
        <w:rPr>
          <w:color w:val="000000" w:themeColor="text1"/>
        </w:rPr>
        <w:t xml:space="preserve"> and intra</w:t>
      </w:r>
      <w:r w:rsidR="00A012AE">
        <w:rPr>
          <w:color w:val="000000" w:themeColor="text1"/>
        </w:rPr>
        <w:t>-</w:t>
      </w:r>
      <w:r w:rsidR="0025600A">
        <w:rPr>
          <w:color w:val="000000" w:themeColor="text1"/>
        </w:rPr>
        <w:t xml:space="preserve">specific differences in </w:t>
      </w:r>
      <w:r w:rsidRPr="00FB2CED">
        <w:rPr>
          <w:color w:val="000000" w:themeColor="text1"/>
        </w:rPr>
        <w:t xml:space="preserve">temperature response thresholds and response rates </w:t>
      </w:r>
      <w:r w:rsidR="0047750B" w:rsidRPr="00FB2CED">
        <w:rPr>
          <w:color w:val="000000" w:themeColor="text1"/>
        </w:rPr>
        <w:fldChar w:fldCharType="begin">
          <w:fldData xml:space="preserve">PEVuZE5vdGU+PENpdGU+PEF1dGhvcj5UYXViZXI8L0F1dGhvcj48WWVhcj4xOTc2PC9ZZWFyPjxS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</w:fldData>
        </w:fldChar>
      </w:r>
      <w:r w:rsidR="00975C92">
        <w:rPr>
          <w:color w:val="000000" w:themeColor="text1"/>
        </w:rPr>
        <w:instrText xml:space="preserve"> ADDIN EN.CITE </w:instrText>
      </w:r>
      <w:r w:rsidR="0047750B">
        <w:rPr>
          <w:color w:val="000000" w:themeColor="text1"/>
        </w:rPr>
        <w:fldChar w:fldCharType="begin">
          <w:fldData xml:space="preserve">PEVuZE5vdGU+PENpdGU+PEF1dGhvcj5UYXViZXI8L0F1dGhvcj48WWVhcj4xOTc2PC9ZZWFyPjxS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</w:fldData>
        </w:fldChar>
      </w:r>
      <w:r w:rsidR="00975C9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975C92">
        <w:rPr>
          <w:noProof/>
          <w:color w:val="000000" w:themeColor="text1"/>
        </w:rPr>
        <w:t>(Tauber &amp; Tauber 1976; Rutschmann</w:t>
      </w:r>
      <w:r w:rsidR="00975C92" w:rsidRPr="00975C92">
        <w:rPr>
          <w:i/>
          <w:noProof/>
          <w:color w:val="000000" w:themeColor="text1"/>
        </w:rPr>
        <w:t xml:space="preserve"> et al.</w:t>
      </w:r>
      <w:r w:rsidR="00975C92">
        <w:rPr>
          <w:noProof/>
          <w:color w:val="000000" w:themeColor="text1"/>
        </w:rPr>
        <w:t xml:space="preserve"> 2016)</w:t>
      </w:r>
      <w:r w:rsidR="0047750B" w:rsidRPr="00FB2CED">
        <w:rPr>
          <w:color w:val="000000" w:themeColor="text1"/>
        </w:rPr>
        <w:fldChar w:fldCharType="end"/>
      </w:r>
      <w:r w:rsidRPr="00FB2CED">
        <w:rPr>
          <w:color w:val="000000" w:themeColor="text1"/>
        </w:rPr>
        <w:t xml:space="preserve">. </w:t>
      </w:r>
      <w:r w:rsidR="001E502B">
        <w:rPr>
          <w:color w:val="000000" w:themeColor="text1"/>
        </w:rPr>
        <w:t>Within ectotherms, c</w:t>
      </w:r>
      <w:r w:rsidRPr="00FB2CED">
        <w:rPr>
          <w:color w:val="000000" w:themeColor="text1"/>
        </w:rPr>
        <w:t xml:space="preserve">hanges in </w:t>
      </w:r>
      <w:r w:rsidR="001E502B">
        <w:rPr>
          <w:color w:val="000000" w:themeColor="text1"/>
        </w:rPr>
        <w:t xml:space="preserve">environmental </w:t>
      </w:r>
      <w:r w:rsidRPr="00FB2CED">
        <w:rPr>
          <w:color w:val="000000" w:themeColor="text1"/>
        </w:rPr>
        <w:t>temperature</w:t>
      </w:r>
      <w:r w:rsidR="00A53F19">
        <w:rPr>
          <w:color w:val="000000" w:themeColor="text1"/>
        </w:rPr>
        <w:t xml:space="preserve"> may </w:t>
      </w:r>
      <w:r w:rsidRPr="00FB2CED">
        <w:rPr>
          <w:color w:val="000000" w:themeColor="text1"/>
        </w:rPr>
        <w:t xml:space="preserve">not always lead to linear phenological advances. </w:t>
      </w:r>
      <w:commentRangeStart w:id="549"/>
      <w:r w:rsidRPr="00FB2CED">
        <w:rPr>
          <w:color w:val="000000" w:themeColor="text1"/>
        </w:rPr>
        <w:t>High temperatures</w:t>
      </w:r>
      <w:commentRangeEnd w:id="549"/>
      <w:r w:rsidR="005E6674">
        <w:rPr>
          <w:rStyle w:val="CommentReference"/>
        </w:rPr>
        <w:commentReference w:id="549"/>
      </w:r>
      <w:r w:rsidR="007610CB">
        <w:rPr>
          <w:color w:val="000000" w:themeColor="text1"/>
        </w:rPr>
        <w:t xml:space="preserve"> </w:t>
      </w:r>
      <w:r w:rsidRPr="00FB2CED">
        <w:rPr>
          <w:color w:val="000000" w:themeColor="text1"/>
        </w:rPr>
        <w:t>may not advance phenology</w:t>
      </w:r>
      <w:r w:rsidR="009F0FA8">
        <w:rPr>
          <w:color w:val="000000" w:themeColor="text1"/>
        </w:rPr>
        <w:t xml:space="preserve">, but rather cause </w:t>
      </w:r>
      <w:r w:rsidRPr="00FB2CED">
        <w:rPr>
          <w:color w:val="000000" w:themeColor="text1"/>
        </w:rPr>
        <w:t xml:space="preserve">embryo mortality </w:t>
      </w:r>
      <w:r w:rsidR="0047750B" w:rsidRPr="00FB2CED">
        <w:rPr>
          <w:color w:val="000000" w:themeColor="text1"/>
        </w:rPr>
        <w:fldChar w:fldCharType="begin">
          <w:fldData xml:space="preserve">PEVuZE5vdGU+PENpdGU+PEF1dGhvcj5MZXZ5PC9BdXRob3I+PFllYXI+MjAxNTwvWWVhcj48UmVj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PEVuZE5vdGU+PENpdGU+PEF1dGhvcj5MZXZ5PC9BdXRob3I+PFllYXI+MjAxNTwvWWVhcj48UmVj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(Levy</w:t>
      </w:r>
      <w:r w:rsidR="00063E8C" w:rsidRPr="00063E8C">
        <w:rPr>
          <w:i/>
          <w:noProof/>
          <w:color w:val="000000" w:themeColor="text1"/>
        </w:rPr>
        <w:t xml:space="preserve"> et al.</w:t>
      </w:r>
      <w:r w:rsidR="00063E8C">
        <w:rPr>
          <w:noProof/>
          <w:color w:val="000000" w:themeColor="text1"/>
        </w:rPr>
        <w:t xml:space="preserve"> 2015)</w:t>
      </w:r>
      <w:r w:rsidR="0047750B" w:rsidRPr="00FB2CED">
        <w:rPr>
          <w:color w:val="000000" w:themeColor="text1"/>
        </w:rPr>
        <w:fldChar w:fldCharType="end"/>
      </w:r>
      <w:r w:rsidRPr="00FB2CED">
        <w:rPr>
          <w:color w:val="000000" w:themeColor="text1"/>
        </w:rPr>
        <w:t xml:space="preserve"> or decreased adult survival </w:t>
      </w:r>
      <w:commentRangeStart w:id="550"/>
      <w:r w:rsidR="0047750B" w:rsidRPr="00FB2CED">
        <w:rPr>
          <w:color w:val="000000" w:themeColor="text1"/>
        </w:rPr>
        <w:fldChar w:fldCharType="begin">
          <w:fldData xml:space="preserve">PEVuZE5vdGU+PENpdGU+PEF1dGhvcj5CZXN0aW9uPC9BdXRob3I+PFllYXI+MjAxNTwvWWVhcj48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PEVuZE5vdGU+PENpdGU+PEF1dGhvcj5CZXN0aW9uPC9BdXRob3I+PFllYXI+MjAxNTwvWWVhcj48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(Bestion</w:t>
      </w:r>
      <w:r w:rsidR="00063E8C" w:rsidRPr="00063E8C">
        <w:rPr>
          <w:i/>
          <w:noProof/>
          <w:color w:val="000000" w:themeColor="text1"/>
        </w:rPr>
        <w:t xml:space="preserve"> et al.</w:t>
      </w:r>
      <w:r w:rsidR="00063E8C">
        <w:rPr>
          <w:noProof/>
          <w:color w:val="000000" w:themeColor="text1"/>
        </w:rPr>
        <w:t xml:space="preserve"> 2015)</w:t>
      </w:r>
      <w:r w:rsidR="0047750B" w:rsidRPr="00FB2CED">
        <w:rPr>
          <w:color w:val="000000" w:themeColor="text1"/>
        </w:rPr>
        <w:fldChar w:fldCharType="end"/>
      </w:r>
      <w:r w:rsidRPr="00FB2CED">
        <w:rPr>
          <w:color w:val="000000" w:themeColor="text1"/>
        </w:rPr>
        <w:t xml:space="preserve">. </w:t>
      </w:r>
      <w:r w:rsidR="009F0FA8">
        <w:rPr>
          <w:color w:val="000000" w:themeColor="text1"/>
        </w:rPr>
        <w:t>Additionally</w:t>
      </w:r>
      <w:r w:rsidR="00A012AE">
        <w:rPr>
          <w:color w:val="000000" w:themeColor="text1"/>
        </w:rPr>
        <w:t xml:space="preserve">, </w:t>
      </w:r>
      <w:r w:rsidRPr="00FB2CED">
        <w:rPr>
          <w:color w:val="000000" w:themeColor="text1"/>
        </w:rPr>
        <w:t>behavioral plasticity may buffer individuals from</w:t>
      </w:r>
      <w:r w:rsidR="007610CB">
        <w:rPr>
          <w:color w:val="000000" w:themeColor="text1"/>
        </w:rPr>
        <w:t xml:space="preserve"> </w:t>
      </w:r>
      <w:r w:rsidRPr="00FB2CED">
        <w:rPr>
          <w:color w:val="000000" w:themeColor="text1"/>
        </w:rPr>
        <w:t>temperature change</w:t>
      </w:r>
      <w:r w:rsidR="007610CB">
        <w:rPr>
          <w:color w:val="000000" w:themeColor="text1"/>
        </w:rPr>
        <w:t>.</w:t>
      </w:r>
      <w:r w:rsidRPr="00FB2CED">
        <w:rPr>
          <w:color w:val="000000" w:themeColor="text1"/>
        </w:rPr>
        <w:t xml:space="preserve"> </w:t>
      </w:r>
      <w:r w:rsidR="007610CB">
        <w:rPr>
          <w:color w:val="000000" w:themeColor="text1"/>
        </w:rPr>
        <w:t>F</w:t>
      </w:r>
      <w:r w:rsidRPr="00FB2CED">
        <w:rPr>
          <w:color w:val="000000" w:themeColor="text1"/>
        </w:rPr>
        <w:t>or example</w:t>
      </w:r>
      <w:r w:rsidR="007610CB">
        <w:rPr>
          <w:color w:val="000000" w:themeColor="text1"/>
        </w:rPr>
        <w:t>,</w:t>
      </w:r>
      <w:r w:rsidRPr="00FB2CED">
        <w:rPr>
          <w:color w:val="000000" w:themeColor="text1"/>
        </w:rPr>
        <w:t xml:space="preserve"> social insects employ a variety of strategies to regulate nest temperatures and maintain activity when ambient temperatures are too high or low </w:t>
      </w:r>
      <w:r w:rsidR="0047750B" w:rsidRPr="00FB2CED">
        <w:rPr>
          <w:color w:val="000000" w:themeColor="text1"/>
        </w:rPr>
        <w:fldChar w:fldCharType="begin"/>
      </w:r>
      <w:r w:rsidR="00063E8C">
        <w:rPr>
          <w:color w:val="000000" w:themeColor="text1"/>
        </w:rPr>
        <w:instrText xml:space="preserve"> ADDIN EN.CITE &lt;EndNote&gt;&lt;Cite&gt;&lt;Author&gt;Jones&lt;/Author&gt;&lt;Year&gt;2006&lt;/Year&gt;&lt;RecNum&gt;851&lt;/RecNum&gt;&lt;DisplayText&gt;(Jones &amp;amp; Oldroyd 2006)&lt;/DisplayText&gt;&lt;record&gt;&lt;rec-number&gt;851&lt;/rec-number&gt;&lt;foreign-keys&gt;&lt;key app="EN" db-id="tswepwzphrdd5teef5upp92y9wxtxvpzzvrz" timestamp="1461257370"&gt;851&lt;/key&gt;&lt;/foreign-keys&gt;&lt;ref-type name="Book Section"&gt;5&lt;/ref-type&gt;&lt;contributors&gt;&lt;authors&gt;&lt;author&gt;Jones, Julia C.&lt;/author&gt;&lt;author&gt;Oldroyd, Benjamin P.&lt;/author&gt;&lt;/authors&gt;&lt;secondary-authors&gt;&lt;author&gt;S. J. Simpson&lt;/author&gt;&lt;/secondary-authors&gt;&lt;/contributors&gt;&lt;titles&gt;&lt;title&gt;Nest Thermoregulation in Social Insects&lt;/title&gt;&lt;secondary-title&gt;Advances in Insect Physiology&lt;/secondary-title&gt;&lt;/titles&gt;&lt;pages&gt;153-191&lt;/pages&gt;&lt;volume&gt;Volume 33&lt;/volume&gt;&lt;dates&gt;&lt;year&gt;2006&lt;/year&gt;&lt;/dates&gt;&lt;publisher&gt;Academic Press&lt;/publisher&gt;&lt;isbn&gt;0065-2806&lt;/isbn&gt;&lt;urls&gt;&lt;related-urls&gt;&lt;url&gt;http://www.sciencedirect.com/science/article/pii/S0065280606330032&lt;/url&gt;&lt;/related-urls&gt;&lt;/urls&gt;&lt;electronic-resource-num&gt;http://dx.doi.org/10.1016/S0065-2806(06)33003-2&lt;/electronic-resource-num&gt;&lt;/record&gt;&lt;/Cite&gt;&lt;/EndNote&gt;</w:instrText>
      </w:r>
      <w:r w:rsidR="0047750B" w:rsidRPr="00FB2CED">
        <w:rPr>
          <w:color w:val="000000" w:themeColor="text1"/>
        </w:rPr>
        <w:fldChar w:fldCharType="separate"/>
      </w:r>
      <w:r w:rsidR="00063E8C">
        <w:rPr>
          <w:noProof/>
          <w:color w:val="000000" w:themeColor="text1"/>
        </w:rPr>
        <w:t>(Jones &amp; Oldroyd 2006)</w:t>
      </w:r>
      <w:r w:rsidR="0047750B" w:rsidRPr="00FB2CED">
        <w:rPr>
          <w:color w:val="000000" w:themeColor="text1"/>
        </w:rPr>
        <w:fldChar w:fldCharType="end"/>
      </w:r>
      <w:commentRangeEnd w:id="550"/>
      <w:r w:rsidR="005F652B">
        <w:rPr>
          <w:rStyle w:val="CommentReference"/>
        </w:rPr>
        <w:commentReference w:id="550"/>
      </w:r>
      <w:r w:rsidRPr="00FB2CED">
        <w:rPr>
          <w:color w:val="000000" w:themeColor="text1"/>
        </w:rPr>
        <w:t xml:space="preserve"> (</w:t>
      </w:r>
      <w:r w:rsidR="009F0FA8">
        <w:rPr>
          <w:color w:val="000000" w:themeColor="text1"/>
        </w:rPr>
        <w:t xml:space="preserve">Figure 2c </w:t>
      </w:r>
      <w:commentRangeStart w:id="551"/>
      <w:r w:rsidR="009F0FA8">
        <w:rPr>
          <w:color w:val="000000" w:themeColor="text1"/>
        </w:rPr>
        <w:t>compensatory change</w:t>
      </w:r>
      <w:commentRangeEnd w:id="551"/>
      <w:r w:rsidR="005E6674">
        <w:rPr>
          <w:rStyle w:val="CommentReference"/>
        </w:rPr>
        <w:commentReference w:id="551"/>
      </w:r>
      <w:r w:rsidR="009F0FA8">
        <w:rPr>
          <w:color w:val="000000" w:themeColor="text1"/>
        </w:rPr>
        <w:t>).</w:t>
      </w:r>
    </w:p>
    <w:p w14:paraId="16DD05E3" w14:textId="77777777" w:rsidR="00661979" w:rsidRDefault="00804F54" w:rsidP="00B06F9A">
      <w:pPr>
        <w:pStyle w:val="Normal1"/>
        <w:spacing w:before="100" w:beforeAutospacing="1" w:after="100" w:afterAutospacing="1" w:line="480" w:lineRule="auto"/>
        <w:rPr>
          <w:color w:val="000000" w:themeColor="text1"/>
        </w:rPr>
      </w:pPr>
      <w:r w:rsidRPr="00FB2CED">
        <w:rPr>
          <w:color w:val="000000" w:themeColor="text1"/>
        </w:rPr>
        <w:t xml:space="preserve">Despite the strong </w:t>
      </w:r>
      <w:r w:rsidR="009F0FA8">
        <w:rPr>
          <w:color w:val="000000" w:themeColor="text1"/>
        </w:rPr>
        <w:t xml:space="preserve">effect </w:t>
      </w:r>
      <w:r w:rsidRPr="00FB2CED">
        <w:rPr>
          <w:color w:val="000000" w:themeColor="text1"/>
        </w:rPr>
        <w:t>of temperature</w:t>
      </w:r>
      <w:r w:rsidR="001E502B">
        <w:rPr>
          <w:color w:val="000000" w:themeColor="text1"/>
        </w:rPr>
        <w:t xml:space="preserve"> on ectotherm phenology</w:t>
      </w:r>
      <w:r w:rsidRPr="00FB2CED">
        <w:rPr>
          <w:color w:val="000000" w:themeColor="text1"/>
        </w:rPr>
        <w:t>, other environmental cues</w:t>
      </w:r>
      <w:r w:rsidR="007610CB">
        <w:rPr>
          <w:color w:val="000000" w:themeColor="text1"/>
        </w:rPr>
        <w:t>, including photoperiod, food availability, and moisture,</w:t>
      </w:r>
      <w:r w:rsidRPr="00FB2CED">
        <w:rPr>
          <w:color w:val="000000" w:themeColor="text1"/>
        </w:rPr>
        <w:t xml:space="preserve"> </w:t>
      </w:r>
      <w:r w:rsidR="004D1853" w:rsidRPr="00FB2CED">
        <w:rPr>
          <w:color w:val="000000" w:themeColor="text1"/>
        </w:rPr>
        <w:t>also</w:t>
      </w:r>
      <w:r w:rsidRPr="00FB2CED">
        <w:rPr>
          <w:color w:val="000000" w:themeColor="text1"/>
        </w:rPr>
        <w:t xml:space="preserve"> regulate ectotherm phenology</w:t>
      </w:r>
      <w:r w:rsidR="00A53F19">
        <w:rPr>
          <w:color w:val="000000" w:themeColor="text1"/>
        </w:rPr>
        <w:t>.</w:t>
      </w:r>
      <w:r w:rsidR="004D1853" w:rsidRPr="00FB2CED">
        <w:rPr>
          <w:color w:val="000000" w:themeColor="text1"/>
        </w:rPr>
        <w:t xml:space="preserve"> </w:t>
      </w:r>
      <w:commentRangeStart w:id="552"/>
      <w:r w:rsidR="009F0FA8">
        <w:rPr>
          <w:color w:val="000000" w:themeColor="text1"/>
        </w:rPr>
        <w:t>P</w:t>
      </w:r>
      <w:r w:rsidRPr="00FB2CED">
        <w:rPr>
          <w:color w:val="000000" w:themeColor="text1"/>
        </w:rPr>
        <w:t xml:space="preserve">hotoperiod is the main cue for diapause induction in many insects </w:t>
      </w:r>
      <w:commentRangeEnd w:id="552"/>
      <w:r w:rsidR="008E75D3">
        <w:rPr>
          <w:rStyle w:val="CommentReference"/>
        </w:rPr>
        <w:commentReference w:id="552"/>
      </w:r>
      <w:r w:rsidR="0047750B" w:rsidRPr="00FB2CED">
        <w:rPr>
          <w:color w:val="000000" w:themeColor="text1"/>
        </w:rPr>
        <w:fldChar w:fldCharType="begin">
          <w:fldData xml:space="preserve">PEVuZE5vdGU+PENpdGU+PEF1dGhvcj5CYWxlPC9BdXRob3I+PFllYXI+MjAxMDwvWWVhcj48UmVj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PEVuZE5vdGU+PENpdGU+PEF1dGhvcj5CYWxlPC9BdXRob3I+PFllYXI+MjAxMDwvWWVhcj48UmVj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shd w:val="clear" w:color="auto" w:fill="F5F5F5"/>
        </w:rPr>
      </w:r>
      <w:r w:rsidR="0047750B" w:rsidRPr="00FB2CED">
        <w:rPr>
          <w:color w:val="000000" w:themeColor="text1"/>
          <w:shd w:val="clear" w:color="auto" w:fill="F5F5F5"/>
        </w:rPr>
        <w:fldChar w:fldCharType="separate"/>
      </w:r>
      <w:r w:rsidR="00063E8C" w:rsidRPr="00063E8C">
        <w:rPr>
          <w:noProof/>
          <w:color w:val="000000" w:themeColor="text1"/>
        </w:rPr>
        <w:t>(Tauber &amp; Tauber 1976; Bale &amp; Hayward 2010)</w:t>
      </w:r>
      <w:r w:rsidR="0047750B" w:rsidRPr="00FB2CED">
        <w:rPr>
          <w:color w:val="000000" w:themeColor="text1"/>
        </w:rPr>
        <w:fldChar w:fldCharType="end"/>
      </w:r>
      <w:r w:rsidR="004D1853" w:rsidRPr="00FB2CED">
        <w:rPr>
          <w:color w:val="000000" w:themeColor="text1"/>
        </w:rPr>
        <w:t>,</w:t>
      </w:r>
      <w:r w:rsidRPr="00FB2CED">
        <w:rPr>
          <w:color w:val="000000" w:themeColor="text1"/>
        </w:rPr>
        <w:t xml:space="preserve"> and </w:t>
      </w:r>
      <w:r w:rsidR="00DF10D1">
        <w:rPr>
          <w:color w:val="000000" w:themeColor="text1"/>
        </w:rPr>
        <w:t>circannual rhythms influence</w:t>
      </w:r>
      <w:r w:rsidR="007610CB">
        <w:rPr>
          <w:color w:val="000000" w:themeColor="text1"/>
        </w:rPr>
        <w:t xml:space="preserve"> </w:t>
      </w:r>
      <w:r w:rsidRPr="00FB2CED">
        <w:rPr>
          <w:color w:val="000000" w:themeColor="text1"/>
        </w:rPr>
        <w:t xml:space="preserve">windows of reproductive sensitivity to temperature in some lizard species </w:t>
      </w:r>
      <w:r w:rsidR="0047750B" w:rsidRPr="00FB2CED">
        <w:rPr>
          <w:color w:val="000000" w:themeColor="text1"/>
        </w:rPr>
        <w:fldChar w:fldCharType="begin"/>
      </w:r>
      <w:r w:rsidR="001E502B">
        <w:rPr>
          <w:color w:val="000000" w:themeColor="text1"/>
        </w:rPr>
        <w:instrText xml:space="preserve"> ADDIN EN.CITE &lt;EndNote&gt;&lt;Cite&gt;&lt;Author&gt;CUELLAR&lt;/Author&gt;&lt;Year&gt;1977&lt;/Year&gt;&lt;RecNum&gt;839&lt;/RecNum&gt;&lt;DisplayText&gt;(Cuellar &amp;amp; Cuellar 1977)&lt;/DisplayText&gt;&lt;record&gt;&lt;rec-number&gt;839&lt;/rec-number&gt;&lt;foreign-keys&gt;&lt;key app="EN" db-id="tswepwzphrdd5teef5upp92y9wxtxvpzzvrz" timestamp="1460051449"&gt;839&lt;/key&gt;&lt;/foreign-keys&gt;&lt;ref-type name="Journal Article"&gt;17&lt;/ref-type&gt;&lt;contributors&gt;&lt;authors&gt;&lt;author&gt;Cuellar, Hector S.&lt;/author&gt;&lt;author&gt;Cuellar, Orlando&lt;/author&gt;&lt;/authors&gt;&lt;/contributors&gt;&lt;titles&gt;&lt;title&gt;Refractoriness in Female Lizard Reproduction: A Probable Circannual Clock&lt;/title&gt;&lt;secondary-title&gt;Science&lt;/secondary-title&gt;&lt;/titles&gt;&lt;periodical&gt;&lt;full-title&gt;Science&lt;/full-title&gt;&lt;abbr-1&gt;Science&lt;/abbr-1&gt;&lt;/periodical&gt;&lt;pages&gt;495-497&lt;/pages&gt;&lt;volume&gt;197&lt;/volume&gt;&lt;number&gt;4302&lt;/number&gt;&lt;dates&gt;&lt;year&gt;1977&lt;/year&gt;&lt;pub-dates&gt;&lt;date&gt;1977-07-29 00:00:00&lt;/date&gt;&lt;/pub-dates&gt;&lt;/dates&gt;&lt;urls&gt;&lt;related-urls&gt;&lt;url&gt;http://science.sciencemag.org/content/sci/197/4302/495.full.pdf&lt;/url&gt;&lt;/related-urls&gt;&lt;/urls&gt;&lt;electronic-resource-num&gt;10.1126/science.197.4302.495&lt;/electronic-resource-num&gt;&lt;/record&gt;&lt;/Cite&gt;&lt;/EndNote&gt;</w:instrText>
      </w:r>
      <w:r w:rsidR="0047750B" w:rsidRPr="00FB2CED">
        <w:rPr>
          <w:color w:val="000000" w:themeColor="text1"/>
        </w:rPr>
        <w:fldChar w:fldCharType="separate"/>
      </w:r>
      <w:r w:rsidR="001E502B">
        <w:rPr>
          <w:noProof/>
          <w:color w:val="000000" w:themeColor="text1"/>
        </w:rPr>
        <w:t>(Cuellar &amp; Cuellar 1977)</w:t>
      </w:r>
      <w:r w:rsidR="0047750B" w:rsidRPr="00FB2CED">
        <w:rPr>
          <w:color w:val="000000" w:themeColor="text1"/>
        </w:rPr>
        <w:fldChar w:fldCharType="end"/>
      </w:r>
      <w:r w:rsidRPr="00FB2CED">
        <w:rPr>
          <w:color w:val="000000" w:themeColor="text1"/>
        </w:rPr>
        <w:t>.</w:t>
      </w:r>
      <w:r w:rsidR="009F0FA8" w:rsidRPr="009F0FA8">
        <w:rPr>
          <w:color w:val="000000" w:themeColor="text1"/>
        </w:rPr>
        <w:t xml:space="preserve"> </w:t>
      </w:r>
      <w:r w:rsidR="009F0FA8" w:rsidRPr="00FB2CED">
        <w:rPr>
          <w:color w:val="000000" w:themeColor="text1"/>
        </w:rPr>
        <w:t xml:space="preserve">Food can play a role in diapause termination in some species of insects (as can hormonal cues from host plants in parasites), and moisture may be an important pre-requisite for post-diapause growth </w:t>
      </w:r>
      <w:r w:rsidR="0047750B" w:rsidRPr="00FB2CED">
        <w:rPr>
          <w:color w:val="000000" w:themeColor="text1"/>
        </w:rPr>
        <w:fldChar w:fldCharType="begin"/>
      </w:r>
      <w:r w:rsidR="009F0FA8">
        <w:rPr>
          <w:color w:val="000000" w:themeColor="text1"/>
        </w:rPr>
        <w:instrText xml:space="preserve"> ADDIN EN.CITE &lt;EndNote&gt;&lt;Cite&gt;&lt;Author&gt;Tauber&lt;/Author&gt;&lt;Year&gt;1976&lt;/Year&gt;&lt;RecNum&gt;849&lt;/RecNum&gt;&lt;DisplayText&gt;(Tauber &amp;amp; Tauber 1976)&lt;/DisplayText&gt;&lt;record&gt;&lt;rec-number&gt;849&lt;/rec-number&gt;&lt;foreign-keys&gt;&lt;key app="EN" db-id="tswepwzphrdd5teef5upp92y9wxtxvpzzvrz" timestamp="1461255980"&gt;849&lt;/key&gt;&lt;/foreign-keys&gt;&lt;ref-type name="Journal Article"&gt;17&lt;/ref-type&gt;&lt;contributors&gt;&lt;authors&gt;&lt;author&gt;Tauber, M. J.&lt;/author&gt;&lt;author&gt;Tauber, C. A.&lt;/author&gt;&lt;/authors&gt;&lt;/contributors&gt;&lt;auth-address&gt;CORNELL UNIV,DEPT ENTOMOL,ITHACA,NY 14853.&lt;/auth-address&gt;&lt;titles&gt;&lt;title&gt;INSECT SEASONALITY - DIAPAUSE MAINTENANCE, TERMINATION, AND POSTDIAPAUSE DEVELOPMENT&lt;/title&gt;&lt;secondary-title&gt;Annual Review of Entomology&lt;/secondary-title&gt;&lt;/titles&gt;&lt;periodical&gt;&lt;full-title&gt;Annual Review of Entomology&lt;/full-title&gt;&lt;/periodical&gt;&lt;pages&gt;81-107&lt;/pages&gt;&lt;volume&gt;21&lt;/volume&gt;&lt;keywords&gt;&lt;keyword&gt;Entomology&lt;/keyword&gt;&lt;/keywords&gt;&lt;dates&gt;&lt;year&gt;1976&lt;/year&gt;&lt;/dates&gt;&lt;isbn&gt;0066-4170&lt;/isbn&gt;&lt;accession-num&gt;WOS:A1976BC15100005&lt;/accession-num&gt;&lt;work-type&gt;Review&lt;/work-type&gt;&lt;urls&gt;&lt;related-urls&gt;&lt;url&gt;&amp;lt;Go to ISI&amp;gt;://WOS:A1976BC15100005&lt;/url&gt;&lt;/related-urls&gt;&lt;/urls&gt;&lt;electronic-resource-num&gt;10.1146/annurev.en.21.010176.000501&lt;/electronic-resource-num&gt;&lt;language&gt;English&lt;/language&gt;&lt;/record&gt;&lt;/Cite&gt;&lt;/EndNote&gt;</w:instrText>
      </w:r>
      <w:r w:rsidR="0047750B" w:rsidRPr="00FB2CED">
        <w:rPr>
          <w:color w:val="000000" w:themeColor="text1"/>
        </w:rPr>
        <w:fldChar w:fldCharType="separate"/>
      </w:r>
      <w:r w:rsidR="009F0FA8">
        <w:rPr>
          <w:noProof/>
          <w:color w:val="000000" w:themeColor="text1"/>
        </w:rPr>
        <w:t>(Tauber &amp; Tauber 1976)</w:t>
      </w:r>
      <w:r w:rsidR="0047750B" w:rsidRPr="00FB2CED">
        <w:rPr>
          <w:color w:val="000000" w:themeColor="text1"/>
        </w:rPr>
        <w:fldChar w:fldCharType="end"/>
      </w:r>
      <w:r w:rsidR="009F0FA8" w:rsidRPr="00FB2CED">
        <w:rPr>
          <w:color w:val="000000" w:themeColor="text1"/>
        </w:rPr>
        <w:t>.</w:t>
      </w:r>
      <w:r w:rsidRPr="00FB2CED">
        <w:rPr>
          <w:color w:val="000000" w:themeColor="text1"/>
        </w:rPr>
        <w:t xml:space="preserve"> </w:t>
      </w:r>
      <w:r w:rsidR="009F0FA8">
        <w:rPr>
          <w:color w:val="000000" w:themeColor="text1"/>
        </w:rPr>
        <w:t>Some ectotherms use multiple cues; p</w:t>
      </w:r>
      <w:r w:rsidRPr="00FB2CED">
        <w:rPr>
          <w:color w:val="000000" w:themeColor="text1"/>
        </w:rPr>
        <w:t xml:space="preserve">hotoperiod </w:t>
      </w:r>
      <w:r w:rsidR="009F0FA8">
        <w:rPr>
          <w:color w:val="000000" w:themeColor="text1"/>
        </w:rPr>
        <w:t>and</w:t>
      </w:r>
      <w:r w:rsidRPr="00FB2CED">
        <w:rPr>
          <w:color w:val="000000" w:themeColor="text1"/>
        </w:rPr>
        <w:t xml:space="preserve"> temperature may </w:t>
      </w:r>
      <w:r w:rsidR="009F0FA8">
        <w:rPr>
          <w:color w:val="000000" w:themeColor="text1"/>
        </w:rPr>
        <w:t>interact to</w:t>
      </w:r>
      <w:r w:rsidR="007610CB">
        <w:rPr>
          <w:color w:val="000000" w:themeColor="text1"/>
        </w:rPr>
        <w:t xml:space="preserve"> trigger</w:t>
      </w:r>
      <w:r w:rsidRPr="00FB2CED">
        <w:rPr>
          <w:color w:val="000000" w:themeColor="text1"/>
        </w:rPr>
        <w:t xml:space="preserve"> nonlinear phenologica</w:t>
      </w:r>
      <w:r w:rsidR="009F0FA8">
        <w:rPr>
          <w:color w:val="000000" w:themeColor="text1"/>
        </w:rPr>
        <w:t>l shifts</w:t>
      </w:r>
      <w:r w:rsidRPr="00FB2CED">
        <w:rPr>
          <w:color w:val="000000" w:themeColor="text1"/>
        </w:rPr>
        <w:t xml:space="preserve">; for example, </w:t>
      </w:r>
      <w:r w:rsidR="007610CB">
        <w:rPr>
          <w:color w:val="000000" w:themeColor="text1"/>
        </w:rPr>
        <w:t xml:space="preserve">under certain conditions, </w:t>
      </w:r>
      <w:r w:rsidRPr="00FB2CED">
        <w:rPr>
          <w:color w:val="000000" w:themeColor="text1"/>
        </w:rPr>
        <w:t xml:space="preserve">multi-voltine species </w:t>
      </w:r>
      <w:r w:rsidR="007610CB">
        <w:rPr>
          <w:color w:val="000000" w:themeColor="text1"/>
        </w:rPr>
        <w:t>may</w:t>
      </w:r>
      <w:r w:rsidR="007610CB" w:rsidRPr="00FB2CED">
        <w:rPr>
          <w:color w:val="000000" w:themeColor="text1"/>
        </w:rPr>
        <w:t xml:space="preserve"> </w:t>
      </w:r>
      <w:r w:rsidRPr="00FB2CED">
        <w:rPr>
          <w:color w:val="000000" w:themeColor="text1"/>
        </w:rPr>
        <w:t xml:space="preserve">attempt additional generations, potentially leading to developmental traps and population declines </w:t>
      </w:r>
      <w:r w:rsidR="0047750B">
        <w:rPr>
          <w:color w:val="000000" w:themeColor="text1"/>
        </w:rPr>
        <w:fldChar w:fldCharType="begin">
          <w:fldData xml:space="preserve">PEVuZE5vdGU+PENpdGU+PEF1dGhvcj5WYW4gRHljazwvQXV0aG9yPjxZZWFyPjIwMTU8L1llYXI+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</w:fldData>
        </w:fldChar>
      </w:r>
      <w:r w:rsidR="001E502B">
        <w:rPr>
          <w:color w:val="000000" w:themeColor="text1"/>
        </w:rPr>
        <w:instrText xml:space="preserve"> ADDIN EN.CITE </w:instrText>
      </w:r>
      <w:r w:rsidR="0047750B">
        <w:rPr>
          <w:color w:val="000000" w:themeColor="text1"/>
        </w:rPr>
        <w:fldChar w:fldCharType="begin">
          <w:fldData xml:space="preserve">PEVuZE5vdGU+PENpdGU+PEF1dGhvcj5WYW4gRHljazwvQXV0aG9yPjxZZWFyPjIwMTU8L1llYXI+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</w:fldData>
        </w:fldChar>
      </w:r>
      <w:r w:rsidR="001E502B">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1E502B">
        <w:rPr>
          <w:noProof/>
          <w:color w:val="000000" w:themeColor="text1"/>
        </w:rPr>
        <w:t>(Van Dyck</w:t>
      </w:r>
      <w:r w:rsidR="001E502B" w:rsidRPr="001E502B">
        <w:rPr>
          <w:i/>
          <w:noProof/>
          <w:color w:val="000000" w:themeColor="text1"/>
        </w:rPr>
        <w:t xml:space="preserve"> et al.</w:t>
      </w:r>
      <w:r w:rsidR="001E502B">
        <w:rPr>
          <w:noProof/>
          <w:color w:val="000000" w:themeColor="text1"/>
        </w:rPr>
        <w:t xml:space="preserve"> 2015)</w:t>
      </w:r>
      <w:r w:rsidR="0047750B">
        <w:rPr>
          <w:color w:val="000000" w:themeColor="text1"/>
        </w:rPr>
        <w:fldChar w:fldCharType="end"/>
      </w:r>
      <w:r w:rsidR="00D13635">
        <w:rPr>
          <w:color w:val="000000" w:themeColor="text1"/>
        </w:rPr>
        <w:t>.</w:t>
      </w:r>
      <w:r w:rsidRPr="00FB2CED">
        <w:rPr>
          <w:color w:val="000000" w:themeColor="text1"/>
        </w:rPr>
        <w:t xml:space="preserve"> </w:t>
      </w:r>
    </w:p>
    <w:p w14:paraId="38378FFC" w14:textId="77777777" w:rsidR="00661979" w:rsidRDefault="007610CB" w:rsidP="00B06F9A">
      <w:pPr>
        <w:pStyle w:val="Normal1"/>
        <w:spacing w:before="100" w:beforeAutospacing="1" w:after="100" w:afterAutospacing="1" w:line="480" w:lineRule="auto"/>
        <w:rPr>
          <w:color w:val="000000" w:themeColor="text1"/>
        </w:rPr>
      </w:pPr>
      <w:r>
        <w:rPr>
          <w:color w:val="000000" w:themeColor="text1"/>
        </w:rPr>
        <w:t>The pattern of phenological shifts</w:t>
      </w:r>
      <w:r w:rsidRPr="00FB2CED">
        <w:rPr>
          <w:color w:val="000000" w:themeColor="text1"/>
        </w:rPr>
        <w:t xml:space="preserve"> </w:t>
      </w:r>
      <w:r w:rsidR="00804F54" w:rsidRPr="00FB2CED">
        <w:rPr>
          <w:color w:val="000000" w:themeColor="text1"/>
        </w:rPr>
        <w:t xml:space="preserve">across endothermic taxa is </w:t>
      </w:r>
      <w:r w:rsidR="00DC6E0C">
        <w:rPr>
          <w:color w:val="000000" w:themeColor="text1"/>
        </w:rPr>
        <w:t>also</w:t>
      </w:r>
      <w:r w:rsidR="00DC6E0C" w:rsidRPr="00FB2CED">
        <w:rPr>
          <w:color w:val="000000" w:themeColor="text1"/>
        </w:rPr>
        <w:t xml:space="preserve"> </w:t>
      </w:r>
      <w:r w:rsidR="00804F54" w:rsidRPr="00FB2CED">
        <w:rPr>
          <w:color w:val="000000" w:themeColor="text1"/>
        </w:rPr>
        <w:t>complex</w:t>
      </w:r>
      <w:r w:rsidR="00DF10D1">
        <w:rPr>
          <w:color w:val="000000" w:themeColor="text1"/>
        </w:rPr>
        <w:t>,</w:t>
      </w:r>
      <w:r w:rsidR="00804F54" w:rsidRPr="00FB2CED">
        <w:rPr>
          <w:color w:val="000000" w:themeColor="text1"/>
        </w:rPr>
        <w:t xml:space="preserve"> </w:t>
      </w:r>
      <w:r w:rsidR="00DC6E0C">
        <w:rPr>
          <w:color w:val="000000" w:themeColor="text1"/>
        </w:rPr>
        <w:t xml:space="preserve">influenced </w:t>
      </w:r>
      <w:r w:rsidR="00804F54" w:rsidRPr="00FB2CED">
        <w:rPr>
          <w:color w:val="000000" w:themeColor="text1"/>
        </w:rPr>
        <w:t xml:space="preserve">by temperature and a host of other factors. Mammals and birds, which comprise the majority of </w:t>
      </w:r>
      <w:r w:rsidR="00804F54" w:rsidRPr="00FB2CED">
        <w:rPr>
          <w:color w:val="000000" w:themeColor="text1"/>
        </w:rPr>
        <w:lastRenderedPageBreak/>
        <w:t xml:space="preserve">endothermic taxa, can use circannual rhythms </w:t>
      </w:r>
      <w:r w:rsidR="0047750B" w:rsidRPr="00FB2CED">
        <w:rPr>
          <w:color w:val="000000" w:themeColor="text1"/>
        </w:rPr>
        <w:fldChar w:fldCharType="begin"/>
      </w:r>
      <w:r w:rsidR="00063E8C">
        <w:rPr>
          <w:color w:val="000000" w:themeColor="text1"/>
        </w:rPr>
        <w:instrText xml:space="preserve"> ADDIN EN.CITE &lt;EndNote&gt;&lt;Cite&gt;&lt;Author&gt;Williams&lt;/Author&gt;&lt;Year&gt;2014&lt;/Year&gt;&lt;RecNum&gt;815&lt;/RecNum&gt;&lt;DisplayText&gt;(Williams&lt;style face="italic"&gt; et al.&lt;/style&gt; 2014)&lt;/DisplayText&gt;&lt;record&gt;&lt;rec-number&gt;815&lt;/rec-number&gt;&lt;foreign-keys&gt;&lt;key app="EN" db-id="tswepwzphrdd5teef5upp92y9wxtxvpzzvrz" timestamp="1457465593"&gt;815&lt;/key&gt;&lt;/foreign-keys&gt;&lt;ref-type name="Journal Article"&gt;17&lt;/ref-type&gt;&lt;contributors&gt;&lt;authors&gt;&lt;author&gt;Williams, C. T.&lt;/author&gt;&lt;author&gt;Barnes, B. M.&lt;/author&gt;&lt;author&gt;Kenagy, G. J.&lt;/author&gt;&lt;author&gt;Buck, C. L.&lt;/author&gt;&lt;/authors&gt;&lt;/contributors&gt;&lt;titles&gt;&lt;title&gt;Phenology of hibernation and reproduction in ground squirrels: integration of environmental cues with endogenous programming&lt;/title&gt;&lt;secondary-title&gt;Journal of Zoology&lt;/secondary-title&gt;&lt;/titles&gt;&lt;periodical&gt;&lt;full-title&gt;Journal of Zoology&lt;/full-title&gt;&lt;abbr-1&gt;J. Zool.&lt;/abbr-1&gt;&lt;/periodical&gt;&lt;pages&gt;112-124&lt;/pages&gt;&lt;volume&gt;292&lt;/volume&gt;&lt;number&gt;2&lt;/number&gt;&lt;keywords&gt;&lt;keyword&gt;circannual clock&lt;/keyword&gt;&lt;keyword&gt;hibernation&lt;/keyword&gt;&lt;keyword&gt;phenology&lt;/keyword&gt;&lt;keyword&gt;photoperiodism&lt;/keyword&gt;&lt;keyword&gt;Sciuridae&lt;/keyword&gt;&lt;keyword&gt;squirrel&lt;/keyword&gt;&lt;keyword&gt;seasonality&lt;/keyword&gt;&lt;keyword&gt;torpor&lt;/keyword&gt;&lt;/keywords&gt;&lt;dates&gt;&lt;year&gt;2014&lt;/year&gt;&lt;/dates&gt;&lt;isbn&gt;1469-7998&lt;/isbn&gt;&lt;urls&gt;&lt;related-urls&gt;&lt;url&gt;http://dx.doi.org/10.1111/jzo.12103&lt;/url&gt;&lt;/related-urls&gt;&lt;/urls&gt;&lt;electronic-resource-num&gt;10.1111/jzo.12103&lt;/electronic-resource-num&gt;&lt;/record&gt;&lt;/Cite&gt;&lt;/EndNote&gt;</w:instrText>
      </w:r>
      <w:r w:rsidR="0047750B" w:rsidRPr="00FB2CED">
        <w:rPr>
          <w:color w:val="000000" w:themeColor="text1"/>
        </w:rPr>
        <w:fldChar w:fldCharType="separate"/>
      </w:r>
      <w:r w:rsidR="00063E8C">
        <w:rPr>
          <w:noProof/>
          <w:color w:val="000000" w:themeColor="text1"/>
        </w:rPr>
        <w:t>(Williams</w:t>
      </w:r>
      <w:r w:rsidR="00063E8C" w:rsidRPr="00063E8C">
        <w:rPr>
          <w:i/>
          <w:noProof/>
          <w:color w:val="000000" w:themeColor="text1"/>
        </w:rPr>
        <w:t xml:space="preserve"> et al.</w:t>
      </w:r>
      <w:r w:rsidR="00063E8C">
        <w:rPr>
          <w:noProof/>
          <w:color w:val="000000" w:themeColor="text1"/>
        </w:rPr>
        <w:t xml:space="preserve"> 2014)</w:t>
      </w:r>
      <w:r w:rsidR="0047750B" w:rsidRPr="00FB2CED">
        <w:rPr>
          <w:color w:val="000000" w:themeColor="text1"/>
        </w:rPr>
        <w:fldChar w:fldCharType="end"/>
      </w:r>
      <w:r w:rsidR="00804F54" w:rsidRPr="00FB2CED">
        <w:rPr>
          <w:color w:val="000000" w:themeColor="text1"/>
        </w:rPr>
        <w:t xml:space="preserve"> and photoperiod </w:t>
      </w:r>
      <w:r w:rsidR="0047750B" w:rsidRPr="00FB2CED">
        <w:rPr>
          <w:color w:val="000000" w:themeColor="text1"/>
        </w:rPr>
        <w:fldChar w:fldCharType="begin"/>
      </w:r>
      <w:r w:rsidR="00804F54" w:rsidRPr="00FB2CED">
        <w:rPr>
          <w:color w:val="000000" w:themeColor="text1"/>
        </w:rPr>
        <w:instrText xml:space="preserve"> ADDIN EN.CITE &lt;EndNote&gt;&lt;Cite&gt;&lt;Author&gt;Farner&lt;/Author&gt;&lt;Year&gt;1985&lt;/Year&gt;&lt;RecNum&gt;8&lt;/RecNum&gt;&lt;DisplayText&gt;(Farner 1985)&lt;/DisplayText&gt;&lt;record&gt;&lt;rec-number&gt;8&lt;/rec-number&gt;&lt;foreign-keys&gt;&lt;key app="EN" db-id="tswepwzphrdd5teef5upp92y9wxtxvpzzvrz" timestamp="1353565349"&gt;8&lt;/key&gt;&lt;/foreign-keys&gt;&lt;ref-type name="Journal Article"&gt;17&lt;/ref-type&gt;&lt;contributors&gt;&lt;authors&gt;&lt;author&gt;Farner, D. S.&lt;/author&gt;&lt;/authors&gt;&lt;/contributors&gt;&lt;auth-address&gt;FARNER, DS (reprint author), UNIV WASHINGTON,DEPT ZOOL,SEATTLE,WA 98195, USA.&lt;/auth-address&gt;&lt;titles&gt;&lt;title&gt;ANNUAL RHYTHMS&lt;/title&gt;&lt;secondary-title&gt;Annual Review of Physiology&lt;/secondary-title&gt;&lt;alt-title&gt;Annu. Rev. Physiol.&lt;/alt-title&gt;&lt;/titles&gt;&lt;periodical&gt;&lt;full-title&gt;Annual Review of Physiology&lt;/full-title&gt;&lt;abbr-1&gt;Annu. Rev. Physiol.&lt;/abbr-1&gt;&lt;/periodical&gt;&lt;alt-periodical&gt;&lt;full-title&gt;Annual Review of Physiology&lt;/full-title&gt;&lt;abbr-1&gt;Annu. Rev. Physiol.&lt;/abbr-1&gt;&lt;/alt-periodical&gt;&lt;pages&gt;65-82&lt;/pages&gt;&lt;volume&gt;47&lt;/volume&gt;&lt;dates&gt;&lt;year&gt;1985&lt;/year&gt;&lt;/dates&gt;&lt;isbn&gt;0066-4278&lt;/isbn&gt;&lt;accession-num&gt;WOS:A1985ADV0800006&lt;/accession-num&gt;&lt;work-type&gt;Review&lt;/work-type&gt;&lt;urls&gt;&lt;related-urls&gt;&lt;url&gt;&amp;lt;Go to ISI&amp;gt;://WOS:A1985ADV0800006&lt;/url&gt;&lt;/related-urls&gt;&lt;/urls&gt;&lt;electronic-resource-num&gt;10.1146/annurev.physiol.47.1.65&lt;/electronic-resource-num&gt;&lt;language&gt;English&lt;/language&gt;&lt;/record&gt;&lt;/Cite&gt;&lt;/EndNote&gt;</w:instrText>
      </w:r>
      <w:r w:rsidR="0047750B" w:rsidRPr="00FB2CED">
        <w:rPr>
          <w:color w:val="000000" w:themeColor="text1"/>
        </w:rPr>
        <w:fldChar w:fldCharType="separate"/>
      </w:r>
      <w:r w:rsidR="00804F54" w:rsidRPr="00FB2CED">
        <w:rPr>
          <w:noProof/>
          <w:color w:val="000000" w:themeColor="text1"/>
        </w:rPr>
        <w:t>(Farner 1985)</w:t>
      </w:r>
      <w:r w:rsidR="0047750B" w:rsidRPr="00FB2CED">
        <w:rPr>
          <w:color w:val="000000" w:themeColor="text1"/>
        </w:rPr>
        <w:fldChar w:fldCharType="end"/>
      </w:r>
      <w:r w:rsidR="00804F54" w:rsidRPr="00FB2CED">
        <w:rPr>
          <w:color w:val="000000" w:themeColor="text1"/>
        </w:rPr>
        <w:t xml:space="preserve"> to regulate phenological events. There is also experimental evidence that endotherm phenology can respond directly to temperature </w:t>
      </w:r>
      <w:r w:rsidR="0047750B" w:rsidRPr="00FB2CED">
        <w:rPr>
          <w:color w:val="000000" w:themeColor="text1"/>
        </w:rPr>
        <w:fldChar w:fldCharType="begin">
          <w:fldData xml:space="preserve">PEVuZE5vdGU+PENpdGU+PEF1dGhvcj5TY2hhcGVyPC9BdXRob3I+PFllYXI+MjAxMjwvWWVhcj48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==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PEVuZE5vdGU+PENpdGU+PEF1dGhvcj5TY2hhcGVyPC9BdXRob3I+PFllYXI+MjAxMjwvWWVhcj48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==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(Schaper</w:t>
      </w:r>
      <w:r w:rsidR="00063E8C" w:rsidRPr="00063E8C">
        <w:rPr>
          <w:i/>
          <w:noProof/>
          <w:color w:val="000000" w:themeColor="text1"/>
        </w:rPr>
        <w:t xml:space="preserve"> et al.</w:t>
      </w:r>
      <w:r w:rsidR="00063E8C">
        <w:rPr>
          <w:noProof/>
          <w:color w:val="000000" w:themeColor="text1"/>
        </w:rPr>
        <w:t xml:space="preserve"> 2012)</w:t>
      </w:r>
      <w:r w:rsidR="0047750B" w:rsidRPr="00FB2CED">
        <w:rPr>
          <w:color w:val="000000" w:themeColor="text1"/>
        </w:rPr>
        <w:fldChar w:fldCharType="end"/>
      </w:r>
      <w:r w:rsidR="00804F54" w:rsidRPr="00FB2CED">
        <w:rPr>
          <w:color w:val="000000" w:themeColor="text1"/>
        </w:rPr>
        <w:t xml:space="preserve"> and other cues such as food availability </w:t>
      </w:r>
      <w:r w:rsidR="0047750B" w:rsidRPr="00FB2CED">
        <w:rPr>
          <w:color w:val="000000" w:themeColor="text1"/>
        </w:rPr>
        <w:fldChar w:fldCharType="begin">
          <w:fldData xml:space="preserve">PEVuZE5vdGU+PENpdGU+PEF1dGhvcj5XYXR0czwvQXV0aG9yPjxZZWFyPjIwMTI8L1llYXI+PFJl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PEVuZE5vdGU+PENpdGU+PEF1dGhvcj5XYXR0czwvQXV0aG9yPjxZZWFyPjIwMTI8L1llYXI+PFJl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(Watts &amp; Hahn 2012)</w:t>
      </w:r>
      <w:r w:rsidR="0047750B" w:rsidRPr="00FB2CED">
        <w:rPr>
          <w:color w:val="000000" w:themeColor="text1"/>
        </w:rPr>
        <w:fldChar w:fldCharType="end"/>
      </w:r>
      <w:r w:rsidR="00804F54" w:rsidRPr="00FB2CED">
        <w:rPr>
          <w:color w:val="000000" w:themeColor="text1"/>
        </w:rPr>
        <w:t xml:space="preserve"> but see </w:t>
      </w:r>
      <w:r w:rsidR="0047750B" w:rsidRPr="00FB2CED">
        <w:rPr>
          <w:color w:val="000000" w:themeColor="text1"/>
        </w:rPr>
        <w:fldChar w:fldCharType="begin">
          <w:fldData xml:space="preserve">PEVuZE5vdGU+PENpdGU+PEF1dGhvcj5TY2hhcGVyPC9BdXRob3I+PFllYXI+MjAxMTwvWWVhcj48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PEVuZE5vdGU+PENpdGU+PEF1dGhvcj5TY2hhcGVyPC9BdXRob3I+PFllYXI+MjAxMTwvWWVhcj48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(Schaper</w:t>
      </w:r>
      <w:r w:rsidR="00063E8C" w:rsidRPr="00063E8C">
        <w:rPr>
          <w:i/>
          <w:noProof/>
          <w:color w:val="000000" w:themeColor="text1"/>
        </w:rPr>
        <w:t xml:space="preserve"> et al.</w:t>
      </w:r>
      <w:r w:rsidR="00063E8C">
        <w:rPr>
          <w:noProof/>
          <w:color w:val="000000" w:themeColor="text1"/>
        </w:rPr>
        <w:t xml:space="preserve"> 2011)</w:t>
      </w:r>
      <w:r w:rsidR="0047750B" w:rsidRPr="00FB2CED">
        <w:rPr>
          <w:color w:val="000000" w:themeColor="text1"/>
        </w:rPr>
        <w:fldChar w:fldCharType="end"/>
      </w:r>
      <w:r w:rsidR="00804F54" w:rsidRPr="00FB2CED">
        <w:rPr>
          <w:color w:val="000000" w:themeColor="text1"/>
        </w:rPr>
        <w:t xml:space="preserve">, water </w:t>
      </w:r>
      <w:r w:rsidR="0047750B" w:rsidRPr="00FB2CED">
        <w:rPr>
          <w:color w:val="000000" w:themeColor="text1"/>
        </w:rPr>
        <w:fldChar w:fldCharType="begin">
          <w:fldData xml:space="preserve">PEVuZE5vdGU+PENpdGU+PEF1dGhvcj5XaW5nZmllbGQ8L0F1dGhvcj48WWVhcj4yMDEyPC9ZZWFy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PEVuZE5vdGU+PENpdGU+PEF1dGhvcj5XaW5nZmllbGQ8L0F1dGhvcj48WWVhcj4yMDEyPC9ZZWFy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(Wingfield</w:t>
      </w:r>
      <w:r w:rsidR="00063E8C" w:rsidRPr="00063E8C">
        <w:rPr>
          <w:i/>
          <w:noProof/>
          <w:color w:val="000000" w:themeColor="text1"/>
        </w:rPr>
        <w:t xml:space="preserve"> et al.</w:t>
      </w:r>
      <w:r w:rsidR="00063E8C">
        <w:rPr>
          <w:noProof/>
          <w:color w:val="000000" w:themeColor="text1"/>
        </w:rPr>
        <w:t xml:space="preserve"> 2012)</w:t>
      </w:r>
      <w:r w:rsidR="0047750B" w:rsidRPr="00FB2CED">
        <w:rPr>
          <w:color w:val="000000" w:themeColor="text1"/>
        </w:rPr>
        <w:fldChar w:fldCharType="end"/>
      </w:r>
      <w:r w:rsidR="00DC6E0C">
        <w:rPr>
          <w:color w:val="000000" w:themeColor="text1"/>
        </w:rPr>
        <w:t>,</w:t>
      </w:r>
      <w:r w:rsidR="00804F54" w:rsidRPr="00FB2CED">
        <w:rPr>
          <w:color w:val="000000" w:themeColor="text1"/>
        </w:rPr>
        <w:t xml:space="preserve"> and social cues </w:t>
      </w:r>
      <w:r w:rsidR="0047750B" w:rsidRPr="00FB2CED">
        <w:rPr>
          <w:color w:val="000000" w:themeColor="text1"/>
        </w:rPr>
        <w:fldChar w:fldCharType="begin"/>
      </w:r>
      <w:r w:rsidR="00804F54" w:rsidRPr="00FB2CED">
        <w:rPr>
          <w:color w:val="000000" w:themeColor="text1"/>
        </w:rPr>
        <w:instrText xml:space="preserve"> ADDIN EN.CITE &lt;EndNote&gt;&lt;Cite&gt;&lt;Author&gt;Cheng&lt;/Author&gt;&lt;Year&gt;1992&lt;/Year&gt;&lt;RecNum&gt;356&lt;/RecNum&gt;&lt;DisplayText&gt;(Cheng 1992)&lt;/DisplayText&gt;&lt;record&gt;&lt;rec-number&gt;356&lt;/rec-number&gt;&lt;foreign-keys&gt;&lt;key app="EN" db-id="tswepwzphrdd5teef5upp92y9wxtxvpzzvrz" timestamp="1398102798"&gt;356&lt;/key&gt;&lt;/foreign-keys&gt;&lt;ref-type name="Journal Article"&gt;17&lt;/ref-type&gt;&lt;contributors&gt;&lt;authors&gt;&lt;author&gt;Cheng, M. F.&lt;/author&gt;&lt;/authors&gt;&lt;/contributors&gt;&lt;auth-address&gt;CHENG, MF (reprint author), RUTGERS STATE UNIV,INST ANIM BEHAV,NEWARK,NJ 07102, USA.&lt;/auth-address&gt;&lt;titles&gt;&lt;title&gt;FOR WHOM DOES THE FEMALE DOVE COO - A CASE FOR THE ROLE OF VOCAL SELF-STIMULATION&lt;/title&gt;&lt;secondary-title&gt;Animal Behaviour&lt;/secondary-title&gt;&lt;alt-title&gt;Anim. Behav.&lt;/alt-title&gt;&lt;/titles&gt;&lt;periodical&gt;&lt;full-title&gt;Animal Behaviour&lt;/full-title&gt;&lt;abbr-1&gt;Anim. Behav.&lt;/abbr-1&gt;&lt;/periodical&gt;&lt;alt-periodical&gt;&lt;full-title&gt;Animal Behaviour&lt;/full-title&gt;&lt;abbr-1&gt;Anim. Behav.&lt;/abbr-1&gt;&lt;/alt-periodical&gt;&lt;pages&gt;1035-1044&lt;/pages&gt;&lt;volume&gt;43&lt;/volume&gt;&lt;number&gt;6&lt;/number&gt;&lt;keywords&gt;&lt;keyword&gt;medial geniculate-body&lt;/keyword&gt;&lt;keyword&gt;streptopelia-risoria&lt;/keyword&gt;&lt;keyword&gt;ring doves&lt;/keyword&gt;&lt;keyword&gt;projections&lt;/keyword&gt;&lt;keyword&gt;pathways&lt;/keyword&gt;&lt;keyword&gt;behavior&lt;/keyword&gt;&lt;keyword&gt;regions&lt;/keyword&gt;&lt;keyword&gt;brain&lt;/keyword&gt;&lt;/keywords&gt;&lt;dates&gt;&lt;year&gt;1992&lt;/year&gt;&lt;pub-dates&gt;&lt;date&gt;Jun&lt;/date&gt;&lt;/pub-dates&gt;&lt;/dates&gt;&lt;isbn&gt;0003-3472&lt;/isbn&gt;&lt;accession-num&gt;WOS:A1992JB68800016&lt;/accession-num&gt;&lt;work-type&gt;Article&lt;/work-type&gt;&lt;urls&gt;&lt;related-urls&gt;&lt;url&gt;&amp;lt;Go to ISI&amp;gt;://WOS:A1992JB68800016&lt;/url&gt;&lt;/related-urls&gt;&lt;/urls&gt;&lt;electronic-resource-num&gt;10.1016/0003-3472(92)90016-3&lt;/electronic-resource-num&gt;&lt;language&gt;English&lt;/language&gt;&lt;/record&gt;&lt;/Cite&gt;&lt;/EndNote&gt;</w:instrText>
      </w:r>
      <w:r w:rsidR="0047750B" w:rsidRPr="00FB2CED">
        <w:rPr>
          <w:color w:val="000000" w:themeColor="text1"/>
        </w:rPr>
        <w:fldChar w:fldCharType="separate"/>
      </w:r>
      <w:r w:rsidR="00804F54" w:rsidRPr="00FB2CED">
        <w:rPr>
          <w:noProof/>
          <w:color w:val="000000" w:themeColor="text1"/>
        </w:rPr>
        <w:t>(Cheng 1992)</w:t>
      </w:r>
      <w:r w:rsidR="0047750B" w:rsidRPr="00FB2CED">
        <w:rPr>
          <w:color w:val="000000" w:themeColor="text1"/>
        </w:rPr>
        <w:fldChar w:fldCharType="end"/>
      </w:r>
      <w:r w:rsidR="00804F54" w:rsidRPr="00FB2CED">
        <w:rPr>
          <w:color w:val="000000" w:themeColor="text1"/>
        </w:rPr>
        <w:t>. In many cases</w:t>
      </w:r>
      <w:r w:rsidR="00DF10D1">
        <w:rPr>
          <w:color w:val="000000" w:themeColor="text1"/>
        </w:rPr>
        <w:t>,</w:t>
      </w:r>
      <w:r w:rsidR="00804F54" w:rsidRPr="00FB2CED">
        <w:rPr>
          <w:color w:val="000000" w:themeColor="text1"/>
        </w:rPr>
        <w:t xml:space="preserve"> both photoperiodic and non-photoperiodic cues may be used</w:t>
      </w:r>
      <w:r w:rsidR="00DF10D1">
        <w:rPr>
          <w:color w:val="000000" w:themeColor="text1"/>
        </w:rPr>
        <w:t>,</w:t>
      </w:r>
      <w:r w:rsidR="00804F54" w:rsidRPr="00FB2CED">
        <w:rPr>
          <w:color w:val="000000" w:themeColor="text1"/>
        </w:rPr>
        <w:t xml:space="preserve"> and little is known about how endotherms integrate these two kinds of environmental cues to produce ph</w:t>
      </w:r>
      <w:r w:rsidR="00A53F19">
        <w:rPr>
          <w:color w:val="000000" w:themeColor="text1"/>
        </w:rPr>
        <w:t>enological shifts.</w:t>
      </w:r>
    </w:p>
    <w:p w14:paraId="469B8B11" w14:textId="77777777" w:rsidR="00CF726E" w:rsidRDefault="00804F54" w:rsidP="00170E6B">
      <w:pPr>
        <w:spacing w:before="100" w:after="100" w:line="480" w:lineRule="auto"/>
        <w:rPr>
          <w:color w:val="000000" w:themeColor="text1"/>
        </w:rPr>
      </w:pPr>
      <w:r w:rsidRPr="00FB2CED">
        <w:rPr>
          <w:color w:val="000000" w:themeColor="text1"/>
        </w:rPr>
        <w:t>In sum, general rules about the regulation of phenology in ectotherms versus endotherms are difficult</w:t>
      </w:r>
      <w:r w:rsidR="00DF10D1">
        <w:rPr>
          <w:color w:val="000000" w:themeColor="text1"/>
        </w:rPr>
        <w:t xml:space="preserve"> to infer</w:t>
      </w:r>
      <w:r w:rsidRPr="00FB2CED">
        <w:rPr>
          <w:color w:val="000000" w:themeColor="text1"/>
        </w:rPr>
        <w:t xml:space="preserve"> because there is considerable variation in </w:t>
      </w:r>
      <w:r w:rsidR="00CB4B96">
        <w:rPr>
          <w:color w:val="000000" w:themeColor="text1"/>
        </w:rPr>
        <w:t xml:space="preserve">the physiological processes underlying phenology </w:t>
      </w:r>
      <w:r w:rsidRPr="00FB2CED">
        <w:rPr>
          <w:color w:val="000000" w:themeColor="text1"/>
        </w:rPr>
        <w:t xml:space="preserve">within each group. </w:t>
      </w:r>
      <w:r w:rsidR="00DF10D1">
        <w:rPr>
          <w:color w:val="000000" w:themeColor="text1"/>
        </w:rPr>
        <w:t>Consequently</w:t>
      </w:r>
      <w:r w:rsidRPr="00FB2CED">
        <w:rPr>
          <w:color w:val="000000" w:themeColor="text1"/>
        </w:rPr>
        <w:t xml:space="preserve">, </w:t>
      </w:r>
      <w:commentRangeStart w:id="553"/>
      <w:r w:rsidRPr="00FB2CED">
        <w:rPr>
          <w:color w:val="000000" w:themeColor="text1"/>
        </w:rPr>
        <w:t xml:space="preserve">it is not clear </w:t>
      </w:r>
      <w:r w:rsidR="00DF10D1">
        <w:rPr>
          <w:color w:val="000000" w:themeColor="text1"/>
        </w:rPr>
        <w:t xml:space="preserve">whether </w:t>
      </w:r>
      <w:r w:rsidRPr="00FB2CED">
        <w:rPr>
          <w:color w:val="000000" w:themeColor="text1"/>
        </w:rPr>
        <w:t xml:space="preserve">we should expect </w:t>
      </w:r>
      <w:r w:rsidR="0096004B">
        <w:rPr>
          <w:color w:val="000000" w:themeColor="text1"/>
        </w:rPr>
        <w:t xml:space="preserve">consistent </w:t>
      </w:r>
      <w:r w:rsidRPr="00FB2CED">
        <w:rPr>
          <w:color w:val="000000" w:themeColor="text1"/>
        </w:rPr>
        <w:t xml:space="preserve">differences in phenological shifts between ectotherms and </w:t>
      </w:r>
      <w:r w:rsidR="00A53F19">
        <w:rPr>
          <w:color w:val="000000" w:themeColor="text1"/>
        </w:rPr>
        <w:t>endotherms.</w:t>
      </w:r>
      <w:commentRangeEnd w:id="553"/>
      <w:r w:rsidR="005E6674">
        <w:rPr>
          <w:rStyle w:val="CommentReference"/>
        </w:rPr>
        <w:commentReference w:id="553"/>
      </w:r>
    </w:p>
    <w:p w14:paraId="5832E0D1" w14:textId="77777777" w:rsidR="00661979" w:rsidRPr="00B06F9A" w:rsidRDefault="00FD65FC" w:rsidP="00B06F9A">
      <w:pPr>
        <w:spacing w:before="100" w:after="100" w:line="480" w:lineRule="auto"/>
        <w:rPr>
          <w:i/>
          <w:color w:val="000000" w:themeColor="text1"/>
        </w:rPr>
      </w:pPr>
      <w:commentRangeStart w:id="554"/>
      <w:commentRangeStart w:id="555"/>
      <w:commentRangeStart w:id="556"/>
      <w:commentRangeStart w:id="557"/>
      <w:r w:rsidRPr="00B06F9A">
        <w:rPr>
          <w:bCs/>
          <w:i/>
          <w:color w:val="000000" w:themeColor="text1"/>
        </w:rPr>
        <w:t>Generation time</w:t>
      </w:r>
      <w:commentRangeEnd w:id="554"/>
      <w:r w:rsidRPr="00B06F9A">
        <w:rPr>
          <w:rStyle w:val="CommentReference"/>
          <w:i/>
          <w:color w:val="000000" w:themeColor="text1"/>
          <w:sz w:val="22"/>
          <w:szCs w:val="22"/>
        </w:rPr>
        <w:commentReference w:id="554"/>
      </w:r>
      <w:commentRangeEnd w:id="555"/>
      <w:commentRangeEnd w:id="556"/>
      <w:r w:rsidR="00844B9A">
        <w:rPr>
          <w:rStyle w:val="CommentReference"/>
          <w:vanish/>
        </w:rPr>
        <w:commentReference w:id="555"/>
      </w:r>
      <w:r w:rsidRPr="00B06F9A">
        <w:rPr>
          <w:rStyle w:val="CommentReference"/>
          <w:i/>
          <w:vanish/>
          <w:color w:val="000000" w:themeColor="text1"/>
          <w:sz w:val="22"/>
          <w:szCs w:val="22"/>
        </w:rPr>
        <w:commentReference w:id="556"/>
      </w:r>
      <w:commentRangeEnd w:id="557"/>
      <w:r w:rsidRPr="00B06F9A">
        <w:rPr>
          <w:rStyle w:val="CommentReference"/>
          <w:i/>
          <w:color w:val="000000" w:themeColor="text1"/>
          <w:sz w:val="22"/>
          <w:szCs w:val="22"/>
        </w:rPr>
        <w:commentReference w:id="557"/>
      </w:r>
    </w:p>
    <w:p w14:paraId="32E7A35E" w14:textId="2A7CEF99" w:rsidR="00661979" w:rsidRDefault="00754422" w:rsidP="00B06F9A">
      <w:pPr>
        <w:pStyle w:val="NormalWeb"/>
        <w:spacing w:line="480" w:lineRule="auto"/>
        <w:rPr>
          <w:rFonts w:ascii="Arial" w:eastAsia="Arial" w:hAnsi="Arial" w:cs="Arial"/>
          <w:color w:val="000000" w:themeColor="text1"/>
          <w:sz w:val="22"/>
          <w:szCs w:val="22"/>
        </w:rPr>
      </w:pPr>
      <w:r>
        <w:rPr>
          <w:rFonts w:ascii="Arial" w:eastAsia="Arial" w:hAnsi="Arial" w:cs="Arial"/>
          <w:color w:val="000000" w:themeColor="text1"/>
          <w:sz w:val="22"/>
          <w:szCs w:val="22"/>
        </w:rPr>
        <w:t>E</w:t>
      </w:r>
      <w:r w:rsidR="00A53F19">
        <w:rPr>
          <w:rFonts w:ascii="Arial" w:eastAsia="Arial" w:hAnsi="Arial" w:cs="Arial"/>
          <w:color w:val="000000" w:themeColor="text1"/>
          <w:sz w:val="22"/>
          <w:szCs w:val="22"/>
        </w:rPr>
        <w:t xml:space="preserve">volution is faster </w:t>
      </w:r>
      <w:r w:rsidR="00DB3C08" w:rsidRPr="00FB2CED">
        <w:rPr>
          <w:rFonts w:ascii="Arial" w:eastAsia="Arial" w:hAnsi="Arial" w:cs="Arial"/>
          <w:color w:val="000000" w:themeColor="text1"/>
          <w:sz w:val="22"/>
          <w:szCs w:val="22"/>
        </w:rPr>
        <w:t>in organisms with short generation times (GT)</w:t>
      </w:r>
      <w:r>
        <w:rPr>
          <w:rFonts w:ascii="Arial" w:eastAsia="Arial" w:hAnsi="Arial" w:cs="Arial"/>
          <w:color w:val="000000" w:themeColor="text1"/>
          <w:sz w:val="22"/>
          <w:szCs w:val="22"/>
        </w:rPr>
        <w:t xml:space="preserve">, </w:t>
      </w:r>
      <w:commentRangeStart w:id="558"/>
      <w:r>
        <w:rPr>
          <w:rFonts w:ascii="Arial" w:eastAsia="Arial" w:hAnsi="Arial" w:cs="Arial"/>
          <w:color w:val="000000" w:themeColor="text1"/>
          <w:sz w:val="22"/>
          <w:szCs w:val="22"/>
        </w:rPr>
        <w:t>all else equal</w:t>
      </w:r>
      <w:commentRangeEnd w:id="558"/>
      <w:r>
        <w:rPr>
          <w:rStyle w:val="CommentReference"/>
          <w:rFonts w:ascii="Arial" w:eastAsia="Arial" w:hAnsi="Arial" w:cs="Arial"/>
          <w:color w:val="000000"/>
        </w:rPr>
        <w:commentReference w:id="558"/>
      </w:r>
      <w:r w:rsidR="00A53F19">
        <w:rPr>
          <w:rFonts w:ascii="Arial" w:eastAsia="Arial" w:hAnsi="Arial" w:cs="Arial"/>
          <w:color w:val="000000" w:themeColor="text1"/>
          <w:sz w:val="22"/>
          <w:szCs w:val="22"/>
        </w:rPr>
        <w:t xml:space="preserve">, which leads </w:t>
      </w:r>
      <w:r w:rsidR="00DE4038">
        <w:rPr>
          <w:rFonts w:ascii="Arial" w:eastAsia="Arial" w:hAnsi="Arial" w:cs="Arial"/>
          <w:color w:val="000000" w:themeColor="text1"/>
          <w:sz w:val="22"/>
          <w:szCs w:val="22"/>
        </w:rPr>
        <w:t xml:space="preserve">to </w:t>
      </w:r>
      <w:r w:rsidR="00410965">
        <w:rPr>
          <w:rFonts w:ascii="Arial" w:eastAsia="Arial" w:hAnsi="Arial" w:cs="Arial"/>
          <w:color w:val="000000" w:themeColor="text1"/>
          <w:sz w:val="22"/>
          <w:szCs w:val="22"/>
        </w:rPr>
        <w:t>the prediction</w:t>
      </w:r>
      <w:r w:rsidR="00DB3C08" w:rsidRPr="00FB2CED">
        <w:rPr>
          <w:rFonts w:ascii="Arial" w:eastAsia="Arial" w:hAnsi="Arial" w:cs="Arial"/>
          <w:color w:val="000000" w:themeColor="text1"/>
          <w:sz w:val="22"/>
          <w:szCs w:val="22"/>
        </w:rPr>
        <w:t xml:space="preserve"> that short-lived species may shift phenology more quickly </w:t>
      </w:r>
      <w:r w:rsidR="00A53F19">
        <w:rPr>
          <w:rFonts w:ascii="Arial" w:eastAsia="Arial" w:hAnsi="Arial" w:cs="Arial"/>
          <w:color w:val="000000" w:themeColor="text1"/>
          <w:sz w:val="22"/>
          <w:szCs w:val="22"/>
        </w:rPr>
        <w:t xml:space="preserve">than long-lived species </w:t>
      </w:r>
      <w:r w:rsidR="0026179F">
        <w:rPr>
          <w:rFonts w:ascii="Arial" w:eastAsia="Arial" w:hAnsi="Arial" w:cs="Arial"/>
          <w:color w:val="000000" w:themeColor="text1"/>
          <w:sz w:val="22"/>
          <w:szCs w:val="22"/>
        </w:rPr>
        <w:t>via adaptive tracking during periods of</w:t>
      </w:r>
      <w:r w:rsidR="00A53F19">
        <w:rPr>
          <w:rFonts w:ascii="Arial" w:eastAsia="Arial" w:hAnsi="Arial" w:cs="Arial"/>
          <w:color w:val="000000" w:themeColor="text1"/>
          <w:sz w:val="22"/>
          <w:szCs w:val="22"/>
        </w:rPr>
        <w:t xml:space="preserve"> </w:t>
      </w:r>
      <w:r w:rsidR="00DB3C08" w:rsidRPr="00FB2CED">
        <w:rPr>
          <w:rFonts w:ascii="Arial" w:eastAsia="Arial" w:hAnsi="Arial" w:cs="Arial"/>
          <w:color w:val="000000" w:themeColor="text1"/>
          <w:sz w:val="22"/>
          <w:szCs w:val="22"/>
        </w:rPr>
        <w:t>climate change</w:t>
      </w:r>
      <w:r w:rsidR="00A53F19">
        <w:rPr>
          <w:rFonts w:ascii="Arial" w:eastAsia="Arial" w:hAnsi="Arial" w:cs="Arial"/>
          <w:color w:val="000000" w:themeColor="text1"/>
          <w:sz w:val="22"/>
          <w:szCs w:val="22"/>
        </w:rPr>
        <w:t xml:space="preserve"> (</w:t>
      </w:r>
      <w:commentRangeStart w:id="559"/>
      <w:r w:rsidR="00A53F19" w:rsidRPr="001A5F8A">
        <w:rPr>
          <w:rFonts w:ascii="Arial" w:eastAsia="Arial" w:hAnsi="Arial" w:cs="Arial"/>
          <w:i/>
          <w:color w:val="000000" w:themeColor="text1"/>
          <w:sz w:val="22"/>
          <w:szCs w:val="22"/>
          <w:rPrChange w:id="560" w:author="Louie Yang" w:date="2016-11-23T14:35:00Z">
            <w:rPr>
              <w:rFonts w:ascii="Arial" w:eastAsia="Arial" w:hAnsi="Arial" w:cs="Arial"/>
              <w:color w:val="000000" w:themeColor="text1"/>
              <w:sz w:val="22"/>
              <w:szCs w:val="22"/>
            </w:rPr>
          </w:rPrChange>
        </w:rPr>
        <w:t>evolution</w:t>
      </w:r>
      <w:ins w:id="561" w:author="Louie Yang" w:date="2016-11-23T14:35:00Z">
        <w:r w:rsidR="001A5F8A" w:rsidRPr="001A5F8A">
          <w:rPr>
            <w:rFonts w:ascii="Arial" w:eastAsia="Arial" w:hAnsi="Arial" w:cs="Arial"/>
            <w:i/>
            <w:color w:val="000000" w:themeColor="text1"/>
            <w:sz w:val="22"/>
            <w:szCs w:val="22"/>
            <w:rPrChange w:id="562" w:author="Louie Yang" w:date="2016-11-23T14:35:00Z">
              <w:rPr>
                <w:rFonts w:ascii="Arial" w:eastAsia="Arial" w:hAnsi="Arial" w:cs="Arial"/>
                <w:color w:val="000000" w:themeColor="text1"/>
                <w:sz w:val="22"/>
                <w:szCs w:val="22"/>
              </w:rPr>
            </w:rPrChange>
          </w:rPr>
          <w:t xml:space="preserve">-driven </w:t>
        </w:r>
      </w:ins>
      <w:del w:id="563" w:author="Louie Yang" w:date="2016-11-23T14:35:00Z">
        <w:r w:rsidR="00A53F19" w:rsidRPr="001A5F8A" w:rsidDel="001A5F8A">
          <w:rPr>
            <w:rFonts w:ascii="Arial" w:eastAsia="Arial" w:hAnsi="Arial" w:cs="Arial"/>
            <w:i/>
            <w:color w:val="000000" w:themeColor="text1"/>
            <w:sz w:val="22"/>
            <w:szCs w:val="22"/>
            <w:rPrChange w:id="564" w:author="Louie Yang" w:date="2016-11-23T14:35:00Z">
              <w:rPr>
                <w:rFonts w:ascii="Arial" w:eastAsia="Arial" w:hAnsi="Arial" w:cs="Arial"/>
                <w:color w:val="000000" w:themeColor="text1"/>
                <w:sz w:val="22"/>
                <w:szCs w:val="22"/>
              </w:rPr>
            </w:rPrChange>
          </w:rPr>
          <w:delText xml:space="preserve">ary response </w:delText>
        </w:r>
      </w:del>
      <w:r w:rsidR="00A53F19" w:rsidRPr="001A5F8A">
        <w:rPr>
          <w:rFonts w:ascii="Arial" w:eastAsia="Arial" w:hAnsi="Arial" w:cs="Arial"/>
          <w:i/>
          <w:color w:val="000000" w:themeColor="text1"/>
          <w:sz w:val="22"/>
          <w:szCs w:val="22"/>
          <w:rPrChange w:id="565" w:author="Louie Yang" w:date="2016-11-23T14:35:00Z">
            <w:rPr>
              <w:rFonts w:ascii="Arial" w:eastAsia="Arial" w:hAnsi="Arial" w:cs="Arial"/>
              <w:color w:val="000000" w:themeColor="text1"/>
              <w:sz w:val="22"/>
              <w:szCs w:val="22"/>
            </w:rPr>
          </w:rPrChange>
        </w:rPr>
        <w:t>mechanism</w:t>
      </w:r>
      <w:commentRangeEnd w:id="559"/>
      <w:r w:rsidR="001A5F8A">
        <w:rPr>
          <w:rStyle w:val="CommentReference"/>
          <w:rFonts w:ascii="Arial" w:eastAsia="Arial" w:hAnsi="Arial" w:cs="Arial"/>
          <w:color w:val="000000"/>
        </w:rPr>
        <w:commentReference w:id="559"/>
      </w:r>
      <w:r w:rsidR="00A53F19">
        <w:rPr>
          <w:rFonts w:ascii="Arial" w:eastAsia="Arial" w:hAnsi="Arial" w:cs="Arial"/>
          <w:color w:val="000000" w:themeColor="text1"/>
          <w:sz w:val="22"/>
          <w:szCs w:val="22"/>
        </w:rPr>
        <w:t>)</w:t>
      </w:r>
      <w:r w:rsidR="00DB3C08" w:rsidRPr="00FB2CED">
        <w:rPr>
          <w:rFonts w:ascii="Arial" w:eastAsia="Arial" w:hAnsi="Arial" w:cs="Arial"/>
          <w:color w:val="000000" w:themeColor="text1"/>
          <w:sz w:val="22"/>
          <w:szCs w:val="22"/>
        </w:rPr>
        <w:t xml:space="preserve"> </w:t>
      </w:r>
      <w:commentRangeStart w:id="566"/>
      <w:r w:rsidR="00DB3C08" w:rsidRPr="00FB2CED">
        <w:rPr>
          <w:rFonts w:ascii="Arial" w:eastAsia="Arial" w:hAnsi="Arial" w:cs="Arial"/>
          <w:color w:val="000000" w:themeColor="text1"/>
          <w:sz w:val="22"/>
          <w:szCs w:val="22"/>
        </w:rPr>
        <w:t>(Berteaux et al 2004)</w:t>
      </w:r>
      <w:commentRangeEnd w:id="566"/>
      <w:r w:rsidR="006C1797" w:rsidRPr="00FB2CED">
        <w:rPr>
          <w:rStyle w:val="CommentReference"/>
          <w:rFonts w:ascii="Arial" w:eastAsia="Arial" w:hAnsi="Arial" w:cs="Arial"/>
          <w:color w:val="000000" w:themeColor="text1"/>
          <w:sz w:val="22"/>
          <w:szCs w:val="22"/>
        </w:rPr>
        <w:commentReference w:id="566"/>
      </w:r>
      <w:r w:rsidR="00DB3C08" w:rsidRPr="00FB2CED">
        <w:rPr>
          <w:rFonts w:ascii="Arial" w:eastAsia="Arial" w:hAnsi="Arial" w:cs="Arial"/>
          <w:color w:val="000000" w:themeColor="text1"/>
          <w:sz w:val="22"/>
          <w:szCs w:val="22"/>
        </w:rPr>
        <w:t xml:space="preserve">. </w:t>
      </w:r>
      <w:commentRangeStart w:id="567"/>
      <w:commentRangeStart w:id="568"/>
      <w:r w:rsidR="00A53F19">
        <w:rPr>
          <w:rFonts w:ascii="Arial" w:eastAsia="Arial" w:hAnsi="Arial" w:cs="Arial"/>
          <w:color w:val="000000" w:themeColor="text1"/>
          <w:sz w:val="22"/>
          <w:szCs w:val="22"/>
        </w:rPr>
        <w:t xml:space="preserve">One </w:t>
      </w:r>
      <w:r w:rsidR="00DB3C08" w:rsidRPr="00FB2CED">
        <w:rPr>
          <w:rFonts w:ascii="Arial" w:eastAsia="Arial" w:hAnsi="Arial" w:cs="Arial"/>
          <w:color w:val="000000" w:themeColor="text1"/>
          <w:sz w:val="22"/>
          <w:szCs w:val="22"/>
        </w:rPr>
        <w:t>meta-analysis found that GT</w:t>
      </w:r>
      <w:r w:rsidR="00931A48">
        <w:rPr>
          <w:rFonts w:ascii="Arial" w:eastAsia="Arial" w:hAnsi="Arial" w:cs="Arial"/>
          <w:color w:val="000000" w:themeColor="text1"/>
          <w:sz w:val="22"/>
          <w:szCs w:val="22"/>
        </w:rPr>
        <w:t xml:space="preserve"> does</w:t>
      </w:r>
      <w:r w:rsidR="00DB3C08" w:rsidRPr="00FB2CED">
        <w:rPr>
          <w:rFonts w:ascii="Arial" w:eastAsia="Arial" w:hAnsi="Arial" w:cs="Arial"/>
          <w:color w:val="000000" w:themeColor="text1"/>
          <w:sz w:val="22"/>
          <w:szCs w:val="22"/>
        </w:rPr>
        <w:t xml:space="preserve"> </w:t>
      </w:r>
      <w:r w:rsidR="00A53F19">
        <w:rPr>
          <w:rFonts w:ascii="Arial" w:eastAsia="Arial" w:hAnsi="Arial" w:cs="Arial"/>
          <w:color w:val="000000" w:themeColor="text1"/>
          <w:sz w:val="22"/>
          <w:szCs w:val="22"/>
        </w:rPr>
        <w:t>influences</w:t>
      </w:r>
      <w:r w:rsidR="00DB3C08" w:rsidRPr="00FB2CED">
        <w:rPr>
          <w:rFonts w:ascii="Arial" w:eastAsia="Arial" w:hAnsi="Arial" w:cs="Arial"/>
          <w:color w:val="000000" w:themeColor="text1"/>
          <w:sz w:val="22"/>
          <w:szCs w:val="22"/>
        </w:rPr>
        <w:t xml:space="preserve"> phenological shifts in the predicted direction: </w:t>
      </w:r>
      <w:r>
        <w:rPr>
          <w:rFonts w:ascii="Arial" w:eastAsia="Arial" w:hAnsi="Arial" w:cs="Arial"/>
          <w:color w:val="000000" w:themeColor="text1"/>
          <w:sz w:val="22"/>
          <w:szCs w:val="22"/>
        </w:rPr>
        <w:t>shorter</w:t>
      </w:r>
      <w:r w:rsidR="00DB3C08" w:rsidRPr="00FB2CED">
        <w:rPr>
          <w:rFonts w:ascii="Arial" w:eastAsia="Arial" w:hAnsi="Arial" w:cs="Arial"/>
          <w:color w:val="000000" w:themeColor="text1"/>
          <w:sz w:val="22"/>
          <w:szCs w:val="22"/>
        </w:rPr>
        <w:t>-lived organisms shift</w:t>
      </w:r>
      <w:r w:rsidR="00A53F19">
        <w:rPr>
          <w:rFonts w:ascii="Arial" w:eastAsia="Arial" w:hAnsi="Arial" w:cs="Arial"/>
          <w:color w:val="000000" w:themeColor="text1"/>
          <w:sz w:val="22"/>
          <w:szCs w:val="22"/>
        </w:rPr>
        <w:t xml:space="preserve">ed </w:t>
      </w:r>
      <w:r>
        <w:rPr>
          <w:rFonts w:ascii="Arial" w:eastAsia="Arial" w:hAnsi="Arial" w:cs="Arial"/>
          <w:color w:val="000000" w:themeColor="text1"/>
          <w:sz w:val="22"/>
          <w:szCs w:val="22"/>
        </w:rPr>
        <w:t>more</w:t>
      </w:r>
      <w:r w:rsidR="00A53F19">
        <w:rPr>
          <w:rFonts w:ascii="Arial" w:eastAsia="Arial" w:hAnsi="Arial" w:cs="Arial"/>
          <w:color w:val="000000" w:themeColor="text1"/>
          <w:sz w:val="22"/>
          <w:szCs w:val="22"/>
        </w:rPr>
        <w:t xml:space="preserve"> than</w:t>
      </w:r>
      <w:r w:rsidR="00410965">
        <w:rPr>
          <w:rFonts w:ascii="Arial" w:eastAsia="Arial" w:hAnsi="Arial" w:cs="Arial"/>
          <w:color w:val="000000" w:themeColor="text1"/>
          <w:sz w:val="22"/>
          <w:szCs w:val="22"/>
        </w:rPr>
        <w:t xml:space="preserve"> </w:t>
      </w:r>
      <w:r>
        <w:rPr>
          <w:rFonts w:ascii="Arial" w:eastAsia="Arial" w:hAnsi="Arial" w:cs="Arial"/>
          <w:color w:val="000000" w:themeColor="text1"/>
          <w:sz w:val="22"/>
          <w:szCs w:val="22"/>
        </w:rPr>
        <w:t>long</w:t>
      </w:r>
      <w:r w:rsidR="00DB3C08" w:rsidRPr="00FB2CED">
        <w:rPr>
          <w:rFonts w:ascii="Arial" w:eastAsia="Arial" w:hAnsi="Arial" w:cs="Arial"/>
          <w:color w:val="000000" w:themeColor="text1"/>
          <w:sz w:val="22"/>
          <w:szCs w:val="22"/>
        </w:rPr>
        <w:t>-lived species</w:t>
      </w:r>
      <w:commentRangeEnd w:id="567"/>
      <w:r w:rsidR="0083475C">
        <w:rPr>
          <w:rStyle w:val="CommentReference"/>
          <w:rFonts w:ascii="Arial" w:eastAsia="Arial" w:hAnsi="Arial" w:cs="Arial"/>
          <w:color w:val="000000"/>
        </w:rPr>
        <w:commentReference w:id="567"/>
      </w:r>
      <w:r w:rsidR="00DB3C08" w:rsidRPr="00FB2CED">
        <w:rPr>
          <w:rFonts w:ascii="Arial" w:eastAsia="Arial" w:hAnsi="Arial" w:cs="Arial"/>
          <w:color w:val="000000" w:themeColor="text1"/>
          <w:sz w:val="22"/>
          <w:szCs w:val="22"/>
        </w:rPr>
        <w:t xml:space="preserve"> </w:t>
      </w:r>
      <w:r w:rsidR="0047750B" w:rsidRPr="00FB2CED">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063E8C">
        <w:rPr>
          <w:rFonts w:ascii="Arial" w:hAnsi="Arial" w:cs="Arial"/>
          <w:color w:val="000000" w:themeColor="text1"/>
          <w:sz w:val="22"/>
          <w:szCs w:val="22"/>
        </w:rPr>
        <w:instrText xml:space="preserve"> ADDIN EN.CITE </w:instrText>
      </w:r>
      <w:r w:rsidR="0047750B">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063E8C">
        <w:rPr>
          <w:rFonts w:ascii="Arial" w:hAnsi="Arial" w:cs="Arial"/>
          <w:color w:val="000000" w:themeColor="text1"/>
          <w:sz w:val="22"/>
          <w:szCs w:val="22"/>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rFonts w:ascii="Arial" w:hAnsi="Arial" w:cs="Arial"/>
          <w:noProof/>
          <w:color w:val="000000" w:themeColor="text1"/>
          <w:sz w:val="22"/>
          <w:szCs w:val="22"/>
        </w:rPr>
        <w:t>(Thackeray</w:t>
      </w:r>
      <w:r w:rsidR="00063E8C" w:rsidRPr="00063E8C">
        <w:rPr>
          <w:rFonts w:ascii="Arial" w:hAnsi="Arial" w:cs="Arial"/>
          <w:i/>
          <w:noProof/>
          <w:color w:val="000000" w:themeColor="text1"/>
          <w:sz w:val="22"/>
          <w:szCs w:val="22"/>
        </w:rPr>
        <w:t xml:space="preserve"> et al.</w:t>
      </w:r>
      <w:r w:rsidR="00063E8C">
        <w:rPr>
          <w:rFonts w:ascii="Arial" w:hAnsi="Arial" w:cs="Arial"/>
          <w:noProof/>
          <w:color w:val="000000" w:themeColor="text1"/>
          <w:sz w:val="22"/>
          <w:szCs w:val="22"/>
        </w:rPr>
        <w:t xml:space="preserve"> 2010)</w:t>
      </w:r>
      <w:r w:rsidR="0047750B" w:rsidRPr="00FB2CED">
        <w:rPr>
          <w:color w:val="000000" w:themeColor="text1"/>
        </w:rPr>
        <w:fldChar w:fldCharType="end"/>
      </w:r>
      <w:r w:rsidR="00410965">
        <w:rPr>
          <w:color w:val="000000" w:themeColor="text1"/>
        </w:rPr>
        <w:t>,</w:t>
      </w:r>
      <w:r w:rsidR="00F56882">
        <w:rPr>
          <w:rFonts w:ascii="Arial" w:eastAsia="Arial" w:hAnsi="Arial" w:cs="Arial"/>
          <w:color w:val="000000" w:themeColor="text1"/>
          <w:sz w:val="22"/>
          <w:szCs w:val="22"/>
        </w:rPr>
        <w:t xml:space="preserve"> and several studies </w:t>
      </w:r>
      <w:r w:rsidR="00F56882" w:rsidRPr="00FB2CED">
        <w:rPr>
          <w:rFonts w:ascii="Arial" w:eastAsia="Arial" w:hAnsi="Arial" w:cs="Arial"/>
          <w:color w:val="000000" w:themeColor="text1"/>
          <w:sz w:val="22"/>
          <w:szCs w:val="22"/>
        </w:rPr>
        <w:t>document evol</w:t>
      </w:r>
      <w:r w:rsidR="00F56882">
        <w:rPr>
          <w:rFonts w:ascii="Arial" w:eastAsia="Arial" w:hAnsi="Arial" w:cs="Arial"/>
          <w:color w:val="000000" w:themeColor="text1"/>
          <w:sz w:val="22"/>
          <w:szCs w:val="22"/>
        </w:rPr>
        <w:t xml:space="preserve">utionary shifts in phenology of </w:t>
      </w:r>
      <w:r w:rsidR="00683129">
        <w:rPr>
          <w:rFonts w:ascii="Arial" w:eastAsia="Arial" w:hAnsi="Arial" w:cs="Arial"/>
          <w:color w:val="000000" w:themeColor="text1"/>
          <w:sz w:val="22"/>
          <w:szCs w:val="22"/>
        </w:rPr>
        <w:t xml:space="preserve">relatively </w:t>
      </w:r>
      <w:r w:rsidR="00F56882" w:rsidRPr="00FB2CED">
        <w:rPr>
          <w:rFonts w:ascii="Arial" w:eastAsia="Arial" w:hAnsi="Arial" w:cs="Arial"/>
          <w:color w:val="000000" w:themeColor="text1"/>
          <w:sz w:val="22"/>
          <w:szCs w:val="22"/>
        </w:rPr>
        <w:t>short-lived species</w:t>
      </w:r>
      <w:r w:rsidR="00F56882">
        <w:rPr>
          <w:rFonts w:ascii="Arial" w:eastAsia="Arial" w:hAnsi="Arial" w:cs="Arial"/>
          <w:color w:val="000000" w:themeColor="text1"/>
          <w:sz w:val="22"/>
          <w:szCs w:val="22"/>
        </w:rPr>
        <w:t xml:space="preserve"> with climate change</w:t>
      </w:r>
      <w:r w:rsidR="00F56882" w:rsidRPr="00FB2CED">
        <w:rPr>
          <w:rFonts w:ascii="Arial" w:eastAsia="Arial" w:hAnsi="Arial" w:cs="Arial"/>
          <w:color w:val="000000" w:themeColor="text1"/>
          <w:sz w:val="22"/>
          <w:szCs w:val="22"/>
        </w:rPr>
        <w:t xml:space="preserve"> </w:t>
      </w:r>
      <w:commentRangeEnd w:id="568"/>
      <w:r w:rsidR="00C07266">
        <w:rPr>
          <w:rStyle w:val="CommentReference"/>
          <w:rFonts w:ascii="Arial" w:eastAsia="Arial" w:hAnsi="Arial" w:cs="Arial"/>
          <w:color w:val="000000"/>
        </w:rPr>
        <w:commentReference w:id="568"/>
      </w:r>
      <w:r w:rsidR="00F56882" w:rsidRPr="00FB2CED">
        <w:rPr>
          <w:rFonts w:ascii="Arial" w:eastAsia="Arial" w:hAnsi="Arial" w:cs="Arial"/>
          <w:color w:val="000000" w:themeColor="text1"/>
          <w:sz w:val="22"/>
          <w:szCs w:val="22"/>
        </w:rPr>
        <w:t xml:space="preserve">(e.g., </w:t>
      </w:r>
      <w:commentRangeStart w:id="569"/>
      <w:r w:rsidR="00F56882" w:rsidRPr="00FB2CED">
        <w:rPr>
          <w:rFonts w:ascii="Arial" w:eastAsia="Arial" w:hAnsi="Arial" w:cs="Arial"/>
          <w:color w:val="000000" w:themeColor="text1"/>
          <w:sz w:val="22"/>
          <w:szCs w:val="22"/>
        </w:rPr>
        <w:t>Bradshaw &amp; Hozapfel 2001</w:t>
      </w:r>
      <w:commentRangeEnd w:id="569"/>
      <w:r w:rsidR="00F56882" w:rsidRPr="00FB2CED">
        <w:rPr>
          <w:rStyle w:val="CommentReference"/>
          <w:rFonts w:ascii="Arial" w:eastAsia="Arial" w:hAnsi="Arial" w:cs="Arial"/>
          <w:color w:val="000000" w:themeColor="text1"/>
          <w:sz w:val="22"/>
          <w:szCs w:val="22"/>
        </w:rPr>
        <w:commentReference w:id="569"/>
      </w:r>
      <w:r w:rsidR="00F56882" w:rsidRPr="00FB2CED">
        <w:rPr>
          <w:rFonts w:ascii="Arial" w:eastAsia="Arial" w:hAnsi="Arial" w:cs="Arial"/>
          <w:color w:val="000000" w:themeColor="text1"/>
          <w:sz w:val="22"/>
          <w:szCs w:val="22"/>
        </w:rPr>
        <w:t xml:space="preserve">; </w:t>
      </w:r>
      <w:commentRangeStart w:id="570"/>
      <w:r w:rsidR="00F56882" w:rsidRPr="00FB2CED">
        <w:rPr>
          <w:rFonts w:ascii="Arial" w:eastAsia="Arial" w:hAnsi="Arial" w:cs="Arial"/>
          <w:color w:val="000000" w:themeColor="text1"/>
          <w:sz w:val="22"/>
          <w:szCs w:val="22"/>
        </w:rPr>
        <w:t xml:space="preserve">Berteaux </w:t>
      </w:r>
      <w:r w:rsidR="00F56882" w:rsidRPr="00FB2CED">
        <w:rPr>
          <w:rFonts w:ascii="Arial" w:eastAsia="Arial" w:hAnsi="Arial" w:cs="Arial"/>
          <w:i/>
          <w:iCs/>
          <w:color w:val="000000" w:themeColor="text1"/>
          <w:sz w:val="22"/>
          <w:szCs w:val="22"/>
        </w:rPr>
        <w:t>et al</w:t>
      </w:r>
      <w:r w:rsidR="00F56882" w:rsidRPr="00FB2CED">
        <w:rPr>
          <w:rFonts w:ascii="Arial" w:eastAsia="Arial" w:hAnsi="Arial" w:cs="Arial"/>
          <w:color w:val="000000" w:themeColor="text1"/>
          <w:sz w:val="22"/>
          <w:szCs w:val="22"/>
        </w:rPr>
        <w:t xml:space="preserve">. 2004; Kovach </w:t>
      </w:r>
      <w:r w:rsidR="00F56882" w:rsidRPr="00FB2CED">
        <w:rPr>
          <w:rFonts w:ascii="Arial" w:eastAsia="Arial" w:hAnsi="Arial" w:cs="Arial"/>
          <w:i/>
          <w:iCs/>
          <w:color w:val="000000" w:themeColor="text1"/>
          <w:sz w:val="22"/>
          <w:szCs w:val="22"/>
        </w:rPr>
        <w:t>et al</w:t>
      </w:r>
      <w:r w:rsidR="00F56882" w:rsidRPr="00FB2CED">
        <w:rPr>
          <w:rFonts w:ascii="Arial" w:eastAsia="Arial" w:hAnsi="Arial" w:cs="Arial"/>
          <w:color w:val="000000" w:themeColor="text1"/>
          <w:sz w:val="22"/>
          <w:szCs w:val="22"/>
        </w:rPr>
        <w:t>. 2012</w:t>
      </w:r>
      <w:commentRangeEnd w:id="570"/>
      <w:r w:rsidR="00F56882" w:rsidRPr="00FB2CED">
        <w:rPr>
          <w:rStyle w:val="CommentReference"/>
          <w:rFonts w:ascii="Arial" w:eastAsia="Arial" w:hAnsi="Arial" w:cs="Arial"/>
          <w:color w:val="000000" w:themeColor="text1"/>
          <w:sz w:val="22"/>
          <w:szCs w:val="22"/>
        </w:rPr>
        <w:commentReference w:id="570"/>
      </w:r>
      <w:r w:rsidR="00F56882" w:rsidRPr="00FB2CED">
        <w:rPr>
          <w:rFonts w:ascii="Arial" w:eastAsia="Arial" w:hAnsi="Arial" w:cs="Arial"/>
          <w:color w:val="000000" w:themeColor="text1"/>
          <w:sz w:val="22"/>
          <w:szCs w:val="22"/>
        </w:rPr>
        <w:t>)</w:t>
      </w:r>
      <w:r w:rsidR="00A63022" w:rsidRPr="00FB2CED">
        <w:rPr>
          <w:rFonts w:ascii="Arial" w:eastAsia="Arial" w:hAnsi="Arial" w:cs="Arial"/>
          <w:color w:val="000000" w:themeColor="text1"/>
          <w:sz w:val="22"/>
          <w:szCs w:val="22"/>
        </w:rPr>
        <w:t xml:space="preserve">. </w:t>
      </w:r>
      <w:r w:rsidR="00FE41A8">
        <w:rPr>
          <w:rFonts w:ascii="Arial" w:eastAsia="Arial" w:hAnsi="Arial" w:cs="Arial"/>
          <w:color w:val="000000" w:themeColor="text1"/>
          <w:sz w:val="22"/>
          <w:szCs w:val="22"/>
        </w:rPr>
        <w:t xml:space="preserve">However, </w:t>
      </w:r>
      <w:commentRangeStart w:id="571"/>
      <w:r w:rsidR="00FE41A8" w:rsidRPr="00FB2CED">
        <w:rPr>
          <w:rFonts w:ascii="Arial" w:eastAsia="Arial" w:hAnsi="Arial" w:cs="Arial"/>
          <w:color w:val="000000" w:themeColor="text1"/>
          <w:sz w:val="22"/>
          <w:szCs w:val="22"/>
        </w:rPr>
        <w:t>Thackeray</w:t>
      </w:r>
      <w:r w:rsidR="00FE41A8">
        <w:rPr>
          <w:rFonts w:ascii="Arial" w:eastAsia="Arial" w:hAnsi="Arial" w:cs="Arial"/>
          <w:color w:val="000000" w:themeColor="text1"/>
          <w:sz w:val="22"/>
          <w:szCs w:val="22"/>
        </w:rPr>
        <w:t xml:space="preserve"> et al.</w:t>
      </w:r>
      <w:r w:rsidR="00FE41A8" w:rsidRPr="00FB2CED">
        <w:rPr>
          <w:rFonts w:ascii="Arial" w:eastAsia="Arial" w:hAnsi="Arial" w:cs="Arial"/>
          <w:color w:val="000000" w:themeColor="text1"/>
          <w:sz w:val="22"/>
          <w:szCs w:val="22"/>
        </w:rPr>
        <w:t xml:space="preserve"> (2010) offer a note of caution as well: at least in aquatic and marine systems, GT is often correlated with trophic level, potentially confounding the effect of GT alone.</w:t>
      </w:r>
      <w:r w:rsidR="00FE41A8">
        <w:rPr>
          <w:rFonts w:ascii="Arial" w:eastAsia="Arial" w:hAnsi="Arial" w:cs="Arial"/>
          <w:color w:val="000000" w:themeColor="text1"/>
          <w:sz w:val="22"/>
          <w:szCs w:val="22"/>
        </w:rPr>
        <w:t xml:space="preserve"> </w:t>
      </w:r>
      <w:commentRangeEnd w:id="571"/>
      <w:r w:rsidR="00FE41A8">
        <w:rPr>
          <w:rStyle w:val="CommentReference"/>
          <w:rFonts w:ascii="Arial" w:eastAsia="Arial" w:hAnsi="Arial" w:cs="Arial"/>
          <w:color w:val="000000"/>
        </w:rPr>
        <w:commentReference w:id="571"/>
      </w:r>
      <w:r w:rsidR="00103D26">
        <w:rPr>
          <w:rFonts w:ascii="Arial" w:eastAsia="Arial" w:hAnsi="Arial" w:cs="Arial"/>
          <w:color w:val="000000" w:themeColor="text1"/>
          <w:sz w:val="22"/>
          <w:szCs w:val="22"/>
        </w:rPr>
        <w:t>Save for a limited number of studies,</w:t>
      </w:r>
      <w:r w:rsidR="007E3737">
        <w:rPr>
          <w:rFonts w:ascii="Arial" w:eastAsia="Arial" w:hAnsi="Arial" w:cs="Arial"/>
          <w:color w:val="000000" w:themeColor="text1"/>
          <w:sz w:val="22"/>
          <w:szCs w:val="22"/>
        </w:rPr>
        <w:t xml:space="preserve"> we </w:t>
      </w:r>
      <w:r w:rsidR="00103D26">
        <w:rPr>
          <w:rFonts w:ascii="Arial" w:eastAsia="Arial" w:hAnsi="Arial" w:cs="Arial"/>
          <w:color w:val="000000" w:themeColor="text1"/>
          <w:sz w:val="22"/>
          <w:szCs w:val="22"/>
        </w:rPr>
        <w:t>largely</w:t>
      </w:r>
      <w:r w:rsidR="007E3737">
        <w:rPr>
          <w:rFonts w:ascii="Arial" w:eastAsia="Arial" w:hAnsi="Arial" w:cs="Arial"/>
          <w:color w:val="000000" w:themeColor="text1"/>
          <w:sz w:val="22"/>
          <w:szCs w:val="22"/>
        </w:rPr>
        <w:t xml:space="preserve"> lack research</w:t>
      </w:r>
      <w:r w:rsidR="00FE41A8">
        <w:rPr>
          <w:rFonts w:ascii="Arial" w:eastAsia="Arial" w:hAnsi="Arial" w:cs="Arial"/>
          <w:color w:val="000000" w:themeColor="text1"/>
          <w:sz w:val="22"/>
          <w:szCs w:val="22"/>
        </w:rPr>
        <w:t xml:space="preserve"> that tie</w:t>
      </w:r>
      <w:r w:rsidR="007E3737">
        <w:rPr>
          <w:rFonts w:ascii="Arial" w:eastAsia="Arial" w:hAnsi="Arial" w:cs="Arial"/>
          <w:color w:val="000000" w:themeColor="text1"/>
          <w:sz w:val="22"/>
          <w:szCs w:val="22"/>
        </w:rPr>
        <w:t>s</w:t>
      </w:r>
      <w:r w:rsidR="00103D26">
        <w:rPr>
          <w:rFonts w:ascii="Arial" w:eastAsia="Arial" w:hAnsi="Arial" w:cs="Arial"/>
          <w:color w:val="000000" w:themeColor="text1"/>
          <w:sz w:val="22"/>
          <w:szCs w:val="22"/>
        </w:rPr>
        <w:t xml:space="preserve"> phenological shifts to genetic changes as well as studies that assess the adaptive value of evolved shifts (</w:t>
      </w:r>
      <w:r w:rsidR="005F43E8">
        <w:rPr>
          <w:rFonts w:ascii="Arial" w:eastAsia="Arial" w:hAnsi="Arial" w:cs="Arial"/>
          <w:color w:val="000000" w:themeColor="text1"/>
          <w:sz w:val="22"/>
          <w:szCs w:val="22"/>
        </w:rPr>
        <w:t xml:space="preserve">Franks and Hoffmann; </w:t>
      </w:r>
      <w:r w:rsidR="00BC5173">
        <w:rPr>
          <w:rFonts w:ascii="Arial" w:eastAsia="Arial" w:hAnsi="Arial" w:cs="Arial"/>
          <w:color w:val="000000" w:themeColor="text1"/>
          <w:sz w:val="22"/>
          <w:szCs w:val="22"/>
        </w:rPr>
        <w:t>Merilä</w:t>
      </w:r>
      <w:r w:rsidR="00103D26">
        <w:rPr>
          <w:rFonts w:ascii="Arial" w:eastAsia="Arial" w:hAnsi="Arial" w:cs="Arial"/>
          <w:color w:val="000000" w:themeColor="text1"/>
          <w:sz w:val="22"/>
          <w:szCs w:val="22"/>
        </w:rPr>
        <w:t xml:space="preserve"> and Hendry 2013). This level of understanding of </w:t>
      </w:r>
      <w:r w:rsidR="00103D26">
        <w:rPr>
          <w:rFonts w:ascii="Arial" w:eastAsia="Arial" w:hAnsi="Arial" w:cs="Arial"/>
          <w:color w:val="000000" w:themeColor="text1"/>
          <w:sz w:val="22"/>
          <w:szCs w:val="22"/>
        </w:rPr>
        <w:lastRenderedPageBreak/>
        <w:t>evolutionary response mechanisms underlying phenological shifts to climate chang</w:t>
      </w:r>
      <w:r w:rsidR="00FE41A8">
        <w:rPr>
          <w:rFonts w:ascii="Arial" w:eastAsia="Arial" w:hAnsi="Arial" w:cs="Arial"/>
          <w:color w:val="000000" w:themeColor="text1"/>
          <w:sz w:val="22"/>
          <w:szCs w:val="22"/>
        </w:rPr>
        <w:t>e is currently needed to assess</w:t>
      </w:r>
      <w:r w:rsidR="002E6C0C">
        <w:rPr>
          <w:rFonts w:ascii="Arial" w:eastAsia="Arial" w:hAnsi="Arial" w:cs="Arial"/>
          <w:color w:val="000000" w:themeColor="text1"/>
          <w:sz w:val="22"/>
          <w:szCs w:val="22"/>
        </w:rPr>
        <w:t xml:space="preserve"> the capacity for populations to be ‘evolutionarily rescued’ (REF?) from climate changes that affect phenological traits. Furthermore, such knowledge is important in drawing conclusions about</w:t>
      </w:r>
      <w:r w:rsidR="00FE41A8">
        <w:rPr>
          <w:rFonts w:ascii="Arial" w:eastAsia="Arial" w:hAnsi="Arial" w:cs="Arial"/>
          <w:color w:val="000000" w:themeColor="text1"/>
          <w:sz w:val="22"/>
          <w:szCs w:val="22"/>
        </w:rPr>
        <w:t xml:space="preserve"> broader scale patterns such as whether or not GT affects overall rates of phenotypic change in response to change. Given </w:t>
      </w:r>
      <w:r w:rsidR="00A63022">
        <w:rPr>
          <w:rFonts w:ascii="Arial" w:eastAsia="Arial" w:hAnsi="Arial" w:cs="Arial"/>
          <w:color w:val="000000" w:themeColor="text1"/>
          <w:sz w:val="22"/>
          <w:szCs w:val="22"/>
        </w:rPr>
        <w:t>that</w:t>
      </w:r>
      <w:r w:rsidR="00FE41A8">
        <w:rPr>
          <w:rFonts w:ascii="Arial" w:eastAsia="Arial" w:hAnsi="Arial" w:cs="Arial"/>
          <w:color w:val="000000" w:themeColor="text1"/>
          <w:sz w:val="22"/>
          <w:szCs w:val="22"/>
        </w:rPr>
        <w:t xml:space="preserve"> </w:t>
      </w:r>
      <w:r w:rsidR="00A63022">
        <w:rPr>
          <w:rFonts w:ascii="Arial" w:eastAsia="Arial" w:hAnsi="Arial" w:cs="Arial"/>
          <w:color w:val="000000" w:themeColor="text1"/>
          <w:sz w:val="22"/>
          <w:szCs w:val="22"/>
        </w:rPr>
        <w:t xml:space="preserve">data on evolutionary change in response to climate change is </w:t>
      </w:r>
      <w:r w:rsidR="001A0286">
        <w:rPr>
          <w:rFonts w:ascii="Arial" w:eastAsia="Arial" w:hAnsi="Arial" w:cs="Arial"/>
          <w:color w:val="000000" w:themeColor="text1"/>
          <w:sz w:val="22"/>
          <w:szCs w:val="22"/>
        </w:rPr>
        <w:t>limited</w:t>
      </w:r>
      <w:r w:rsidR="00A63022">
        <w:rPr>
          <w:rFonts w:ascii="Arial" w:eastAsia="Arial" w:hAnsi="Arial" w:cs="Arial"/>
          <w:color w:val="000000" w:themeColor="text1"/>
          <w:sz w:val="22"/>
          <w:szCs w:val="22"/>
        </w:rPr>
        <w:t xml:space="preserve"> </w:t>
      </w:r>
      <w:r w:rsidR="0047750B" w:rsidRPr="00FB2CED">
        <w:rPr>
          <w:color w:val="000000" w:themeColor="text1"/>
        </w:rPr>
        <w:fldChar w:fldCharType="begin">
          <w:fldData xml:space="preserve">PEVuZE5vdGU+PENpdGU+PEF1dGhvcj5HaWVuYXBwPC9BdXRob3I+PFllYXI+MjAwODwvWWVhcj48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</w:fldData>
        </w:fldChar>
      </w:r>
      <w:r w:rsidR="00CB7D79">
        <w:rPr>
          <w:color w:val="000000" w:themeColor="text1"/>
        </w:rPr>
        <w:instrText xml:space="preserve"> ADDIN EN.CITE </w:instrText>
      </w:r>
      <w:r w:rsidR="0047750B">
        <w:rPr>
          <w:color w:val="000000" w:themeColor="text1"/>
        </w:rPr>
        <w:fldChar w:fldCharType="begin">
          <w:fldData xml:space="preserve">PEVuZE5vdGU+PENpdGU+PEF1dGhvcj5HaWVuYXBwPC9BdXRob3I+PFllYXI+MjAwODwvWWVhcj48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</w:fldData>
        </w:fldChar>
      </w:r>
      <w:r w:rsidR="00CB7D79">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CB7D79" w:rsidRPr="00CB7D79">
        <w:rPr>
          <w:rFonts w:ascii="Arial" w:hAnsi="Arial" w:cs="Arial"/>
          <w:noProof/>
          <w:color w:val="000000" w:themeColor="text1"/>
          <w:sz w:val="22"/>
          <w:szCs w:val="22"/>
        </w:rPr>
        <w:t>(Gienapp</w:t>
      </w:r>
      <w:r w:rsidR="00CB7D79" w:rsidRPr="00CB7D79">
        <w:rPr>
          <w:rFonts w:ascii="Arial" w:hAnsi="Arial" w:cs="Arial"/>
          <w:i/>
          <w:noProof/>
          <w:color w:val="000000" w:themeColor="text1"/>
          <w:sz w:val="22"/>
          <w:szCs w:val="22"/>
        </w:rPr>
        <w:t xml:space="preserve"> et al.</w:t>
      </w:r>
      <w:r w:rsidR="00CB7D79" w:rsidRPr="00CB7D79">
        <w:rPr>
          <w:rFonts w:ascii="Arial" w:hAnsi="Arial" w:cs="Arial"/>
          <w:noProof/>
          <w:color w:val="000000" w:themeColor="text1"/>
          <w:sz w:val="22"/>
          <w:szCs w:val="22"/>
        </w:rPr>
        <w:t xml:space="preserve"> 2008)</w:t>
      </w:r>
      <w:r w:rsidR="0047750B" w:rsidRPr="00FB2CED">
        <w:rPr>
          <w:color w:val="000000" w:themeColor="text1"/>
        </w:rPr>
        <w:fldChar w:fldCharType="end"/>
      </w:r>
      <w:r w:rsidR="001A0286">
        <w:rPr>
          <w:rFonts w:ascii="Arial" w:eastAsia="Arial" w:hAnsi="Arial" w:cs="Arial"/>
          <w:color w:val="000000" w:themeColor="text1"/>
          <w:sz w:val="22"/>
          <w:szCs w:val="22"/>
        </w:rPr>
        <w:t xml:space="preserve">, </w:t>
      </w:r>
      <w:r w:rsidR="00FE41A8">
        <w:rPr>
          <w:rFonts w:ascii="Arial" w:eastAsia="Arial" w:hAnsi="Arial" w:cs="Arial"/>
          <w:color w:val="000000" w:themeColor="text1"/>
          <w:sz w:val="22"/>
          <w:szCs w:val="22"/>
        </w:rPr>
        <w:t>mostly to short-lived species</w:t>
      </w:r>
      <w:r w:rsidR="00A63022">
        <w:rPr>
          <w:rFonts w:ascii="Arial" w:eastAsia="Arial" w:hAnsi="Arial" w:cs="Arial"/>
          <w:color w:val="000000" w:themeColor="text1"/>
          <w:sz w:val="22"/>
          <w:szCs w:val="22"/>
        </w:rPr>
        <w:t xml:space="preserve">, more data </w:t>
      </w:r>
      <w:r w:rsidR="00E61390">
        <w:rPr>
          <w:rFonts w:ascii="Arial" w:eastAsia="Arial" w:hAnsi="Arial" w:cs="Arial"/>
          <w:color w:val="000000" w:themeColor="text1"/>
          <w:sz w:val="22"/>
          <w:szCs w:val="22"/>
        </w:rPr>
        <w:t>is</w:t>
      </w:r>
      <w:r w:rsidR="00A63022">
        <w:rPr>
          <w:rFonts w:ascii="Arial" w:eastAsia="Arial" w:hAnsi="Arial" w:cs="Arial"/>
          <w:color w:val="000000" w:themeColor="text1"/>
          <w:sz w:val="22"/>
          <w:szCs w:val="22"/>
        </w:rPr>
        <w:t xml:space="preserve"> needed for a robust test of this pattern.</w:t>
      </w:r>
    </w:p>
    <w:p w14:paraId="7B732722" w14:textId="77777777" w:rsidR="00B12500" w:rsidRDefault="00F56882" w:rsidP="00B06F9A">
      <w:pPr>
        <w:pStyle w:val="NormalWeb"/>
        <w:spacing w:line="480" w:lineRule="auto"/>
        <w:rPr>
          <w:rFonts w:ascii="Arial" w:eastAsia="Arial" w:hAnsi="Arial" w:cs="Arial"/>
          <w:color w:val="000000" w:themeColor="text1"/>
          <w:sz w:val="22"/>
          <w:szCs w:val="22"/>
        </w:rPr>
      </w:pPr>
      <w:commentRangeStart w:id="572"/>
      <w:r>
        <w:rPr>
          <w:rFonts w:ascii="Arial" w:eastAsia="Arial" w:hAnsi="Arial" w:cs="Arial"/>
          <w:color w:val="000000" w:themeColor="text1"/>
          <w:sz w:val="22"/>
          <w:szCs w:val="22"/>
        </w:rPr>
        <w:t xml:space="preserve">While a pattern of greater shifts with shorter generation spans seems </w:t>
      </w:r>
      <w:r w:rsidR="00410965">
        <w:rPr>
          <w:rFonts w:ascii="Arial" w:eastAsia="Arial" w:hAnsi="Arial" w:cs="Arial"/>
          <w:color w:val="000000" w:themeColor="text1"/>
          <w:sz w:val="22"/>
          <w:szCs w:val="22"/>
        </w:rPr>
        <w:t xml:space="preserve">logical </w:t>
      </w:r>
      <w:r>
        <w:rPr>
          <w:rFonts w:ascii="Arial" w:eastAsia="Arial" w:hAnsi="Arial" w:cs="Arial"/>
          <w:color w:val="000000" w:themeColor="text1"/>
          <w:sz w:val="22"/>
          <w:szCs w:val="22"/>
        </w:rPr>
        <w:t xml:space="preserve">if evolutionary change is the primary process underlying phenotypic shifts, </w:t>
      </w:r>
      <w:r w:rsidR="00410965">
        <w:rPr>
          <w:rFonts w:ascii="Arial" w:eastAsia="Arial" w:hAnsi="Arial" w:cs="Arial"/>
          <w:color w:val="000000" w:themeColor="text1"/>
          <w:sz w:val="22"/>
          <w:szCs w:val="22"/>
        </w:rPr>
        <w:t xml:space="preserve">the </w:t>
      </w:r>
      <w:r>
        <w:rPr>
          <w:rFonts w:ascii="Arial" w:eastAsia="Arial" w:hAnsi="Arial" w:cs="Arial"/>
          <w:color w:val="000000" w:themeColor="text1"/>
          <w:sz w:val="22"/>
          <w:szCs w:val="22"/>
        </w:rPr>
        <w:t>phenology of many species is responding</w:t>
      </w:r>
      <w:r w:rsidR="00E176E9">
        <w:rPr>
          <w:rFonts w:ascii="Arial" w:eastAsia="Arial" w:hAnsi="Arial" w:cs="Arial"/>
          <w:color w:val="000000" w:themeColor="text1"/>
          <w:sz w:val="22"/>
          <w:szCs w:val="22"/>
        </w:rPr>
        <w:t xml:space="preserve"> to </w:t>
      </w:r>
      <w:r w:rsidR="00EC413B">
        <w:rPr>
          <w:rFonts w:ascii="Arial" w:eastAsia="Arial" w:hAnsi="Arial" w:cs="Arial"/>
          <w:color w:val="000000" w:themeColor="text1"/>
          <w:sz w:val="22"/>
          <w:szCs w:val="22"/>
        </w:rPr>
        <w:t>climate change</w:t>
      </w:r>
      <w:r>
        <w:rPr>
          <w:rFonts w:ascii="Arial" w:eastAsia="Arial" w:hAnsi="Arial" w:cs="Arial"/>
          <w:color w:val="000000" w:themeColor="text1"/>
          <w:sz w:val="22"/>
          <w:szCs w:val="22"/>
        </w:rPr>
        <w:t xml:space="preserve"> via plasticity.</w:t>
      </w:r>
      <w:r w:rsidR="00B033B8">
        <w:rPr>
          <w:rFonts w:ascii="Arial" w:eastAsia="Arial" w:hAnsi="Arial" w:cs="Arial"/>
          <w:color w:val="000000" w:themeColor="text1"/>
          <w:sz w:val="22"/>
          <w:szCs w:val="22"/>
        </w:rPr>
        <w:t xml:space="preserve"> </w:t>
      </w:r>
      <w:r w:rsidRPr="00FB2CED">
        <w:rPr>
          <w:rFonts w:ascii="Arial" w:eastAsia="Arial" w:hAnsi="Arial" w:cs="Arial"/>
          <w:color w:val="000000" w:themeColor="text1"/>
          <w:sz w:val="22"/>
          <w:szCs w:val="22"/>
        </w:rPr>
        <w:t xml:space="preserve">The potential role of GT in plastic phenological responses to climate </w:t>
      </w:r>
      <w:commentRangeEnd w:id="572"/>
      <w:r w:rsidR="00A63022">
        <w:rPr>
          <w:rStyle w:val="CommentReference"/>
          <w:rFonts w:ascii="Arial" w:eastAsia="Arial" w:hAnsi="Arial" w:cs="Arial"/>
          <w:color w:val="000000"/>
        </w:rPr>
        <w:commentReference w:id="572"/>
      </w:r>
      <w:r w:rsidRPr="00FB2CED">
        <w:rPr>
          <w:rFonts w:ascii="Arial" w:eastAsia="Arial" w:hAnsi="Arial" w:cs="Arial"/>
          <w:color w:val="000000" w:themeColor="text1"/>
          <w:sz w:val="22"/>
          <w:szCs w:val="22"/>
        </w:rPr>
        <w:t>change is less certain and stands on less firm theoretical ground. If long-lived organisms tend to be more plastic (via selection for increased plasticity), long-lived organisms might achieve the same degree and rate of shifts compared to short-lived organisms</w:t>
      </w:r>
      <w:r w:rsidR="00410965">
        <w:rPr>
          <w:rFonts w:ascii="Arial" w:eastAsia="Arial" w:hAnsi="Arial" w:cs="Arial"/>
          <w:color w:val="000000" w:themeColor="text1"/>
          <w:sz w:val="22"/>
          <w:szCs w:val="22"/>
        </w:rPr>
        <w:t xml:space="preserve"> that</w:t>
      </w:r>
      <w:r w:rsidRPr="00FB2CED">
        <w:rPr>
          <w:rFonts w:ascii="Arial" w:eastAsia="Arial" w:hAnsi="Arial" w:cs="Arial"/>
          <w:color w:val="000000" w:themeColor="text1"/>
          <w:sz w:val="22"/>
          <w:szCs w:val="22"/>
        </w:rPr>
        <w:t xml:space="preserve"> achieve shifts via rapid evolution </w:t>
      </w:r>
      <w:r w:rsidR="0047750B">
        <w:rPr>
          <w:rFonts w:ascii="Arial" w:eastAsia="Arial" w:hAnsi="Arial" w:cs="Arial"/>
          <w:color w:val="000000" w:themeColor="text1"/>
          <w:sz w:val="22"/>
          <w:szCs w:val="22"/>
        </w:rPr>
        <w:fldChar w:fldCharType="begin"/>
      </w:r>
      <w:r w:rsidR="00CB4B96">
        <w:rPr>
          <w:rFonts w:ascii="Arial" w:eastAsia="Arial" w:hAnsi="Arial" w:cs="Arial"/>
          <w:color w:val="000000" w:themeColor="text1"/>
          <w:sz w:val="22"/>
          <w:szCs w:val="22"/>
        </w:rPr>
        <w:instrText xml:space="preserve"> ADDIN EN.CITE &lt;EndNote&gt;&lt;Cite&gt;&lt;Author&gt;Vedder&lt;/Author&gt;&lt;Year&gt;2013&lt;/Year&gt;&lt;RecNum&gt;897&lt;/RecNum&gt;&lt;DisplayText&gt;(Vedder&lt;style face="italic"&gt; et al.&lt;/style&gt; 2013)&lt;/DisplayText&gt;&lt;record&gt;&lt;rec-number&gt;897&lt;/rec-number&gt;&lt;foreign-keys&gt;&lt;key app="EN" db-id="tswepwzphrdd5teef5upp92y9wxtxvpzzvrz" timestamp="1469488992"&gt;897&lt;/key&gt;&lt;/foreign-keys&gt;&lt;ref-type name="Journal Article"&gt;17&lt;/ref-type&gt;&lt;contributors&gt;&lt;authors&gt;&lt;author&gt;Vedder, Oscar&lt;/author&gt;&lt;author&gt;Bouwhuis, Sandra&lt;/author&gt;&lt;author&gt;Sheldon, Ben C.&lt;/author&gt;&lt;/authors&gt;&lt;/contributors&gt;&lt;titles&gt;&lt;title&gt;Quantitative Assessment of the Importance of Phenotypic Plasticity in Adaptation to Climate Change in Wild Bird Populations&lt;/title&gt;&lt;secondary-title&gt;PLoS Biol&lt;/secondary-title&gt;&lt;/titles&gt;&lt;periodical&gt;&lt;full-title&gt;PLoS Biol&lt;/full-title&gt;&lt;/periodical&gt;&lt;pages&gt;e1001605&lt;/pages&gt;&lt;volume&gt;11&lt;/volume&gt;&lt;number&gt;7&lt;/number&gt;&lt;dates&gt;&lt;year&gt;2013&lt;/year&gt;&lt;/dates&gt;&lt;publisher&gt;Public Library of Science&lt;/publisher&gt;&lt;urls&gt;&lt;related-urls&gt;&lt;url&gt;http://dx.doi.org/10.1371%2Fjournal.pbio.1001605&lt;/url&gt;&lt;/related-urls&gt;&lt;/urls&gt;&lt;electronic-resource-num&gt;10.1371/journal.pbio.1001605&lt;/electronic-resource-num&gt;&lt;/record&gt;&lt;/Cite&gt;&lt;/EndNote&gt;</w:instrText>
      </w:r>
      <w:r w:rsidR="0047750B">
        <w:rPr>
          <w:rFonts w:ascii="Arial" w:eastAsia="Arial" w:hAnsi="Arial" w:cs="Arial"/>
          <w:color w:val="000000" w:themeColor="text1"/>
          <w:sz w:val="22"/>
          <w:szCs w:val="22"/>
        </w:rPr>
        <w:fldChar w:fldCharType="separate"/>
      </w:r>
      <w:r w:rsidR="00CB4B96">
        <w:rPr>
          <w:rFonts w:ascii="Arial" w:eastAsia="Arial" w:hAnsi="Arial" w:cs="Arial"/>
          <w:noProof/>
          <w:color w:val="000000" w:themeColor="text1"/>
          <w:sz w:val="22"/>
          <w:szCs w:val="22"/>
        </w:rPr>
        <w:t>(Vedder</w:t>
      </w:r>
      <w:r w:rsidR="00CB4B96" w:rsidRPr="00CB4B96">
        <w:rPr>
          <w:rFonts w:ascii="Arial" w:eastAsia="Arial" w:hAnsi="Arial" w:cs="Arial"/>
          <w:i/>
          <w:noProof/>
          <w:color w:val="000000" w:themeColor="text1"/>
          <w:sz w:val="22"/>
          <w:szCs w:val="22"/>
        </w:rPr>
        <w:t xml:space="preserve"> et al.</w:t>
      </w:r>
      <w:r w:rsidR="00CB4B96">
        <w:rPr>
          <w:rFonts w:ascii="Arial" w:eastAsia="Arial" w:hAnsi="Arial" w:cs="Arial"/>
          <w:noProof/>
          <w:color w:val="000000" w:themeColor="text1"/>
          <w:sz w:val="22"/>
          <w:szCs w:val="22"/>
        </w:rPr>
        <w:t xml:space="preserve"> 2013)</w:t>
      </w:r>
      <w:r w:rsidR="0047750B">
        <w:rPr>
          <w:rFonts w:ascii="Arial" w:eastAsia="Arial" w:hAnsi="Arial" w:cs="Arial"/>
          <w:color w:val="000000" w:themeColor="text1"/>
          <w:sz w:val="22"/>
          <w:szCs w:val="22"/>
        </w:rPr>
        <w:fldChar w:fldCharType="end"/>
      </w:r>
      <w:r w:rsidRPr="00FB2CED">
        <w:rPr>
          <w:rFonts w:ascii="Arial" w:eastAsia="Arial" w:hAnsi="Arial" w:cs="Arial"/>
          <w:color w:val="000000" w:themeColor="text1"/>
          <w:sz w:val="22"/>
          <w:szCs w:val="22"/>
        </w:rPr>
        <w:t xml:space="preserve">. Thus, GT might </w:t>
      </w:r>
      <w:r>
        <w:rPr>
          <w:rFonts w:ascii="Arial" w:eastAsia="Arial" w:hAnsi="Arial" w:cs="Arial"/>
          <w:color w:val="000000" w:themeColor="text1"/>
          <w:sz w:val="22"/>
          <w:szCs w:val="22"/>
        </w:rPr>
        <w:t xml:space="preserve">predict the mechanism (plasticity or evolution) </w:t>
      </w:r>
      <w:r w:rsidRPr="00FB2CED">
        <w:rPr>
          <w:rFonts w:ascii="Arial" w:eastAsia="Arial" w:hAnsi="Arial" w:cs="Arial"/>
          <w:color w:val="000000" w:themeColor="text1"/>
          <w:sz w:val="22"/>
          <w:szCs w:val="22"/>
        </w:rPr>
        <w:t>by which</w:t>
      </w:r>
      <w:r>
        <w:rPr>
          <w:rFonts w:ascii="Arial" w:eastAsia="Arial" w:hAnsi="Arial" w:cs="Arial"/>
          <w:color w:val="000000" w:themeColor="text1"/>
          <w:sz w:val="22"/>
          <w:szCs w:val="22"/>
        </w:rPr>
        <w:t xml:space="preserve"> organisms adjust phenology</w:t>
      </w:r>
      <w:r w:rsidRPr="00FB2CED">
        <w:rPr>
          <w:rFonts w:ascii="Arial" w:eastAsia="Arial" w:hAnsi="Arial" w:cs="Arial"/>
          <w:color w:val="000000" w:themeColor="text1"/>
          <w:sz w:val="22"/>
          <w:szCs w:val="22"/>
        </w:rPr>
        <w:t xml:space="preserve"> but may not predict the degree of shifts, </w:t>
      </w:r>
      <w:r w:rsidRPr="00FB2CED">
        <w:rPr>
          <w:rFonts w:ascii="Arial" w:eastAsia="Arial" w:hAnsi="Arial" w:cs="Arial"/>
          <w:i/>
          <w:iCs/>
          <w:color w:val="000000" w:themeColor="text1"/>
          <w:sz w:val="22"/>
          <w:szCs w:val="22"/>
        </w:rPr>
        <w:t>per se</w:t>
      </w:r>
      <w:r w:rsidRPr="00FB2CED">
        <w:rPr>
          <w:rFonts w:ascii="Arial" w:eastAsia="Arial" w:hAnsi="Arial" w:cs="Arial"/>
          <w:color w:val="000000" w:themeColor="text1"/>
          <w:sz w:val="22"/>
          <w:szCs w:val="22"/>
        </w:rPr>
        <w:t xml:space="preserve">, when </w:t>
      </w:r>
      <w:r w:rsidR="00410965">
        <w:rPr>
          <w:rFonts w:ascii="Arial" w:eastAsia="Arial" w:hAnsi="Arial" w:cs="Arial"/>
          <w:color w:val="000000" w:themeColor="text1"/>
          <w:sz w:val="22"/>
          <w:szCs w:val="22"/>
        </w:rPr>
        <w:t>considering</w:t>
      </w:r>
      <w:r w:rsidRPr="00FB2CED">
        <w:rPr>
          <w:rFonts w:ascii="Arial" w:eastAsia="Arial" w:hAnsi="Arial" w:cs="Arial"/>
          <w:color w:val="000000" w:themeColor="text1"/>
          <w:sz w:val="22"/>
          <w:szCs w:val="22"/>
        </w:rPr>
        <w:t xml:space="preserve"> </w:t>
      </w:r>
      <w:r w:rsidR="002E47F1">
        <w:rPr>
          <w:rFonts w:ascii="Arial" w:eastAsia="Arial" w:hAnsi="Arial" w:cs="Arial"/>
          <w:color w:val="000000" w:themeColor="text1"/>
          <w:sz w:val="22"/>
          <w:szCs w:val="22"/>
        </w:rPr>
        <w:t xml:space="preserve">a </w:t>
      </w:r>
      <w:r w:rsidRPr="00FB2CED">
        <w:rPr>
          <w:rFonts w:ascii="Arial" w:eastAsia="Arial" w:hAnsi="Arial" w:cs="Arial"/>
          <w:color w:val="000000" w:themeColor="text1"/>
          <w:sz w:val="22"/>
          <w:szCs w:val="22"/>
        </w:rPr>
        <w:t>broad</w:t>
      </w:r>
      <w:r w:rsidR="002E47F1">
        <w:rPr>
          <w:rFonts w:ascii="Arial" w:eastAsia="Arial" w:hAnsi="Arial" w:cs="Arial"/>
          <w:color w:val="000000" w:themeColor="text1"/>
          <w:sz w:val="22"/>
          <w:szCs w:val="22"/>
        </w:rPr>
        <w:t xml:space="preserve">-scale pattern across </w:t>
      </w:r>
      <w:r w:rsidRPr="00FB2CED">
        <w:rPr>
          <w:rFonts w:ascii="Arial" w:eastAsia="Arial" w:hAnsi="Arial" w:cs="Arial"/>
          <w:color w:val="000000" w:themeColor="text1"/>
          <w:sz w:val="22"/>
          <w:szCs w:val="22"/>
        </w:rPr>
        <w:t>taxonomic groups.</w:t>
      </w:r>
      <w:r>
        <w:rPr>
          <w:rFonts w:ascii="Arial" w:eastAsia="Arial" w:hAnsi="Arial" w:cs="Arial"/>
          <w:color w:val="000000" w:themeColor="text1"/>
          <w:sz w:val="22"/>
          <w:szCs w:val="22"/>
        </w:rPr>
        <w:t xml:space="preserve"> </w:t>
      </w:r>
      <w:r w:rsidR="00B12500">
        <w:rPr>
          <w:rFonts w:ascii="Arial" w:eastAsia="Arial" w:hAnsi="Arial" w:cs="Arial"/>
          <w:color w:val="000000" w:themeColor="text1"/>
          <w:sz w:val="22"/>
          <w:szCs w:val="22"/>
        </w:rPr>
        <w:t>A deeper understanding of the specific cues available for organisms to plastically cope with climate change will allow for a clearer grasp of the limits of phenotypic plasticity and the need for further evolutionary change. For example, many late successional temperate tree species rely on photoperiodic cues to mediate responses to temperatures, and since photoperiodic cues and temperatures are more likely to beco</w:t>
      </w:r>
      <w:r w:rsidR="008231B2">
        <w:rPr>
          <w:rFonts w:ascii="Arial" w:eastAsia="Arial" w:hAnsi="Arial" w:cs="Arial"/>
          <w:color w:val="000000" w:themeColor="text1"/>
          <w:sz w:val="22"/>
          <w:szCs w:val="22"/>
        </w:rPr>
        <w:t>me decoupled with</w:t>
      </w:r>
      <w:r w:rsidR="004F7A50">
        <w:rPr>
          <w:rFonts w:ascii="Arial" w:eastAsia="Arial" w:hAnsi="Arial" w:cs="Arial"/>
          <w:color w:val="000000" w:themeColor="text1"/>
          <w:sz w:val="22"/>
          <w:szCs w:val="22"/>
        </w:rPr>
        <w:t xml:space="preserve"> climate change</w:t>
      </w:r>
      <w:r w:rsidR="00B12500">
        <w:rPr>
          <w:rFonts w:ascii="Arial" w:eastAsia="Arial" w:hAnsi="Arial" w:cs="Arial"/>
          <w:color w:val="000000" w:themeColor="text1"/>
          <w:sz w:val="22"/>
          <w:szCs w:val="22"/>
        </w:rPr>
        <w:t>, this may represent a</w:t>
      </w:r>
      <w:r w:rsidR="004F7A50">
        <w:rPr>
          <w:rFonts w:ascii="Arial" w:eastAsia="Arial" w:hAnsi="Arial" w:cs="Arial"/>
          <w:color w:val="000000" w:themeColor="text1"/>
          <w:sz w:val="22"/>
          <w:szCs w:val="22"/>
        </w:rPr>
        <w:t>n inherent</w:t>
      </w:r>
      <w:r w:rsidR="00B12500">
        <w:rPr>
          <w:rFonts w:ascii="Arial" w:eastAsia="Arial" w:hAnsi="Arial" w:cs="Arial"/>
          <w:color w:val="000000" w:themeColor="text1"/>
          <w:sz w:val="22"/>
          <w:szCs w:val="22"/>
        </w:rPr>
        <w:t xml:space="preserve"> limit to phenotypic plasticity such that, as </w:t>
      </w:r>
      <w:r w:rsidR="004F7A50">
        <w:rPr>
          <w:rFonts w:ascii="Arial" w:eastAsia="Arial" w:hAnsi="Arial" w:cs="Arial"/>
          <w:color w:val="000000" w:themeColor="text1"/>
          <w:sz w:val="22"/>
          <w:szCs w:val="22"/>
        </w:rPr>
        <w:t>favorable temperature conditions</w:t>
      </w:r>
      <w:r w:rsidR="00B12500">
        <w:rPr>
          <w:rFonts w:ascii="Arial" w:eastAsia="Arial" w:hAnsi="Arial" w:cs="Arial"/>
          <w:color w:val="000000" w:themeColor="text1"/>
          <w:sz w:val="22"/>
          <w:szCs w:val="22"/>
        </w:rPr>
        <w:t xml:space="preserve"> for spring and summer growth increase, we cannot expect a linear increase in growing seasons for these plants </w:t>
      </w:r>
      <w:r w:rsidR="002A4AD2">
        <w:rPr>
          <w:rFonts w:ascii="Arial" w:eastAsia="Arial" w:hAnsi="Arial" w:cs="Arial"/>
          <w:color w:val="000000" w:themeColor="text1"/>
          <w:sz w:val="22"/>
          <w:szCs w:val="22"/>
        </w:rPr>
        <w:t xml:space="preserve">until new cue-response mechanism evolve </w:t>
      </w:r>
      <w:r w:rsidR="00B12500">
        <w:rPr>
          <w:rFonts w:ascii="Arial" w:eastAsia="Arial" w:hAnsi="Arial" w:cs="Arial"/>
          <w:color w:val="000000" w:themeColor="text1"/>
          <w:sz w:val="22"/>
          <w:szCs w:val="22"/>
        </w:rPr>
        <w:t>(Körner and Basler 2010).</w:t>
      </w:r>
      <w:r w:rsidR="004F7A50">
        <w:rPr>
          <w:rFonts w:ascii="Arial" w:eastAsia="Arial" w:hAnsi="Arial" w:cs="Arial"/>
          <w:color w:val="000000" w:themeColor="text1"/>
          <w:sz w:val="22"/>
          <w:szCs w:val="22"/>
        </w:rPr>
        <w:t xml:space="preserve"> Thus, once we understand and consider inherent limits to plasticity, we might </w:t>
      </w:r>
      <w:r w:rsidR="00E62F3E">
        <w:rPr>
          <w:rFonts w:ascii="Arial" w:eastAsia="Arial" w:hAnsi="Arial" w:cs="Arial"/>
          <w:color w:val="000000" w:themeColor="text1"/>
          <w:sz w:val="22"/>
          <w:szCs w:val="22"/>
        </w:rPr>
        <w:t xml:space="preserve">be able to identify which traits </w:t>
      </w:r>
      <w:r w:rsidR="00E62F3E">
        <w:rPr>
          <w:rFonts w:ascii="Arial" w:eastAsia="Arial" w:hAnsi="Arial" w:cs="Arial"/>
          <w:color w:val="000000" w:themeColor="text1"/>
          <w:sz w:val="22"/>
          <w:szCs w:val="22"/>
        </w:rPr>
        <w:lastRenderedPageBreak/>
        <w:t xml:space="preserve">require evolution to keep track with shifting adaptive peaks during climate change; at this point, GT may be more likely to play a role in predicting shifting phenologies, but only after considering </w:t>
      </w:r>
      <w:r w:rsidR="00DB097A">
        <w:rPr>
          <w:rFonts w:ascii="Arial" w:eastAsia="Arial" w:hAnsi="Arial" w:cs="Arial"/>
          <w:color w:val="000000" w:themeColor="text1"/>
          <w:sz w:val="22"/>
          <w:szCs w:val="22"/>
        </w:rPr>
        <w:t>pre-existing</w:t>
      </w:r>
      <w:r w:rsidR="00E62F3E">
        <w:rPr>
          <w:rFonts w:ascii="Arial" w:eastAsia="Arial" w:hAnsi="Arial" w:cs="Arial"/>
          <w:color w:val="000000" w:themeColor="text1"/>
          <w:sz w:val="22"/>
          <w:szCs w:val="22"/>
        </w:rPr>
        <w:t xml:space="preserve"> mechanisms of achieving higher fitness under climate change (e.g., plasticity).</w:t>
      </w:r>
    </w:p>
    <w:p w14:paraId="0BB14954" w14:textId="77777777" w:rsidR="0060423F" w:rsidRDefault="00F56882" w:rsidP="00B06F9A">
      <w:pPr>
        <w:pStyle w:val="NormalWeb"/>
        <w:spacing w:line="480" w:lineRule="auto"/>
        <w:rPr>
          <w:rFonts w:ascii="Arial" w:eastAsia="Arial" w:hAnsi="Arial" w:cs="Arial"/>
          <w:color w:val="000000" w:themeColor="text1"/>
          <w:sz w:val="22"/>
          <w:szCs w:val="22"/>
        </w:rPr>
      </w:pPr>
      <w:commentRangeStart w:id="573"/>
      <w:r w:rsidRPr="00FB2CED">
        <w:rPr>
          <w:rFonts w:ascii="Arial" w:eastAsia="Arial" w:hAnsi="Arial" w:cs="Arial"/>
          <w:color w:val="000000" w:themeColor="text1"/>
          <w:sz w:val="22"/>
          <w:szCs w:val="22"/>
        </w:rPr>
        <w:t>Furthermore, plastic and evolved responses to climate change need not occur in iso</w:t>
      </w:r>
      <w:r>
        <w:rPr>
          <w:rFonts w:ascii="Arial" w:eastAsia="Arial" w:hAnsi="Arial" w:cs="Arial"/>
          <w:color w:val="000000" w:themeColor="text1"/>
          <w:sz w:val="22"/>
          <w:szCs w:val="22"/>
        </w:rPr>
        <w:t>lation</w:t>
      </w:r>
      <w:r w:rsidR="00410965">
        <w:rPr>
          <w:rFonts w:ascii="Arial" w:eastAsia="Arial" w:hAnsi="Arial" w:cs="Arial"/>
          <w:color w:val="000000" w:themeColor="text1"/>
          <w:sz w:val="22"/>
          <w:szCs w:val="22"/>
        </w:rPr>
        <w:t>;</w:t>
      </w:r>
      <w:r>
        <w:rPr>
          <w:rFonts w:ascii="Arial" w:eastAsia="Arial" w:hAnsi="Arial" w:cs="Arial"/>
          <w:color w:val="000000" w:themeColor="text1"/>
          <w:sz w:val="22"/>
          <w:szCs w:val="22"/>
        </w:rPr>
        <w:t xml:space="preserve"> indeed,</w:t>
      </w:r>
      <w:r w:rsidRPr="00FB2CED">
        <w:rPr>
          <w:rFonts w:ascii="Arial" w:eastAsia="Arial" w:hAnsi="Arial" w:cs="Arial"/>
          <w:color w:val="000000" w:themeColor="text1"/>
          <w:sz w:val="22"/>
          <w:szCs w:val="22"/>
        </w:rPr>
        <w:t xml:space="preserve"> some species are responding to climate change via </w:t>
      </w:r>
      <w:r>
        <w:rPr>
          <w:rFonts w:ascii="Arial" w:eastAsia="Arial" w:hAnsi="Arial" w:cs="Arial"/>
          <w:color w:val="000000" w:themeColor="text1"/>
          <w:sz w:val="22"/>
          <w:szCs w:val="22"/>
        </w:rPr>
        <w:t xml:space="preserve">both </w:t>
      </w:r>
      <w:r w:rsidRPr="00FB2CED">
        <w:rPr>
          <w:rFonts w:ascii="Arial" w:eastAsia="Arial" w:hAnsi="Arial" w:cs="Arial"/>
          <w:color w:val="000000" w:themeColor="text1"/>
          <w:sz w:val="22"/>
          <w:szCs w:val="22"/>
        </w:rPr>
        <w:t>evolutionary chan</w:t>
      </w:r>
      <w:r>
        <w:rPr>
          <w:rFonts w:ascii="Arial" w:eastAsia="Arial" w:hAnsi="Arial" w:cs="Arial"/>
          <w:color w:val="000000" w:themeColor="text1"/>
          <w:sz w:val="22"/>
          <w:szCs w:val="22"/>
        </w:rPr>
        <w:t xml:space="preserve">ge and </w:t>
      </w:r>
      <w:r w:rsidR="0005272E">
        <w:rPr>
          <w:rFonts w:ascii="Arial" w:eastAsia="Arial" w:hAnsi="Arial" w:cs="Arial"/>
          <w:color w:val="000000" w:themeColor="text1"/>
          <w:sz w:val="22"/>
          <w:szCs w:val="22"/>
        </w:rPr>
        <w:t>phenotypic plasticity</w:t>
      </w:r>
      <w:r w:rsidRPr="00FB2CED">
        <w:rPr>
          <w:rFonts w:ascii="Arial" w:eastAsia="Arial" w:hAnsi="Arial" w:cs="Arial"/>
          <w:color w:val="000000" w:themeColor="text1"/>
          <w:sz w:val="22"/>
          <w:szCs w:val="22"/>
        </w:rPr>
        <w:t xml:space="preserve"> (</w:t>
      </w:r>
      <w:r w:rsidR="0005272E">
        <w:rPr>
          <w:rFonts w:ascii="Arial" w:eastAsia="Arial" w:hAnsi="Arial" w:cs="Arial"/>
          <w:color w:val="000000" w:themeColor="text1"/>
          <w:sz w:val="22"/>
          <w:szCs w:val="22"/>
        </w:rPr>
        <w:t xml:space="preserve">e.g., </w:t>
      </w:r>
      <w:commentRangeStart w:id="574"/>
      <w:r w:rsidRPr="00FB2CED">
        <w:rPr>
          <w:rFonts w:ascii="Arial" w:eastAsia="Arial" w:hAnsi="Arial" w:cs="Arial"/>
          <w:color w:val="000000" w:themeColor="text1"/>
          <w:sz w:val="22"/>
          <w:szCs w:val="22"/>
        </w:rPr>
        <w:t xml:space="preserve">Palumbi </w:t>
      </w:r>
      <w:r w:rsidRPr="00FB2CED">
        <w:rPr>
          <w:rFonts w:ascii="Arial" w:eastAsia="Arial" w:hAnsi="Arial" w:cs="Arial"/>
          <w:i/>
          <w:iCs/>
          <w:color w:val="000000" w:themeColor="text1"/>
          <w:sz w:val="22"/>
          <w:szCs w:val="22"/>
        </w:rPr>
        <w:t>et al</w:t>
      </w:r>
      <w:r w:rsidRPr="00FB2CED">
        <w:rPr>
          <w:rFonts w:ascii="Arial" w:eastAsia="Arial" w:hAnsi="Arial" w:cs="Arial"/>
          <w:color w:val="000000" w:themeColor="text1"/>
          <w:sz w:val="22"/>
          <w:szCs w:val="22"/>
        </w:rPr>
        <w:t>. 2014; Anderson et al. 2012)</w:t>
      </w:r>
      <w:commentRangeEnd w:id="574"/>
      <w:r w:rsidRPr="00FB2CED">
        <w:rPr>
          <w:rStyle w:val="CommentReference"/>
          <w:rFonts w:ascii="Arial" w:eastAsia="Arial" w:hAnsi="Arial" w:cs="Arial"/>
          <w:color w:val="000000" w:themeColor="text1"/>
          <w:sz w:val="22"/>
          <w:szCs w:val="22"/>
        </w:rPr>
        <w:commentReference w:id="574"/>
      </w:r>
      <w:r w:rsidRPr="00FB2CED">
        <w:rPr>
          <w:rFonts w:ascii="Arial" w:eastAsia="Arial" w:hAnsi="Arial" w:cs="Arial"/>
          <w:color w:val="000000" w:themeColor="text1"/>
          <w:sz w:val="22"/>
          <w:szCs w:val="22"/>
        </w:rPr>
        <w:t xml:space="preserve">. </w:t>
      </w:r>
      <w:commentRangeEnd w:id="573"/>
      <w:r w:rsidRPr="00FB2CED">
        <w:rPr>
          <w:rStyle w:val="CommentReference"/>
          <w:rFonts w:ascii="Arial" w:eastAsia="Arial" w:hAnsi="Arial" w:cs="Arial"/>
          <w:color w:val="000000" w:themeColor="text1"/>
          <w:sz w:val="22"/>
          <w:szCs w:val="22"/>
        </w:rPr>
        <w:commentReference w:id="573"/>
      </w:r>
      <w:r w:rsidR="002D7587">
        <w:rPr>
          <w:rFonts w:ascii="Arial" w:eastAsia="Arial" w:hAnsi="Arial" w:cs="Arial"/>
          <w:color w:val="000000" w:themeColor="text1"/>
          <w:sz w:val="22"/>
          <w:szCs w:val="22"/>
        </w:rPr>
        <w:t xml:space="preserve">And other species </w:t>
      </w:r>
      <w:r w:rsidR="00AE620A">
        <w:rPr>
          <w:rFonts w:ascii="Arial" w:eastAsia="Arial" w:hAnsi="Arial" w:cs="Arial"/>
          <w:color w:val="000000" w:themeColor="text1"/>
          <w:sz w:val="22"/>
          <w:szCs w:val="22"/>
        </w:rPr>
        <w:t xml:space="preserve">respond to changes in climate variation by evolving plasticity in </w:t>
      </w:r>
      <w:r w:rsidR="001A0286">
        <w:rPr>
          <w:rFonts w:ascii="Arial" w:eastAsia="Arial" w:hAnsi="Arial" w:cs="Arial"/>
          <w:color w:val="000000" w:themeColor="text1"/>
          <w:sz w:val="22"/>
          <w:szCs w:val="22"/>
        </w:rPr>
        <w:t xml:space="preserve">phenological traits </w:t>
      </w:r>
      <w:r w:rsidR="00AE620A">
        <w:rPr>
          <w:rFonts w:ascii="Arial" w:eastAsia="Arial" w:hAnsi="Arial" w:cs="Arial"/>
          <w:color w:val="000000" w:themeColor="text1"/>
          <w:sz w:val="22"/>
          <w:szCs w:val="22"/>
        </w:rPr>
        <w:t xml:space="preserve">(e.g., Nussey </w:t>
      </w:r>
      <w:r w:rsidR="00D13D78" w:rsidRPr="00D13D78">
        <w:rPr>
          <w:rFonts w:ascii="Arial" w:eastAsia="Arial" w:hAnsi="Arial" w:cs="Arial"/>
          <w:i/>
          <w:color w:val="000000" w:themeColor="text1"/>
          <w:sz w:val="22"/>
          <w:szCs w:val="22"/>
        </w:rPr>
        <w:t>et al.</w:t>
      </w:r>
      <w:r w:rsidR="00AE620A">
        <w:rPr>
          <w:rFonts w:ascii="Arial" w:eastAsia="Arial" w:hAnsi="Arial" w:cs="Arial"/>
          <w:color w:val="000000" w:themeColor="text1"/>
          <w:sz w:val="22"/>
          <w:szCs w:val="22"/>
        </w:rPr>
        <w:t xml:space="preserve"> 2005). </w:t>
      </w:r>
      <w:r w:rsidR="00F35846">
        <w:rPr>
          <w:rFonts w:ascii="Arial" w:eastAsia="Arial" w:hAnsi="Arial" w:cs="Arial"/>
          <w:color w:val="000000" w:themeColor="text1"/>
          <w:sz w:val="22"/>
          <w:szCs w:val="22"/>
        </w:rPr>
        <w:t>So, in summary, GT will likely be a poor predictor of phenological shifts to climate change without detailed knowledge of the mechanisms (evolutionary response mechanism vs. plasticity) that are likely to produce phenological shifts. Such information requires detailed knowledge about the limits of phenotypic plasticity in populations affected by climate change as well as knowledge about the underlying genetic architecture of affected populations.</w:t>
      </w:r>
    </w:p>
    <w:p w14:paraId="2B56C64D" w14:textId="77777777" w:rsidR="0060423F" w:rsidRDefault="0060423F" w:rsidP="00B06F9A">
      <w:pPr>
        <w:pStyle w:val="NormalWeb"/>
        <w:spacing w:line="480" w:lineRule="auto"/>
        <w:rPr>
          <w:rFonts w:ascii="Arial" w:eastAsia="Arial" w:hAnsi="Arial" w:cs="Arial"/>
          <w:color w:val="000000" w:themeColor="text1"/>
          <w:sz w:val="22"/>
          <w:szCs w:val="22"/>
        </w:rPr>
      </w:pPr>
    </w:p>
    <w:p w14:paraId="3B0246F3" w14:textId="77777777" w:rsidR="001C54E2" w:rsidRPr="007F12BC" w:rsidRDefault="00FD65FC" w:rsidP="008824DE">
      <w:pPr>
        <w:pStyle w:val="Normal1"/>
        <w:spacing w:before="100" w:beforeAutospacing="1" w:after="100" w:afterAutospacing="1" w:line="480" w:lineRule="auto"/>
        <w:rPr>
          <w:b/>
          <w:bCs/>
          <w:color w:val="000000" w:themeColor="text1"/>
        </w:rPr>
      </w:pPr>
      <w:commentRangeStart w:id="575"/>
      <w:commentRangeStart w:id="576"/>
      <w:commentRangeStart w:id="577"/>
      <w:r w:rsidRPr="00B06F9A">
        <w:rPr>
          <w:b/>
          <w:bCs/>
          <w:color w:val="000000" w:themeColor="text1"/>
        </w:rPr>
        <w:t>Discussion</w:t>
      </w:r>
      <w:commentRangeEnd w:id="575"/>
      <w:commentRangeEnd w:id="576"/>
      <w:r w:rsidR="0013442E">
        <w:rPr>
          <w:rStyle w:val="CommentReference"/>
        </w:rPr>
        <w:commentReference w:id="575"/>
      </w:r>
      <w:commentRangeEnd w:id="577"/>
      <w:r w:rsidR="00C07266">
        <w:rPr>
          <w:rStyle w:val="CommentReference"/>
        </w:rPr>
        <w:commentReference w:id="577"/>
      </w:r>
      <w:r w:rsidR="007E0FCA">
        <w:rPr>
          <w:rStyle w:val="CommentReference"/>
        </w:rPr>
        <w:commentReference w:id="576"/>
      </w:r>
    </w:p>
    <w:p w14:paraId="61689CFC" w14:textId="77777777" w:rsidR="001C54E2" w:rsidRPr="003B2E8D" w:rsidRDefault="0080352B" w:rsidP="00FB0A49">
      <w:pPr>
        <w:pStyle w:val="Normal1"/>
        <w:spacing w:before="100" w:after="100" w:line="480" w:lineRule="auto"/>
        <w:rPr>
          <w:color w:val="000000" w:themeColor="text1"/>
        </w:rPr>
      </w:pPr>
      <w:r w:rsidRPr="003B2E8D">
        <w:rPr>
          <w:color w:val="000000" w:themeColor="text1"/>
        </w:rPr>
        <w:t>Phenological shifts in response to climate change vary widely across species- both in magnitude and direction</w:t>
      </w:r>
      <w:r w:rsidR="0085289B" w:rsidRPr="003B2E8D">
        <w:rPr>
          <w:color w:val="000000" w:themeColor="text1"/>
        </w:rPr>
        <w:t xml:space="preserve">- and attempts to characterize this diversity are numerous. </w:t>
      </w:r>
      <w:r w:rsidR="00201163" w:rsidRPr="003B2E8D">
        <w:rPr>
          <w:color w:val="000000" w:themeColor="text1"/>
        </w:rPr>
        <w:t>Despite expectations, the evidence for nearly all suggested patterns of phenological s</w:t>
      </w:r>
      <w:r w:rsidR="00240CF2" w:rsidRPr="003B2E8D">
        <w:rPr>
          <w:color w:val="000000" w:themeColor="text1"/>
        </w:rPr>
        <w:t>hifts is</w:t>
      </w:r>
      <w:r w:rsidR="00AB5038" w:rsidRPr="003B2E8D">
        <w:rPr>
          <w:color w:val="000000" w:themeColor="text1"/>
        </w:rPr>
        <w:t xml:space="preserve"> </w:t>
      </w:r>
      <w:r w:rsidR="00C72F22" w:rsidRPr="003B2E8D">
        <w:rPr>
          <w:color w:val="000000" w:themeColor="text1"/>
        </w:rPr>
        <w:t>i</w:t>
      </w:r>
      <w:r w:rsidR="002F24BD" w:rsidRPr="003B2E8D">
        <w:rPr>
          <w:color w:val="000000" w:themeColor="text1"/>
        </w:rPr>
        <w:t>nconsistent or weak</w:t>
      </w:r>
      <w:r w:rsidR="00201163" w:rsidRPr="003B2E8D">
        <w:rPr>
          <w:color w:val="000000" w:themeColor="text1"/>
        </w:rPr>
        <w:t>.</w:t>
      </w:r>
      <w:r w:rsidR="000F0180" w:rsidRPr="003B2E8D">
        <w:rPr>
          <w:color w:val="000000" w:themeColor="text1"/>
        </w:rPr>
        <w:t xml:space="preserve"> </w:t>
      </w:r>
    </w:p>
    <w:p w14:paraId="055B5F0B" w14:textId="77777777" w:rsidR="001C54E2" w:rsidRPr="003B2E8D" w:rsidRDefault="00C72F22" w:rsidP="00A4737D">
      <w:pPr>
        <w:pStyle w:val="Normal1"/>
        <w:spacing w:before="100" w:beforeAutospacing="1" w:after="100" w:afterAutospacing="1" w:line="480" w:lineRule="auto"/>
        <w:rPr>
          <w:color w:val="000000" w:themeColor="text1"/>
        </w:rPr>
      </w:pPr>
      <w:r w:rsidRPr="003B2E8D">
        <w:rPr>
          <w:color w:val="000000" w:themeColor="text1"/>
        </w:rPr>
        <w:t xml:space="preserve">Absence of support for a pattern may arise for several reasons. </w:t>
      </w:r>
      <w:r w:rsidR="002F24BD" w:rsidRPr="003B2E8D">
        <w:rPr>
          <w:color w:val="000000" w:themeColor="text1"/>
        </w:rPr>
        <w:t>In some cases</w:t>
      </w:r>
      <w:r w:rsidR="00660086" w:rsidRPr="003B2E8D">
        <w:rPr>
          <w:color w:val="000000" w:themeColor="text1"/>
        </w:rPr>
        <w:t>, adequate studies</w:t>
      </w:r>
      <w:r w:rsidRPr="003B2E8D">
        <w:rPr>
          <w:color w:val="000000" w:themeColor="text1"/>
        </w:rPr>
        <w:t xml:space="preserve"> </w:t>
      </w:r>
      <w:r w:rsidR="00660086" w:rsidRPr="003B2E8D">
        <w:rPr>
          <w:color w:val="000000" w:themeColor="text1"/>
        </w:rPr>
        <w:t>and/ or data to test for the</w:t>
      </w:r>
      <w:r w:rsidR="002F24BD" w:rsidRPr="003B2E8D">
        <w:rPr>
          <w:color w:val="000000" w:themeColor="text1"/>
        </w:rPr>
        <w:t xml:space="preserve"> presence of proposed patte</w:t>
      </w:r>
      <w:r w:rsidR="00660086" w:rsidRPr="003B2E8D">
        <w:rPr>
          <w:color w:val="000000" w:themeColor="text1"/>
        </w:rPr>
        <w:t xml:space="preserve">rns </w:t>
      </w:r>
      <w:r w:rsidR="002F24BD" w:rsidRPr="003B2E8D">
        <w:rPr>
          <w:color w:val="000000" w:themeColor="text1"/>
        </w:rPr>
        <w:t xml:space="preserve">are </w:t>
      </w:r>
      <w:commentRangeStart w:id="578"/>
      <w:r w:rsidR="002F24BD" w:rsidRPr="003B2E8D">
        <w:rPr>
          <w:color w:val="000000" w:themeColor="text1"/>
        </w:rPr>
        <w:t>lacking</w:t>
      </w:r>
      <w:commentRangeEnd w:id="578"/>
      <w:r w:rsidR="00C07266">
        <w:rPr>
          <w:rStyle w:val="CommentReference"/>
        </w:rPr>
        <w:commentReference w:id="578"/>
      </w:r>
      <w:r w:rsidR="002F24BD" w:rsidRPr="003B2E8D">
        <w:rPr>
          <w:color w:val="000000" w:themeColor="text1"/>
        </w:rPr>
        <w:t>.</w:t>
      </w:r>
      <w:r w:rsidRPr="003B2E8D">
        <w:rPr>
          <w:color w:val="000000" w:themeColor="text1"/>
        </w:rPr>
        <w:t xml:space="preserve"> </w:t>
      </w:r>
      <w:r w:rsidR="001C54E2" w:rsidRPr="003B2E8D">
        <w:rPr>
          <w:color w:val="000000" w:themeColor="text1"/>
        </w:rPr>
        <w:t>For example, e</w:t>
      </w:r>
      <w:r w:rsidR="002F24BD" w:rsidRPr="003B2E8D">
        <w:rPr>
          <w:color w:val="000000" w:themeColor="text1"/>
        </w:rPr>
        <w:t xml:space="preserve">xplicitly phenological studies testing for differences </w:t>
      </w:r>
      <w:r w:rsidR="001C54E2" w:rsidRPr="003B2E8D">
        <w:rPr>
          <w:color w:val="000000" w:themeColor="text1"/>
        </w:rPr>
        <w:t xml:space="preserve">in shifts </w:t>
      </w:r>
      <w:r w:rsidR="002F24BD" w:rsidRPr="003B2E8D">
        <w:rPr>
          <w:color w:val="000000" w:themeColor="text1"/>
        </w:rPr>
        <w:t>between endot</w:t>
      </w:r>
      <w:r w:rsidR="001C54E2" w:rsidRPr="003B2E8D">
        <w:rPr>
          <w:color w:val="000000" w:themeColor="text1"/>
        </w:rPr>
        <w:t xml:space="preserve">herms and ectotherms or marine and </w:t>
      </w:r>
      <w:r w:rsidRPr="003B2E8D">
        <w:rPr>
          <w:color w:val="000000" w:themeColor="text1"/>
        </w:rPr>
        <w:t>terrestrial systems are rare</w:t>
      </w:r>
      <w:r w:rsidR="001C54E2" w:rsidRPr="003B2E8D">
        <w:rPr>
          <w:color w:val="000000" w:themeColor="text1"/>
        </w:rPr>
        <w:t>. These areas remain ripe for future research and data may already be available to test these hypoth</w:t>
      </w:r>
      <w:r w:rsidR="00660086" w:rsidRPr="003B2E8D">
        <w:rPr>
          <w:color w:val="000000" w:themeColor="text1"/>
        </w:rPr>
        <w:t>esized relationships in g</w:t>
      </w:r>
      <w:r w:rsidR="005D2A7D" w:rsidRPr="003B2E8D">
        <w:rPr>
          <w:color w:val="000000" w:themeColor="text1"/>
        </w:rPr>
        <w:t xml:space="preserve">reater </w:t>
      </w:r>
      <w:r w:rsidR="001C54E2" w:rsidRPr="003B2E8D">
        <w:rPr>
          <w:color w:val="000000" w:themeColor="text1"/>
        </w:rPr>
        <w:lastRenderedPageBreak/>
        <w:t>detail</w:t>
      </w:r>
      <w:r w:rsidRPr="003B2E8D">
        <w:rPr>
          <w:color w:val="000000" w:themeColor="text1"/>
        </w:rPr>
        <w:t xml:space="preserve">. </w:t>
      </w:r>
      <w:r w:rsidR="001C54E2" w:rsidRPr="003B2E8D">
        <w:rPr>
          <w:color w:val="000000" w:themeColor="text1"/>
        </w:rPr>
        <w:t xml:space="preserve">In the case of another proposed pattern, generation time, </w:t>
      </w:r>
      <w:r w:rsidR="00660086" w:rsidRPr="003B2E8D">
        <w:rPr>
          <w:color w:val="000000" w:themeColor="text1"/>
        </w:rPr>
        <w:t xml:space="preserve">the difficulty of demonstrating </w:t>
      </w:r>
      <w:bookmarkStart w:id="579" w:name="_GoBack"/>
      <w:bookmarkEnd w:id="579"/>
      <w:r w:rsidR="00660086" w:rsidRPr="003B2E8D">
        <w:rPr>
          <w:color w:val="000000" w:themeColor="text1"/>
        </w:rPr>
        <w:t xml:space="preserve">evolutionary change in response to contemporary climate change in any system, let alone long-lived organisms, </w:t>
      </w:r>
      <w:r w:rsidRPr="003B2E8D">
        <w:rPr>
          <w:color w:val="000000" w:themeColor="text1"/>
        </w:rPr>
        <w:t>may</w:t>
      </w:r>
      <w:r w:rsidR="001C54E2" w:rsidRPr="003B2E8D">
        <w:rPr>
          <w:color w:val="000000" w:themeColor="text1"/>
        </w:rPr>
        <w:t xml:space="preserve"> explai</w:t>
      </w:r>
      <w:r w:rsidR="00660086" w:rsidRPr="003B2E8D">
        <w:rPr>
          <w:color w:val="000000" w:themeColor="text1"/>
        </w:rPr>
        <w:t>n this gap</w:t>
      </w:r>
      <w:r w:rsidR="001C54E2" w:rsidRPr="003B2E8D">
        <w:rPr>
          <w:color w:val="000000" w:themeColor="text1"/>
        </w:rPr>
        <w:t>.</w:t>
      </w:r>
      <w:r w:rsidR="000F0180" w:rsidRPr="003B2E8D">
        <w:rPr>
          <w:color w:val="000000" w:themeColor="text1"/>
        </w:rPr>
        <w:t xml:space="preserve"> </w:t>
      </w:r>
      <w:r w:rsidR="001C54E2" w:rsidRPr="003B2E8D">
        <w:rPr>
          <w:color w:val="000000" w:themeColor="text1"/>
        </w:rPr>
        <w:t>A</w:t>
      </w:r>
      <w:r w:rsidR="00FB0A49" w:rsidRPr="003B2E8D">
        <w:rPr>
          <w:color w:val="000000" w:themeColor="text1"/>
        </w:rPr>
        <w:t xml:space="preserve"> </w:t>
      </w:r>
      <w:r w:rsidR="001C54E2" w:rsidRPr="003B2E8D">
        <w:rPr>
          <w:color w:val="000000" w:themeColor="text1"/>
        </w:rPr>
        <w:t>relationship between phenological shift and generation time</w:t>
      </w:r>
      <w:r w:rsidR="00660086" w:rsidRPr="003B2E8D">
        <w:rPr>
          <w:color w:val="000000" w:themeColor="text1"/>
        </w:rPr>
        <w:t xml:space="preserve"> may </w:t>
      </w:r>
      <w:r w:rsidR="00FB0A49" w:rsidRPr="003B2E8D">
        <w:rPr>
          <w:color w:val="000000" w:themeColor="text1"/>
        </w:rPr>
        <w:t>be detected</w:t>
      </w:r>
      <w:r w:rsidR="00660086" w:rsidRPr="003B2E8D">
        <w:rPr>
          <w:color w:val="000000" w:themeColor="text1"/>
        </w:rPr>
        <w:t xml:space="preserve"> with further study,</w:t>
      </w:r>
      <w:r w:rsidR="00FB0A49" w:rsidRPr="003B2E8D">
        <w:rPr>
          <w:color w:val="000000" w:themeColor="text1"/>
        </w:rPr>
        <w:t xml:space="preserve"> but </w:t>
      </w:r>
      <w:r w:rsidR="00660086" w:rsidRPr="003B2E8D">
        <w:rPr>
          <w:color w:val="000000" w:themeColor="text1"/>
        </w:rPr>
        <w:t>it is likely</w:t>
      </w:r>
      <w:r w:rsidR="001C54E2" w:rsidRPr="003B2E8D">
        <w:rPr>
          <w:color w:val="000000" w:themeColor="text1"/>
        </w:rPr>
        <w:t xml:space="preserve"> that </w:t>
      </w:r>
      <w:r w:rsidR="005D2A7D" w:rsidRPr="003B2E8D">
        <w:rPr>
          <w:color w:val="000000" w:themeColor="text1"/>
        </w:rPr>
        <w:t>insufficient data exist</w:t>
      </w:r>
      <w:r w:rsidR="00FB0A49" w:rsidRPr="003B2E8D">
        <w:rPr>
          <w:color w:val="000000" w:themeColor="text1"/>
        </w:rPr>
        <w:t xml:space="preserve"> for a rigorou</w:t>
      </w:r>
      <w:r w:rsidR="001C54E2" w:rsidRPr="003B2E8D">
        <w:rPr>
          <w:color w:val="000000" w:themeColor="text1"/>
        </w:rPr>
        <w:t>s evaluation a</w:t>
      </w:r>
      <w:r w:rsidR="00FB0A49" w:rsidRPr="003B2E8D">
        <w:rPr>
          <w:color w:val="000000" w:themeColor="text1"/>
        </w:rPr>
        <w:t xml:space="preserve">t this time. </w:t>
      </w:r>
    </w:p>
    <w:p w14:paraId="1D59E744" w14:textId="77777777" w:rsidR="008824DE" w:rsidRPr="003B2E8D" w:rsidRDefault="00FB0A49" w:rsidP="00A4737D">
      <w:pPr>
        <w:pStyle w:val="Normal1"/>
        <w:spacing w:before="100" w:beforeAutospacing="1" w:after="100" w:afterAutospacing="1" w:line="480" w:lineRule="auto"/>
        <w:rPr>
          <w:color w:val="000000" w:themeColor="text1"/>
        </w:rPr>
      </w:pPr>
      <w:r w:rsidRPr="003B2E8D">
        <w:rPr>
          <w:color w:val="000000" w:themeColor="text1"/>
        </w:rPr>
        <w:t xml:space="preserve">Some proposed patterns simply lack strong supporting evidence. </w:t>
      </w:r>
      <w:r w:rsidR="001C54E2" w:rsidRPr="003B2E8D">
        <w:rPr>
          <w:color w:val="000000" w:themeColor="text1"/>
        </w:rPr>
        <w:t xml:space="preserve">For example, </w:t>
      </w:r>
      <w:commentRangeStart w:id="580"/>
      <w:r w:rsidR="001C54E2" w:rsidRPr="003B2E8D">
        <w:rPr>
          <w:color w:val="000000" w:themeColor="text1"/>
        </w:rPr>
        <w:t>s</w:t>
      </w:r>
      <w:r w:rsidRPr="003B2E8D">
        <w:rPr>
          <w:color w:val="000000" w:themeColor="text1"/>
        </w:rPr>
        <w:t>tudies testing for a relationship between latitude and phenological shift are contradictory</w:t>
      </w:r>
      <w:commentRangeEnd w:id="580"/>
      <w:r w:rsidR="00C07266">
        <w:rPr>
          <w:rStyle w:val="CommentReference"/>
        </w:rPr>
        <w:commentReference w:id="580"/>
      </w:r>
      <w:r w:rsidRPr="003B2E8D">
        <w:rPr>
          <w:color w:val="000000" w:themeColor="text1"/>
        </w:rPr>
        <w:t xml:space="preserve">, and when a relationship is found, latitude often explains a small fraction of total variation in phenological shift </w:t>
      </w:r>
      <w:r w:rsidR="0047750B" w:rsidRPr="003B2E8D">
        <w:rPr>
          <w:color w:val="000000" w:themeColor="text1"/>
        </w:rPr>
        <w:fldChar w:fldCharType="begin">
          <w:fldData xml:space="preserve">PEVuZE5vdGU+PENpdGU+PEF1dGhvcj5QYXJtZXNhbjwvQXV0aG9yPjxZZWFyPjIwMDc8L1llYXI+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==
</w:fldData>
        </w:fldChar>
      </w:r>
      <w:r w:rsidRPr="003B2E8D">
        <w:rPr>
          <w:color w:val="000000" w:themeColor="text1"/>
        </w:rPr>
        <w:instrText xml:space="preserve"> ADDIN EN.CITE </w:instrText>
      </w:r>
      <w:r w:rsidR="0047750B" w:rsidRPr="003B2E8D">
        <w:rPr>
          <w:color w:val="000000" w:themeColor="text1"/>
        </w:rPr>
        <w:fldChar w:fldCharType="begin">
          <w:fldData xml:space="preserve">PEVuZE5vdGU+PENpdGU+PEF1dGhvcj5QYXJtZXNhbjwvQXV0aG9yPjxZZWFyPjIwMDc8L1llYXI+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==
</w:fldData>
        </w:fldChar>
      </w:r>
      <w:r w:rsidRPr="003B2E8D">
        <w:rPr>
          <w:color w:val="000000" w:themeColor="text1"/>
        </w:rPr>
        <w:instrText xml:space="preserve"> ADDIN EN.CITE.DATA </w:instrText>
      </w:r>
      <w:r w:rsidR="0047750B" w:rsidRPr="003B2E8D">
        <w:rPr>
          <w:color w:val="000000" w:themeColor="text1"/>
        </w:rPr>
      </w:r>
      <w:r w:rsidR="0047750B" w:rsidRPr="003B2E8D">
        <w:rPr>
          <w:color w:val="000000" w:themeColor="text1"/>
        </w:rPr>
        <w:fldChar w:fldCharType="end"/>
      </w:r>
      <w:r w:rsidR="0047750B" w:rsidRPr="003B2E8D">
        <w:rPr>
          <w:color w:val="000000" w:themeColor="text1"/>
        </w:rPr>
      </w:r>
      <w:r w:rsidR="0047750B" w:rsidRPr="003B2E8D">
        <w:rPr>
          <w:color w:val="000000" w:themeColor="text1"/>
        </w:rPr>
        <w:fldChar w:fldCharType="separate"/>
      </w:r>
      <w:r w:rsidRPr="003B2E8D">
        <w:rPr>
          <w:noProof/>
          <w:color w:val="000000" w:themeColor="text1"/>
        </w:rPr>
        <w:t>(Parmesan 2007)</w:t>
      </w:r>
      <w:r w:rsidR="0047750B" w:rsidRPr="003B2E8D">
        <w:rPr>
          <w:color w:val="000000" w:themeColor="text1"/>
        </w:rPr>
        <w:fldChar w:fldCharType="end"/>
      </w:r>
      <w:r w:rsidRPr="003B2E8D">
        <w:rPr>
          <w:color w:val="000000" w:themeColor="text1"/>
        </w:rPr>
        <w:t>.</w:t>
      </w:r>
      <w:r w:rsidR="001C54E2" w:rsidRPr="003B2E8D">
        <w:rPr>
          <w:color w:val="000000" w:themeColor="text1"/>
        </w:rPr>
        <w:t xml:space="preserve"> </w:t>
      </w:r>
      <w:commentRangeStart w:id="581"/>
      <w:r w:rsidR="001C54E2" w:rsidRPr="003B2E8D">
        <w:rPr>
          <w:color w:val="000000" w:themeColor="text1"/>
        </w:rPr>
        <w:t>Given the large number of studies that have been conducted looking at this relationship, it is possible that truly global cross-taxa patterns in phenological shift with latitude</w:t>
      </w:r>
      <w:r w:rsidR="00D42421" w:rsidRPr="003B2E8D">
        <w:rPr>
          <w:color w:val="000000" w:themeColor="text1"/>
        </w:rPr>
        <w:t xml:space="preserve"> do not exist</w:t>
      </w:r>
      <w:commentRangeEnd w:id="581"/>
      <w:r w:rsidR="00C07266">
        <w:rPr>
          <w:rStyle w:val="CommentReference"/>
        </w:rPr>
        <w:commentReference w:id="581"/>
      </w:r>
      <w:r w:rsidR="00D42421" w:rsidRPr="003B2E8D">
        <w:rPr>
          <w:color w:val="000000" w:themeColor="text1"/>
        </w:rPr>
        <w:t>.</w:t>
      </w:r>
    </w:p>
    <w:p w14:paraId="1D09CD02" w14:textId="77777777" w:rsidR="008A499E" w:rsidRPr="003B2E8D" w:rsidRDefault="00D42421" w:rsidP="00A4737D">
      <w:pPr>
        <w:pStyle w:val="Normal1"/>
        <w:spacing w:before="100" w:beforeAutospacing="1" w:after="100" w:afterAutospacing="1" w:line="480" w:lineRule="auto"/>
        <w:rPr>
          <w:color w:val="000000" w:themeColor="text1"/>
        </w:rPr>
      </w:pPr>
      <w:commentRangeStart w:id="582"/>
      <w:r w:rsidRPr="003B2E8D">
        <w:rPr>
          <w:color w:val="000000" w:themeColor="text1"/>
        </w:rPr>
        <w:t>It is important to acknowledge that a standard of strong universal patterns in phenolo</w:t>
      </w:r>
      <w:r w:rsidR="00D027ED" w:rsidRPr="003B2E8D">
        <w:rPr>
          <w:color w:val="000000" w:themeColor="text1"/>
        </w:rPr>
        <w:t>gical shift may be unreasonable</w:t>
      </w:r>
      <w:commentRangeEnd w:id="582"/>
      <w:r w:rsidR="00C07266">
        <w:rPr>
          <w:rStyle w:val="CommentReference"/>
        </w:rPr>
        <w:commentReference w:id="582"/>
      </w:r>
      <w:r w:rsidR="00D027ED" w:rsidRPr="003B2E8D">
        <w:rPr>
          <w:color w:val="000000" w:themeColor="text1"/>
        </w:rPr>
        <w:t>.</w:t>
      </w:r>
      <w:r w:rsidRPr="003B2E8D">
        <w:rPr>
          <w:color w:val="000000" w:themeColor="text1"/>
        </w:rPr>
        <w:t xml:space="preserve"> Indeed, m</w:t>
      </w:r>
      <w:r w:rsidR="00FB0A49" w:rsidRPr="003B2E8D">
        <w:rPr>
          <w:color w:val="000000" w:themeColor="text1"/>
        </w:rPr>
        <w:t>ethodological challenges may make detecting strong patterns of phenological shift difficult.</w:t>
      </w:r>
      <w:r w:rsidR="000F0180" w:rsidRPr="003B2E8D">
        <w:rPr>
          <w:color w:val="000000" w:themeColor="text1"/>
        </w:rPr>
        <w:t xml:space="preserve"> </w:t>
      </w:r>
      <w:r w:rsidR="00FB0A49" w:rsidRPr="003B2E8D">
        <w:rPr>
          <w:color w:val="000000" w:themeColor="text1"/>
        </w:rPr>
        <w:t xml:space="preserve">Differences in </w:t>
      </w:r>
      <w:r w:rsidR="00FB0A49" w:rsidRPr="003B2E8D">
        <w:rPr>
          <w:color w:val="000000" w:themeColor="text1"/>
          <w:highlight w:val="white"/>
        </w:rPr>
        <w:t xml:space="preserve">the timeframe of available data </w:t>
      </w:r>
      <w:r w:rsidRPr="003B2E8D">
        <w:rPr>
          <w:color w:val="000000" w:themeColor="text1"/>
          <w:highlight w:val="white"/>
        </w:rPr>
        <w:t xml:space="preserve">e.g. </w:t>
      </w:r>
      <w:r w:rsidR="00FB0A49" w:rsidRPr="003B2E8D">
        <w:rPr>
          <w:noProof/>
          <w:color w:val="000000" w:themeColor="text1"/>
          <w:highlight w:val="white"/>
        </w:rPr>
        <w:t>(Badeck et al. 2004; Diez et al. 2012; Iler et al. 2013)</w:t>
      </w:r>
      <w:r w:rsidR="00FB0A49" w:rsidRPr="003B2E8D">
        <w:rPr>
          <w:color w:val="000000" w:themeColor="text1"/>
        </w:rPr>
        <w:t xml:space="preserve"> or sampling design (e.g. Parmesan, 2007 response to Root paper) likely contribute to some but not all of, the variation in results between studies</w:t>
      </w:r>
      <w:r w:rsidR="00A6266E" w:rsidRPr="003B2E8D">
        <w:rPr>
          <w:color w:val="000000" w:themeColor="text1"/>
        </w:rPr>
        <w:t xml:space="preserve"> </w:t>
      </w:r>
      <w:r w:rsidR="0047750B" w:rsidRPr="003B2E8D">
        <w:rPr>
          <w:color w:val="000000" w:themeColor="text1"/>
        </w:rPr>
        <w:fldChar w:fldCharType="begin"/>
      </w:r>
      <w:r w:rsidR="00D027ED" w:rsidRPr="003B2E8D">
        <w:rPr>
          <w:color w:val="000000" w:themeColor="text1"/>
        </w:rPr>
        <w:instrText xml:space="preserve"> ADDIN EN.CITE &lt;EndNote&gt;&lt;Cite&gt;&lt;Author&gt;Brown&lt;/Author&gt;&lt;Year&gt;2016&lt;/Year&gt;&lt;RecNum&gt;975&lt;/RecNum&gt;&lt;DisplayText&gt;(Brown&lt;style face="italic"&gt; et al.&lt;/style&gt; 2016)&lt;/DisplayText&gt;&lt;record&gt;&lt;rec-number&gt;975&lt;/rec-number&gt;&lt;foreign-keys&gt;&lt;key app="EN" db-id="tswepwzphrdd5teef5upp92y9wxtxvpzzvrz" timestamp="1478075754"&gt;975&lt;/key&gt;&lt;/foreign-keys&gt;&lt;ref-type name="Journal Article"&gt;17&lt;/ref-type&gt;&lt;contributors&gt;&lt;authors&gt;&lt;author&gt;Brown, Christopher J.&lt;/author&gt;&lt;author&gt;O&amp;apos;Connor, Mary I.&lt;/author&gt;&lt;author&gt;Poloczanska, Elvira S.&lt;/author&gt;&lt;author&gt;Schoeman, David S.&lt;/author&gt;&lt;author&gt;Buckley, Lauren B.&lt;/author&gt;&lt;author&gt;Burrows, Michael T.&lt;/author&gt;&lt;author&gt;Duarte, Carlos M.&lt;/author&gt;&lt;author&gt;Halpern, Benjamin S.&lt;/author&gt;&lt;author&gt;Pandolfi, John M.&lt;/author&gt;&lt;author&gt;Parmesan, Camille&lt;/author&gt;&lt;author&gt;Richardson, Anthony J.&lt;/author&gt;&lt;/authors&gt;&lt;/contributors&gt;&lt;titles&gt;&lt;title&gt;Ecological and methodological drivers of species’ distribution and phenology responses to climate change&lt;/title&gt;&lt;secondary-title&gt;Global Change Biology&lt;/secondary-title&gt;&lt;/titles&gt;&lt;periodical&gt;&lt;full-title&gt;Global Change Biology&lt;/full-title&gt;&lt;abbr-1&gt;Glob. Change Biol.&lt;/abbr-1&gt;&lt;/periodical&gt;&lt;pages&gt;1548-1560&lt;/pages&gt;&lt;volume&gt;22&lt;/volume&gt;&lt;number&gt;4&lt;/number&gt;&lt;keywords&gt;&lt;keyword&gt;fishing&lt;/keyword&gt;&lt;keyword&gt;global warming&lt;/keyword&gt;&lt;keyword&gt;marine ecosystem&lt;/keyword&gt;&lt;keyword&gt;meta-analysis&lt;/keyword&gt;&lt;keyword&gt;publication bias&lt;/keyword&gt;&lt;keyword&gt;range edge&lt;/keyword&gt;&lt;keyword&gt;range shift&lt;/keyword&gt;&lt;keyword&gt;season&lt;/keyword&gt;&lt;keyword&gt;time series&lt;/keyword&gt;&lt;keyword&gt;tropics&lt;/keyword&gt;&lt;/keywords&gt;&lt;dates&gt;&lt;year&gt;2016&lt;/year&gt;&lt;/dates&gt;&lt;isbn&gt;1365-2486&lt;/isbn&gt;&lt;urls&gt;&lt;related-urls&gt;&lt;url&gt;http://dx.doi.org/10.1111/gcb.13184&lt;/url&gt;&lt;/related-urls&gt;&lt;/urls&gt;&lt;electronic-resource-num&gt;10.1111/gcb.13184&lt;/electronic-resource-num&gt;&lt;/record&gt;&lt;/Cite&gt;&lt;/EndNote&gt;</w:instrText>
      </w:r>
      <w:r w:rsidR="0047750B" w:rsidRPr="003B2E8D">
        <w:rPr>
          <w:color w:val="000000" w:themeColor="text1"/>
        </w:rPr>
        <w:fldChar w:fldCharType="separate"/>
      </w:r>
      <w:r w:rsidR="00D027ED" w:rsidRPr="003B2E8D">
        <w:rPr>
          <w:noProof/>
          <w:color w:val="000000" w:themeColor="text1"/>
        </w:rPr>
        <w:t>(Brown</w:t>
      </w:r>
      <w:r w:rsidR="00D027ED" w:rsidRPr="003B2E8D">
        <w:rPr>
          <w:i/>
          <w:noProof/>
          <w:color w:val="000000" w:themeColor="text1"/>
        </w:rPr>
        <w:t xml:space="preserve"> et al.</w:t>
      </w:r>
      <w:r w:rsidR="00D027ED" w:rsidRPr="003B2E8D">
        <w:rPr>
          <w:noProof/>
          <w:color w:val="000000" w:themeColor="text1"/>
        </w:rPr>
        <w:t xml:space="preserve"> 2016)</w:t>
      </w:r>
      <w:r w:rsidR="0047750B" w:rsidRPr="003B2E8D">
        <w:rPr>
          <w:color w:val="000000" w:themeColor="text1"/>
        </w:rPr>
        <w:fldChar w:fldCharType="end"/>
      </w:r>
      <w:r w:rsidR="00FB0A49" w:rsidRPr="003B2E8D">
        <w:rPr>
          <w:color w:val="000000" w:themeColor="text1"/>
        </w:rPr>
        <w:t xml:space="preserve">. </w:t>
      </w:r>
      <w:r w:rsidR="008824DE" w:rsidRPr="003B2E8D">
        <w:rPr>
          <w:color w:val="000000" w:themeColor="text1"/>
        </w:rPr>
        <w:t>More challenging, m</w:t>
      </w:r>
      <w:r w:rsidR="00392D05" w:rsidRPr="003B2E8D">
        <w:rPr>
          <w:color w:val="000000" w:themeColor="text1"/>
        </w:rPr>
        <w:t>any proposed explanatory variables are likely to be non-independent (e.g., trophic level, generation time, endothermy tend to be correlated), obscuring the observation of strong and simple patterns with limited datasets. In some cases, additional data may be able to disentangle correlated factors, but in other cases, these correlations may be fundamentally and persistently confounded</w:t>
      </w:r>
      <w:r w:rsidR="00A6266E" w:rsidRPr="003B2E8D">
        <w:rPr>
          <w:color w:val="000000" w:themeColor="text1"/>
        </w:rPr>
        <w:t xml:space="preserve">. </w:t>
      </w:r>
      <w:commentRangeStart w:id="583"/>
      <w:r w:rsidR="00A6266E" w:rsidRPr="003B2E8D">
        <w:rPr>
          <w:color w:val="000000" w:themeColor="text1"/>
        </w:rPr>
        <w:t>In such cases, we urge researchers to consider multiple interpretations of phenological shifts.</w:t>
      </w:r>
      <w:commentRangeEnd w:id="583"/>
      <w:r w:rsidR="00A6266E" w:rsidRPr="003B2E8D">
        <w:rPr>
          <w:rStyle w:val="CommentReference"/>
        </w:rPr>
        <w:commentReference w:id="583"/>
      </w:r>
    </w:p>
    <w:p w14:paraId="1C0A8D23" w14:textId="77777777" w:rsidR="00BF7945" w:rsidRPr="003B2E8D" w:rsidRDefault="008824DE" w:rsidP="00A4737D">
      <w:pPr>
        <w:pStyle w:val="Normal1"/>
        <w:spacing w:before="100" w:beforeAutospacing="1" w:after="100" w:afterAutospacing="1" w:line="480" w:lineRule="auto"/>
        <w:rPr>
          <w:color w:val="000000" w:themeColor="text1"/>
        </w:rPr>
      </w:pPr>
      <w:r w:rsidRPr="003B2E8D">
        <w:rPr>
          <w:color w:val="000000" w:themeColor="text1"/>
        </w:rPr>
        <w:t xml:space="preserve">Although </w:t>
      </w:r>
      <w:r w:rsidR="00392D05" w:rsidRPr="003B2E8D">
        <w:rPr>
          <w:color w:val="000000" w:themeColor="text1"/>
        </w:rPr>
        <w:t xml:space="preserve">we were unable to identify any patterns of phenological shift that were consistent and well-supported in every context, we did find some patterns which have support in specific </w:t>
      </w:r>
      <w:r w:rsidR="00392D05" w:rsidRPr="003B2E8D">
        <w:rPr>
          <w:color w:val="000000" w:themeColor="text1"/>
        </w:rPr>
        <w:lastRenderedPageBreak/>
        <w:t xml:space="preserve">systems. </w:t>
      </w:r>
      <w:r w:rsidRPr="003B2E8D">
        <w:rPr>
          <w:color w:val="000000" w:themeColor="text1"/>
        </w:rPr>
        <w:t xml:space="preserve">For example, differences in phenological shift between early season </w:t>
      </w:r>
      <w:r w:rsidR="00AC4C89" w:rsidRPr="003B2E8D">
        <w:rPr>
          <w:color w:val="000000" w:themeColor="text1"/>
        </w:rPr>
        <w:t xml:space="preserve">and late season temperate zone </w:t>
      </w:r>
      <w:r w:rsidRPr="003B2E8D">
        <w:rPr>
          <w:color w:val="000000" w:themeColor="text1"/>
        </w:rPr>
        <w:t xml:space="preserve">plants occur with few exceptions. </w:t>
      </w:r>
      <w:r w:rsidR="00D42421" w:rsidRPr="003B2E8D">
        <w:rPr>
          <w:color w:val="000000" w:themeColor="text1"/>
        </w:rPr>
        <w:t>While</w:t>
      </w:r>
      <w:r w:rsidR="00455B43" w:rsidRPr="003B2E8D">
        <w:rPr>
          <w:color w:val="000000" w:themeColor="text1"/>
        </w:rPr>
        <w:t xml:space="preserve"> there is scant support to apply this pattern broadly across taxa</w:t>
      </w:r>
      <w:r w:rsidR="006A7DFE" w:rsidRPr="003B2E8D">
        <w:rPr>
          <w:color w:val="000000" w:themeColor="text1"/>
        </w:rPr>
        <w:t>,</w:t>
      </w:r>
      <w:r w:rsidR="00455B43" w:rsidRPr="003B2E8D">
        <w:rPr>
          <w:color w:val="000000" w:themeColor="text1"/>
        </w:rPr>
        <w:t xml:space="preserve"> as few studies in other systems have been conducted</w:t>
      </w:r>
      <w:r w:rsidRPr="003B2E8D">
        <w:rPr>
          <w:color w:val="000000" w:themeColor="text1"/>
        </w:rPr>
        <w:t xml:space="preserve">, seasonal timing seems to be a reasonable predictor of phenological shift in this particular case. </w:t>
      </w:r>
      <w:r w:rsidR="00597AC6" w:rsidRPr="003B2E8D">
        <w:rPr>
          <w:color w:val="000000" w:themeColor="text1"/>
        </w:rPr>
        <w:t>Indeed, m</w:t>
      </w:r>
      <w:r w:rsidR="008A499E" w:rsidRPr="003B2E8D">
        <w:rPr>
          <w:color w:val="000000" w:themeColor="text1"/>
        </w:rPr>
        <w:t xml:space="preserve">any proposed patterns apply well to subgroups of organisms or a range of habitats or specific scales, but not generally. </w:t>
      </w:r>
      <w:r w:rsidR="006A7DFE" w:rsidRPr="003B2E8D">
        <w:rPr>
          <w:color w:val="000000" w:themeColor="text1"/>
        </w:rPr>
        <w:t xml:space="preserve">We propose that understanding why patterns are strong in specific cases, but weak in others, is a fruitful line for future inquiry. </w:t>
      </w:r>
    </w:p>
    <w:p w14:paraId="5BD52F29" w14:textId="77777777" w:rsidR="003B2E8D" w:rsidRPr="003B2E8D" w:rsidRDefault="006A7DFE" w:rsidP="00A4737D">
      <w:pPr>
        <w:pStyle w:val="Normal1"/>
        <w:spacing w:before="100" w:beforeAutospacing="1" w:after="100" w:afterAutospacing="1" w:line="480" w:lineRule="auto"/>
        <w:rPr>
          <w:color w:val="000000" w:themeColor="text1"/>
        </w:rPr>
      </w:pPr>
      <w:r w:rsidRPr="003B2E8D">
        <w:rPr>
          <w:color w:val="000000" w:themeColor="text1"/>
        </w:rPr>
        <w:t>An improved understanding of when we can expect patterns of phenological response to be widely applicable, and when they are likely to be restricted to specific habitats or taxonomic groups</w:t>
      </w:r>
      <w:r w:rsidR="00BF7945" w:rsidRPr="003B2E8D">
        <w:rPr>
          <w:color w:val="000000" w:themeColor="text1"/>
        </w:rPr>
        <w:t>,</w:t>
      </w:r>
      <w:r w:rsidRPr="003B2E8D">
        <w:rPr>
          <w:color w:val="000000" w:themeColor="text1"/>
        </w:rPr>
        <w:t xml:space="preserve"> may come from deeper study of the mechanisms by which phenological shifts arise. </w:t>
      </w:r>
      <w:r w:rsidR="00597AC6" w:rsidRPr="003B2E8D">
        <w:rPr>
          <w:color w:val="000000" w:themeColor="text1"/>
        </w:rPr>
        <w:t>Our mechanistic understanding of phenological cues is currently limited. For most species, we lack a clear understanding of which phenological cues are used, how multiple cues are integrated, and how cues affect phenology at a physiological level.</w:t>
      </w:r>
      <w:r w:rsidR="000F0180" w:rsidRPr="003B2E8D">
        <w:rPr>
          <w:color w:val="000000" w:themeColor="text1"/>
        </w:rPr>
        <w:t xml:space="preserve"> </w:t>
      </w:r>
      <w:r w:rsidR="00455B43" w:rsidRPr="003B2E8D">
        <w:rPr>
          <w:color w:val="000000" w:themeColor="text1"/>
        </w:rPr>
        <w:t>Identifying precisely which cues organisms are using is the first</w:t>
      </w:r>
      <w:r w:rsidR="00597AC6" w:rsidRPr="003B2E8D">
        <w:rPr>
          <w:color w:val="000000" w:themeColor="text1"/>
        </w:rPr>
        <w:t xml:space="preserve"> crucial step towards predicting future phenological shifts</w:t>
      </w:r>
      <w:r w:rsidR="00455B43" w:rsidRPr="003B2E8D">
        <w:rPr>
          <w:color w:val="000000" w:themeColor="text1"/>
        </w:rPr>
        <w:t xml:space="preserve">. </w:t>
      </w:r>
      <w:r w:rsidR="00597AC6" w:rsidRPr="003B2E8D">
        <w:rPr>
          <w:color w:val="000000" w:themeColor="text1"/>
        </w:rPr>
        <w:t>Many potential phenological cues are highly correlated (e.g., spring degree-day accumulation generally co-varies with increasing photoperiod) and many cues (e.g., temperature) are multidimensional and complex (see Box 2).</w:t>
      </w:r>
      <w:r w:rsidR="000F0180" w:rsidRPr="003B2E8D">
        <w:rPr>
          <w:color w:val="000000" w:themeColor="text1"/>
        </w:rPr>
        <w:t xml:space="preserve"> </w:t>
      </w:r>
      <w:r w:rsidR="00455B43" w:rsidRPr="003B2E8D">
        <w:rPr>
          <w:color w:val="000000" w:themeColor="text1"/>
        </w:rPr>
        <w:t>Precision</w:t>
      </w:r>
      <w:r w:rsidR="00511900" w:rsidRPr="003B2E8D">
        <w:rPr>
          <w:color w:val="000000" w:themeColor="text1"/>
        </w:rPr>
        <w:t xml:space="preserve"> in separating out which of many corr</w:t>
      </w:r>
      <w:r w:rsidR="00290E64" w:rsidRPr="003B2E8D">
        <w:rPr>
          <w:color w:val="000000" w:themeColor="text1"/>
        </w:rPr>
        <w:t xml:space="preserve">elated factors </w:t>
      </w:r>
      <w:r w:rsidRPr="003B2E8D">
        <w:rPr>
          <w:color w:val="000000" w:themeColor="text1"/>
        </w:rPr>
        <w:t>organism</w:t>
      </w:r>
      <w:r w:rsidR="00290E64" w:rsidRPr="003B2E8D">
        <w:rPr>
          <w:color w:val="000000" w:themeColor="text1"/>
        </w:rPr>
        <w:t>s respond</w:t>
      </w:r>
      <w:r w:rsidRPr="003B2E8D">
        <w:rPr>
          <w:color w:val="000000" w:themeColor="text1"/>
        </w:rPr>
        <w:t xml:space="preserve"> to</w:t>
      </w:r>
      <w:r w:rsidR="00511900" w:rsidRPr="003B2E8D">
        <w:rPr>
          <w:color w:val="000000" w:themeColor="text1"/>
        </w:rPr>
        <w:t xml:space="preserve"> is</w:t>
      </w:r>
      <w:r w:rsidR="00455B43" w:rsidRPr="003B2E8D">
        <w:rPr>
          <w:color w:val="000000" w:themeColor="text1"/>
        </w:rPr>
        <w:t xml:space="preserve"> necessary</w:t>
      </w:r>
      <w:r w:rsidRPr="003B2E8D">
        <w:rPr>
          <w:color w:val="000000" w:themeColor="text1"/>
        </w:rPr>
        <w:t xml:space="preserve">. </w:t>
      </w:r>
      <w:r w:rsidR="00290E64" w:rsidRPr="003B2E8D">
        <w:rPr>
          <w:color w:val="000000" w:themeColor="text1"/>
        </w:rPr>
        <w:t>Even if a factor such as temperature currently predict species’ phenology</w:t>
      </w:r>
      <w:r w:rsidR="005D2A7D" w:rsidRPr="003B2E8D">
        <w:rPr>
          <w:color w:val="000000" w:themeColor="text1"/>
        </w:rPr>
        <w:t xml:space="preserve"> (correlative relationship)</w:t>
      </w:r>
      <w:r w:rsidR="00290E64" w:rsidRPr="003B2E8D">
        <w:rPr>
          <w:color w:val="000000" w:themeColor="text1"/>
        </w:rPr>
        <w:t>, if it is not a true phenological cue</w:t>
      </w:r>
      <w:r w:rsidR="005D2A7D" w:rsidRPr="003B2E8D">
        <w:rPr>
          <w:color w:val="000000" w:themeColor="text1"/>
        </w:rPr>
        <w:t xml:space="preserve"> (indicating a causative relationship)</w:t>
      </w:r>
      <w:r w:rsidR="00290E64" w:rsidRPr="003B2E8D">
        <w:rPr>
          <w:color w:val="000000" w:themeColor="text1"/>
        </w:rPr>
        <w:t xml:space="preserve"> it may not continue to be an accurate predictor as the environment changes and creates non-analogue communities. </w:t>
      </w:r>
      <w:r w:rsidR="00511900" w:rsidRPr="003B2E8D">
        <w:rPr>
          <w:color w:val="000000" w:themeColor="text1"/>
        </w:rPr>
        <w:t>If we understand which cue</w:t>
      </w:r>
      <w:r w:rsidR="00290E64" w:rsidRPr="003B2E8D">
        <w:rPr>
          <w:color w:val="000000" w:themeColor="text1"/>
        </w:rPr>
        <w:t>(s)</w:t>
      </w:r>
      <w:r w:rsidR="00511900" w:rsidRPr="003B2E8D">
        <w:rPr>
          <w:color w:val="000000" w:themeColor="text1"/>
        </w:rPr>
        <w:t xml:space="preserve"> an organism is using, we may be able to predict its response to novel future environments.</w:t>
      </w:r>
    </w:p>
    <w:p w14:paraId="1C7F219F" w14:textId="77777777" w:rsidR="00025C3B" w:rsidRPr="003B2E8D" w:rsidRDefault="00290E64" w:rsidP="003B2E8D">
      <w:pPr>
        <w:pStyle w:val="Normal1"/>
        <w:spacing w:before="100" w:beforeAutospacing="1" w:after="100" w:afterAutospacing="1" w:line="480" w:lineRule="auto"/>
        <w:rPr>
          <w:color w:val="000000" w:themeColor="text1"/>
        </w:rPr>
      </w:pPr>
      <w:r w:rsidRPr="003B2E8D">
        <w:rPr>
          <w:color w:val="000000" w:themeColor="text1"/>
        </w:rPr>
        <w:t>I</w:t>
      </w:r>
      <w:r w:rsidR="005A19BD" w:rsidRPr="003B2E8D">
        <w:rPr>
          <w:color w:val="000000" w:themeColor="text1"/>
        </w:rPr>
        <w:t>t is likely that many organisms</w:t>
      </w:r>
      <w:r w:rsidR="00D94076" w:rsidRPr="003B2E8D">
        <w:rPr>
          <w:color w:val="000000" w:themeColor="text1"/>
        </w:rPr>
        <w:t xml:space="preserve"> </w:t>
      </w:r>
      <w:r w:rsidRPr="003B2E8D">
        <w:rPr>
          <w:color w:val="000000" w:themeColor="text1"/>
        </w:rPr>
        <w:t>use multiple phenological cues and our review of the literature suggests that most studies do not consider how multiple cues interac</w:t>
      </w:r>
      <w:r w:rsidR="00BF7945" w:rsidRPr="003B2E8D">
        <w:rPr>
          <w:color w:val="000000" w:themeColor="text1"/>
        </w:rPr>
        <w:t xml:space="preserve">t to regulate phenological events. While </w:t>
      </w:r>
      <w:r w:rsidRPr="003B2E8D">
        <w:rPr>
          <w:color w:val="000000" w:themeColor="text1"/>
        </w:rPr>
        <w:t>i</w:t>
      </w:r>
      <w:r w:rsidR="00D94076" w:rsidRPr="003B2E8D">
        <w:rPr>
          <w:color w:val="000000" w:themeColor="text1"/>
        </w:rPr>
        <w:t xml:space="preserve">dentifying which combination of cues organisms use </w:t>
      </w:r>
      <w:r w:rsidR="005A19BD" w:rsidRPr="003B2E8D">
        <w:rPr>
          <w:color w:val="000000" w:themeColor="text1"/>
        </w:rPr>
        <w:t>and the</w:t>
      </w:r>
      <w:r w:rsidR="00D94076" w:rsidRPr="003B2E8D">
        <w:rPr>
          <w:color w:val="000000" w:themeColor="text1"/>
        </w:rPr>
        <w:t>ir</w:t>
      </w:r>
      <w:r w:rsidR="005A19BD" w:rsidRPr="003B2E8D">
        <w:rPr>
          <w:color w:val="000000" w:themeColor="text1"/>
        </w:rPr>
        <w:t xml:space="preserve"> r</w:t>
      </w:r>
      <w:r w:rsidR="00D94076" w:rsidRPr="003B2E8D">
        <w:rPr>
          <w:color w:val="000000" w:themeColor="text1"/>
        </w:rPr>
        <w:t>elative importance</w:t>
      </w:r>
      <w:r w:rsidR="005A19BD" w:rsidRPr="003B2E8D">
        <w:rPr>
          <w:color w:val="000000" w:themeColor="text1"/>
        </w:rPr>
        <w:t xml:space="preserve"> </w:t>
      </w:r>
      <w:r w:rsidR="005A19BD" w:rsidRPr="003B2E8D">
        <w:rPr>
          <w:color w:val="000000" w:themeColor="text1"/>
        </w:rPr>
        <w:lastRenderedPageBreak/>
        <w:t>is challenging</w:t>
      </w:r>
      <w:r w:rsidR="00BF7945" w:rsidRPr="003B2E8D">
        <w:rPr>
          <w:color w:val="000000" w:themeColor="text1"/>
        </w:rPr>
        <w:t>, this is a promising line of research</w:t>
      </w:r>
      <w:r w:rsidR="005A19BD" w:rsidRPr="003B2E8D">
        <w:rPr>
          <w:color w:val="000000" w:themeColor="text1"/>
        </w:rPr>
        <w:t>.</w:t>
      </w:r>
      <w:r w:rsidR="000F0180" w:rsidRPr="003B2E8D">
        <w:rPr>
          <w:color w:val="000000" w:themeColor="text1"/>
        </w:rPr>
        <w:t xml:space="preserve"> </w:t>
      </w:r>
      <w:r w:rsidR="00D94076" w:rsidRPr="003B2E8D">
        <w:rPr>
          <w:color w:val="000000" w:themeColor="text1"/>
        </w:rPr>
        <w:t>Fine mechanistic differences</w:t>
      </w:r>
      <w:r w:rsidR="00BF7945" w:rsidRPr="003B2E8D">
        <w:rPr>
          <w:color w:val="000000" w:themeColor="text1"/>
        </w:rPr>
        <w:t>,</w:t>
      </w:r>
      <w:r w:rsidR="00D94076" w:rsidRPr="003B2E8D">
        <w:rPr>
          <w:color w:val="000000" w:themeColor="text1"/>
        </w:rPr>
        <w:t xml:space="preserve"> such as whether organisms respond </w:t>
      </w:r>
      <w:r w:rsidR="00BF7945" w:rsidRPr="003B2E8D">
        <w:rPr>
          <w:color w:val="000000" w:themeColor="text1"/>
        </w:rPr>
        <w:t>to multiple cues simultaneously</w:t>
      </w:r>
      <w:r w:rsidR="00D94076" w:rsidRPr="003B2E8D">
        <w:rPr>
          <w:color w:val="000000" w:themeColor="text1"/>
        </w:rPr>
        <w:t xml:space="preserve"> or in sequence</w:t>
      </w:r>
      <w:r w:rsidR="00BF7945" w:rsidRPr="003B2E8D">
        <w:rPr>
          <w:color w:val="000000" w:themeColor="text1"/>
        </w:rPr>
        <w:t>,</w:t>
      </w:r>
      <w:r w:rsidR="00D94076" w:rsidRPr="003B2E8D">
        <w:rPr>
          <w:color w:val="000000" w:themeColor="text1"/>
        </w:rPr>
        <w:t xml:space="preserve"> could lead to important differences in how they respond to climate change.</w:t>
      </w:r>
      <w:r w:rsidR="000F0180" w:rsidRPr="003B2E8D">
        <w:rPr>
          <w:color w:val="000000" w:themeColor="text1"/>
        </w:rPr>
        <w:t xml:space="preserve"> </w:t>
      </w:r>
      <w:r w:rsidR="00BF7945" w:rsidRPr="003B2E8D">
        <w:rPr>
          <w:color w:val="000000" w:themeColor="text1"/>
        </w:rPr>
        <w:t>For example, many temperate zone migratory birds must experience a threshold photoperiod (or “critical daylength”) to initiate physiological preparation for breeding</w:t>
      </w:r>
      <w:r w:rsidR="005D2A7D" w:rsidRPr="003B2E8D">
        <w:rPr>
          <w:color w:val="000000" w:themeColor="text1"/>
        </w:rPr>
        <w:t>,</w:t>
      </w:r>
      <w:r w:rsidR="00BF7945" w:rsidRPr="003B2E8D">
        <w:rPr>
          <w:color w:val="000000" w:themeColor="text1"/>
        </w:rPr>
        <w:t xml:space="preserve"> and only after that photoperiod is experienced can other cues such as temperature or food influence the rate of</w:t>
      </w:r>
      <w:r w:rsidR="004415D3" w:rsidRPr="003B2E8D">
        <w:rPr>
          <w:color w:val="000000" w:themeColor="text1"/>
        </w:rPr>
        <w:t xml:space="preserve"> reproductive</w:t>
      </w:r>
      <w:r w:rsidR="00BF7945" w:rsidRPr="003B2E8D">
        <w:rPr>
          <w:color w:val="000000" w:themeColor="text1"/>
        </w:rPr>
        <w:t xml:space="preserve"> preparation </w:t>
      </w:r>
      <w:commentRangeStart w:id="584"/>
      <w:r w:rsidR="00BF7945" w:rsidRPr="003B2E8D">
        <w:rPr>
          <w:color w:val="000000" w:themeColor="text1"/>
        </w:rPr>
        <w:t>(SOURCE).</w:t>
      </w:r>
      <w:commentRangeEnd w:id="584"/>
      <w:r w:rsidR="00BF7945" w:rsidRPr="003B2E8D">
        <w:rPr>
          <w:rStyle w:val="CommentReference"/>
        </w:rPr>
        <w:commentReference w:id="584"/>
      </w:r>
      <w:r w:rsidR="00BF7945" w:rsidRPr="003B2E8D">
        <w:rPr>
          <w:color w:val="000000" w:themeColor="text1"/>
        </w:rPr>
        <w:t xml:space="preserve"> This suggests that absent evolutionary change affecting critical day-length, there is a limit to which temperature change alone can predict phenological shift, even though temperature may still be an important cue in many of these species.</w:t>
      </w:r>
      <w:r w:rsidR="00025C3B" w:rsidRPr="003B2E8D">
        <w:rPr>
          <w:color w:val="000000" w:themeColor="text1"/>
        </w:rPr>
        <w:t xml:space="preserve"> </w:t>
      </w:r>
      <w:commentRangeStart w:id="585"/>
      <w:r w:rsidR="00F80BB9" w:rsidRPr="003B2E8D">
        <w:rPr>
          <w:color w:val="000000" w:themeColor="text1"/>
        </w:rPr>
        <w:t>It is likely that developing appropriate experiments to test the integration of multiple cues, whether in the field or i</w:t>
      </w:r>
      <w:r w:rsidR="004415D3" w:rsidRPr="003B2E8D">
        <w:rPr>
          <w:color w:val="000000" w:themeColor="text1"/>
        </w:rPr>
        <w:t>n the lab, will be challenging. They may require large sample sizes and it may be difficult to develop biologically relevant cue manipulations. Still we urge researcher</w:t>
      </w:r>
      <w:r w:rsidR="00B56BAF" w:rsidRPr="003B2E8D">
        <w:rPr>
          <w:color w:val="000000" w:themeColor="text1"/>
        </w:rPr>
        <w:t>s to meet this challenge as such studies</w:t>
      </w:r>
      <w:r w:rsidR="004415D3" w:rsidRPr="003B2E8D">
        <w:rPr>
          <w:color w:val="000000" w:themeColor="text1"/>
        </w:rPr>
        <w:t xml:space="preserve"> are likely t</w:t>
      </w:r>
      <w:r w:rsidR="00B56BAF" w:rsidRPr="003B2E8D">
        <w:rPr>
          <w:color w:val="000000" w:themeColor="text1"/>
        </w:rPr>
        <w:t xml:space="preserve">o yield interesting results </w:t>
      </w:r>
      <w:r w:rsidR="004415D3" w:rsidRPr="003B2E8D">
        <w:rPr>
          <w:color w:val="000000" w:themeColor="text1"/>
        </w:rPr>
        <w:t xml:space="preserve">e.g. </w:t>
      </w:r>
      <w:r w:rsidR="0047750B" w:rsidRPr="003B2E8D">
        <w:rPr>
          <w:color w:val="000000" w:themeColor="text1"/>
        </w:rPr>
        <w:fldChar w:fldCharType="begin">
          <w:fldData xml:space="preserve">PEVuZE5vdGU+PENpdGU+PEF1dGhvcj5TY2hhcGVyPC9BdXRob3I+PFllYXI+MjAxMjwvWWVhcj48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==
</w:fldData>
        </w:fldChar>
      </w:r>
      <w:r w:rsidR="004415D3" w:rsidRPr="003B2E8D">
        <w:rPr>
          <w:color w:val="000000" w:themeColor="text1"/>
        </w:rPr>
        <w:instrText xml:space="preserve"> ADDIN EN.CITE </w:instrText>
      </w:r>
      <w:r w:rsidR="0047750B" w:rsidRPr="003B2E8D">
        <w:rPr>
          <w:color w:val="000000" w:themeColor="text1"/>
        </w:rPr>
        <w:fldChar w:fldCharType="begin">
          <w:fldData xml:space="preserve">PEVuZE5vdGU+PENpdGU+PEF1dGhvcj5TY2hhcGVyPC9BdXRob3I+PFllYXI+MjAxMjwvWWVhcj48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==
</w:fldData>
        </w:fldChar>
      </w:r>
      <w:r w:rsidR="004415D3" w:rsidRPr="003B2E8D">
        <w:rPr>
          <w:color w:val="000000" w:themeColor="text1"/>
        </w:rPr>
        <w:instrText xml:space="preserve"> ADDIN EN.CITE.DATA </w:instrText>
      </w:r>
      <w:r w:rsidR="0047750B" w:rsidRPr="003B2E8D">
        <w:rPr>
          <w:color w:val="000000" w:themeColor="text1"/>
        </w:rPr>
      </w:r>
      <w:r w:rsidR="0047750B" w:rsidRPr="003B2E8D">
        <w:rPr>
          <w:color w:val="000000" w:themeColor="text1"/>
        </w:rPr>
        <w:fldChar w:fldCharType="end"/>
      </w:r>
      <w:r w:rsidR="0047750B" w:rsidRPr="003B2E8D">
        <w:rPr>
          <w:color w:val="000000" w:themeColor="text1"/>
        </w:rPr>
      </w:r>
      <w:r w:rsidR="0047750B" w:rsidRPr="003B2E8D">
        <w:rPr>
          <w:color w:val="000000" w:themeColor="text1"/>
        </w:rPr>
        <w:fldChar w:fldCharType="separate"/>
      </w:r>
      <w:r w:rsidR="004415D3" w:rsidRPr="003B2E8D">
        <w:rPr>
          <w:noProof/>
          <w:color w:val="000000" w:themeColor="text1"/>
        </w:rPr>
        <w:t>(Schaper</w:t>
      </w:r>
      <w:r w:rsidR="004415D3" w:rsidRPr="003B2E8D">
        <w:rPr>
          <w:i/>
          <w:noProof/>
          <w:color w:val="000000" w:themeColor="text1"/>
        </w:rPr>
        <w:t xml:space="preserve"> et al.</w:t>
      </w:r>
      <w:r w:rsidR="004415D3" w:rsidRPr="003B2E8D">
        <w:rPr>
          <w:noProof/>
          <w:color w:val="000000" w:themeColor="text1"/>
        </w:rPr>
        <w:t xml:space="preserve"> 2012)</w:t>
      </w:r>
      <w:r w:rsidR="0047750B" w:rsidRPr="003B2E8D">
        <w:rPr>
          <w:color w:val="000000" w:themeColor="text1"/>
        </w:rPr>
        <w:fldChar w:fldCharType="end"/>
      </w:r>
      <w:r w:rsidR="00B84C44" w:rsidRPr="003B2E8D">
        <w:rPr>
          <w:color w:val="000000" w:themeColor="text1"/>
        </w:rPr>
        <w:t>.</w:t>
      </w:r>
      <w:r w:rsidR="00B56BAF" w:rsidRPr="003B2E8D">
        <w:rPr>
          <w:color w:val="000000" w:themeColor="text1"/>
        </w:rPr>
        <w:t xml:space="preserve"> </w:t>
      </w:r>
      <w:commentRangeEnd w:id="585"/>
      <w:r w:rsidR="00025C3B" w:rsidRPr="003B2E8D">
        <w:rPr>
          <w:rStyle w:val="CommentReference"/>
        </w:rPr>
        <w:commentReference w:id="585"/>
      </w:r>
    </w:p>
    <w:p w14:paraId="54398F8D" w14:textId="77777777" w:rsidR="00B9232B" w:rsidRPr="003B2E8D" w:rsidRDefault="00025C3B" w:rsidP="631C688E">
      <w:pPr>
        <w:pStyle w:val="Normal1"/>
        <w:spacing w:before="100" w:beforeAutospacing="1" w:after="100" w:afterAutospacing="1" w:line="480" w:lineRule="auto"/>
        <w:rPr>
          <w:color w:val="000000" w:themeColor="text1"/>
        </w:rPr>
      </w:pPr>
      <w:r w:rsidRPr="003B2E8D">
        <w:rPr>
          <w:color w:val="000000" w:themeColor="text1"/>
        </w:rPr>
        <w:t xml:space="preserve">At a broader level, understanding the mechanisms of phenological change means developing a better understanding of the degree to which phenological shifts are environment-driven, </w:t>
      </w:r>
      <w:r w:rsidR="000F0180" w:rsidRPr="003B2E8D">
        <w:rPr>
          <w:color w:val="000000" w:themeColor="text1"/>
        </w:rPr>
        <w:t>organism response-driven</w:t>
      </w:r>
      <w:r w:rsidRPr="003B2E8D">
        <w:rPr>
          <w:color w:val="000000" w:themeColor="text1"/>
        </w:rPr>
        <w:t xml:space="preserve"> and/or </w:t>
      </w:r>
      <w:r w:rsidR="000F0180" w:rsidRPr="003B2E8D">
        <w:rPr>
          <w:color w:val="000000" w:themeColor="text1"/>
        </w:rPr>
        <w:t>evolution-driven</w:t>
      </w:r>
      <w:r w:rsidRPr="003B2E8D">
        <w:rPr>
          <w:color w:val="000000" w:themeColor="text1"/>
        </w:rPr>
        <w:t>.</w:t>
      </w:r>
      <w:r w:rsidR="000F0180" w:rsidRPr="003B2E8D">
        <w:rPr>
          <w:color w:val="000000" w:themeColor="text1"/>
        </w:rPr>
        <w:t xml:space="preserve"> </w:t>
      </w:r>
      <w:r w:rsidRPr="003B2E8D">
        <w:rPr>
          <w:color w:val="000000" w:themeColor="text1"/>
        </w:rPr>
        <w:t xml:space="preserve">To date, studies that evaluate whether multiple mechanisms (environment-, organism-response-, and evolution-driven) may be operating simultaneously, either in concert or in opposition (Fig 2c and 2d), to produce phenological shifts are rare. Considering multiple, co-existing mechanisms will enhance the interpretation of some of the contradictory findings from prior studies (Fig. 3). Contradictory predictions can emerge from expectations that emphasize one kind of mechanism at the expense of the other. For example, many studies predicted that phenological shifts should be greatest at high latitudes because temperature changes are greater at high latitudes </w:t>
      </w:r>
      <w:commentRangeStart w:id="586"/>
      <w:r w:rsidRPr="003B2E8D">
        <w:rPr>
          <w:color w:val="000000" w:themeColor="text1"/>
        </w:rPr>
        <w:t>(SOURCE)</w:t>
      </w:r>
      <w:commentRangeEnd w:id="586"/>
      <w:r w:rsidR="005D2A7D" w:rsidRPr="003B2E8D">
        <w:rPr>
          <w:rStyle w:val="CommentReference"/>
        </w:rPr>
        <w:commentReference w:id="586"/>
      </w:r>
      <w:r w:rsidRPr="003B2E8D">
        <w:rPr>
          <w:color w:val="000000" w:themeColor="text1"/>
        </w:rPr>
        <w:t xml:space="preserve">. These predictions emphasize the role of environment-driven mechanisms. However, </w:t>
      </w:r>
      <w:r w:rsidR="00B9232B" w:rsidRPr="003B2E8D">
        <w:rPr>
          <w:color w:val="000000" w:themeColor="text1"/>
        </w:rPr>
        <w:t>the opposite</w:t>
      </w:r>
      <w:r w:rsidRPr="003B2E8D">
        <w:rPr>
          <w:color w:val="000000" w:themeColor="text1"/>
        </w:rPr>
        <w:t xml:space="preserve"> prediction emerges if species at tropical latitudes are more sensitive to </w:t>
      </w:r>
      <w:r w:rsidRPr="003B2E8D">
        <w:rPr>
          <w:color w:val="000000" w:themeColor="text1"/>
        </w:rPr>
        <w:lastRenderedPageBreak/>
        <w:t>temperature (an organism-response-driven mechanism).</w:t>
      </w:r>
      <w:r w:rsidR="00B9232B" w:rsidRPr="003B2E8D">
        <w:rPr>
          <w:color w:val="000000" w:themeColor="text1"/>
        </w:rPr>
        <w:t xml:space="preserve"> </w:t>
      </w:r>
      <w:r w:rsidRPr="003B2E8D">
        <w:rPr>
          <w:color w:val="000000" w:themeColor="text1"/>
        </w:rPr>
        <w:t>When both environment-driven and organism-response-driven mechanisms are at play, the predicted pattern is less clear (Fig 2). Indeed, this is one further reason that we may not expect many strong global patterns of phenological shift- in most cases</w:t>
      </w:r>
      <w:r w:rsidR="00B9232B" w:rsidRPr="003B2E8D">
        <w:rPr>
          <w:color w:val="000000" w:themeColor="text1"/>
        </w:rPr>
        <w:t xml:space="preserve">, phenology will be the product of multiple mechanisms and it may be rare that there is one of such strong effect that it produces a strong phenological signal across </w:t>
      </w:r>
      <w:r w:rsidR="00557F30" w:rsidRPr="003B2E8D">
        <w:rPr>
          <w:color w:val="000000" w:themeColor="text1"/>
        </w:rPr>
        <w:t xml:space="preserve">all </w:t>
      </w:r>
      <w:r w:rsidR="00B9232B" w:rsidRPr="003B2E8D">
        <w:rPr>
          <w:color w:val="000000" w:themeColor="text1"/>
        </w:rPr>
        <w:t xml:space="preserve">taxonomic groups. </w:t>
      </w:r>
      <w:r w:rsidR="001D0D51" w:rsidRPr="003B2E8D">
        <w:rPr>
          <w:color w:val="000000" w:themeColor="text1"/>
        </w:rPr>
        <w:t xml:space="preserve">Given this, the value of context or taxonomically specific phenological patterns becomes all the greater. </w:t>
      </w:r>
    </w:p>
    <w:p w14:paraId="3F44F64E" w14:textId="77777777" w:rsidR="00B9232B" w:rsidRPr="003B2E8D" w:rsidRDefault="00B9232B" w:rsidP="631C688E">
      <w:pPr>
        <w:pStyle w:val="Normal1"/>
        <w:spacing w:before="100" w:after="100" w:line="480" w:lineRule="auto"/>
        <w:rPr>
          <w:color w:val="000000" w:themeColor="text1"/>
        </w:rPr>
      </w:pPr>
      <w:r w:rsidRPr="003B2E8D">
        <w:rPr>
          <w:color w:val="000000" w:themeColor="text1"/>
        </w:rPr>
        <w:t xml:space="preserve">An important component of integrating environment-driven, </w:t>
      </w:r>
      <w:r w:rsidR="000F0180" w:rsidRPr="003B2E8D">
        <w:rPr>
          <w:color w:val="000000" w:themeColor="text1"/>
        </w:rPr>
        <w:t>organism response-driven</w:t>
      </w:r>
      <w:r w:rsidRPr="003B2E8D">
        <w:rPr>
          <w:color w:val="000000" w:themeColor="text1"/>
        </w:rPr>
        <w:t xml:space="preserve">, and </w:t>
      </w:r>
      <w:r w:rsidR="000F0180" w:rsidRPr="003B2E8D">
        <w:rPr>
          <w:color w:val="000000" w:themeColor="text1"/>
        </w:rPr>
        <w:t>evolution-driven</w:t>
      </w:r>
      <w:r w:rsidRPr="003B2E8D">
        <w:rPr>
          <w:color w:val="000000" w:themeColor="text1"/>
        </w:rPr>
        <w:t xml:space="preserve"> will be connecting the work of scientists across fields. One of the biggest obstacles in using mechanism to understand response to climate change is that the scientists that study global patterns of phenology often emerge from a different scientific sub-discipline than those that study sub-organismal mechanisms. The barriers of terminology (See Box 2), tradition, and techniques between these sub-disciplines can hamper efforts to develop an integrative understand of phenological patterns and mechanism. We encourage ecologists to explore the rich tradition of physiological research on cue use in different taxa, and similarly invite physiologists to collaborate with ecologists and develop biologically relevant experimental paradigms that might further predictions of species response to climate change.</w:t>
      </w:r>
    </w:p>
    <w:p w14:paraId="53A9DF42" w14:textId="77777777" w:rsidR="007F12BC" w:rsidRPr="003B2E8D" w:rsidRDefault="00B9232B" w:rsidP="00B9232B">
      <w:pPr>
        <w:pStyle w:val="Normal1"/>
        <w:spacing w:before="100" w:beforeAutospacing="1" w:after="100" w:afterAutospacing="1" w:line="480" w:lineRule="auto"/>
        <w:rPr>
          <w:color w:val="000000" w:themeColor="text1"/>
        </w:rPr>
      </w:pPr>
      <w:r w:rsidRPr="003B2E8D">
        <w:rPr>
          <w:color w:val="000000" w:themeColor="text1"/>
        </w:rPr>
        <w:t xml:space="preserve">Successful integration of environment-driven, </w:t>
      </w:r>
      <w:r w:rsidR="000F0180" w:rsidRPr="003B2E8D">
        <w:rPr>
          <w:color w:val="000000" w:themeColor="text1"/>
        </w:rPr>
        <w:t>organism response-driven</w:t>
      </w:r>
      <w:r w:rsidRPr="003B2E8D">
        <w:rPr>
          <w:color w:val="000000" w:themeColor="text1"/>
        </w:rPr>
        <w:t xml:space="preserve">, and evolution-driven mechanisms can </w:t>
      </w:r>
      <w:r w:rsidR="005E66D4" w:rsidRPr="003B2E8D">
        <w:rPr>
          <w:color w:val="000000" w:themeColor="text1"/>
        </w:rPr>
        <w:t>produce truly astounding findings</w:t>
      </w:r>
      <w:r w:rsidRPr="003B2E8D">
        <w:rPr>
          <w:color w:val="000000" w:themeColor="text1"/>
        </w:rPr>
        <w:t xml:space="preserve">. </w:t>
      </w:r>
      <w:r w:rsidR="005E66D4" w:rsidRPr="003B2E8D">
        <w:rPr>
          <w:color w:val="000000" w:themeColor="text1"/>
        </w:rPr>
        <w:t xml:space="preserve">The rich tradition of research in the great tit shows how a deeper understanding of variation in phenological shift can be achieved when all 3 mechanisms are considered. Field observations show that </w:t>
      </w:r>
      <w:r w:rsidRPr="003B2E8D">
        <w:rPr>
          <w:color w:val="000000" w:themeColor="text1"/>
        </w:rPr>
        <w:t xml:space="preserve">some great tit populations are advancing lay date phenology </w:t>
      </w:r>
      <w:r w:rsidR="0047750B" w:rsidRPr="003B2E8D">
        <w:rPr>
          <w:color w:val="000000" w:themeColor="text1"/>
        </w:rPr>
        <w:fldChar w:fldCharType="begin"/>
      </w:r>
      <w:r w:rsidRPr="003B2E8D">
        <w:rPr>
          <w:color w:val="000000" w:themeColor="text1"/>
        </w:rPr>
        <w:instrText xml:space="preserve"> ADDIN EN.CITE &lt;EndNote&gt;&lt;Cite&gt;&lt;Author&gt;Charmantier&lt;/Author&gt;&lt;Year&gt;2008&lt;/Year&gt;&lt;RecNum&gt;153&lt;/RecNum&gt;&lt;DisplayText&gt;(Charmantier&lt;style face="italic"&gt; et al.&lt;/style&gt; 2008)&lt;/DisplayText&gt;&lt;record&gt;&lt;rec-number&gt;153&lt;/rec-number&gt;&lt;foreign-keys&gt;&lt;key app="EN" db-id="tswepwzphrdd5teef5upp92y9wxtxvpzzvrz" timestamp="1368223242"&gt;153&lt;/key&gt;&lt;/foreign-keys&gt;&lt;ref-type name="Journal Article"&gt;17&lt;/ref-type&gt;&lt;contributors&gt;&lt;authors&gt;&lt;author&gt;Charmantier, A.&lt;/author&gt;&lt;author&gt;McCleery, R. H.&lt;/author&gt;&lt;author&gt;Cole, L. R.&lt;/author&gt;&lt;author&gt;Perrins, C.&lt;/author&gt;&lt;author&gt;Kruuk, L. E. B.&lt;/author&gt;&lt;author&gt;Sheldon, B. C.&lt;/author&gt;&lt;/authors&gt;&lt;/contributors&gt;&lt;auth-address&gt;Univ Oxford, Dept Zool, Edward Grey Inst, Oxford OX1 3PS, England. CNRS, Ctr Ecol Fonct &amp;amp; Evolut, Unite Mixte Rech, F-34293 Montpellier 5, France. Univ Edinburgh, Inst Evolut Biol, Sch Biol Sci, Edinburgh EH9 3JT, Midlothian, Scotland.&amp;#xD;Sheldon, BC (reprint author), Univ Oxford, Dept Zool, Edward Grey Inst, S Parks Rd, Oxford OX1 3PS, England.&amp;#xD;ben.sheldon@zoo.ox.ac.uk&lt;/auth-address&gt;&lt;titles&gt;&lt;title&gt;Adaptive phenotypic plasticity in response to climate change in a wild bird population&lt;/title&gt;&lt;secondary-title&gt;Science&lt;/secondary-title&gt;&lt;alt-title&gt;Science&lt;/alt-title&gt;&lt;/titles&gt;&lt;periodical&gt;&lt;full-title&gt;Science&lt;/full-title&gt;&lt;abbr-1&gt;Science&lt;/abbr-1&gt;&lt;/periodical&gt;&lt;alt-periodical&gt;&lt;full-title&gt;Science&lt;/full-title&gt;&lt;abbr-1&gt;Science&lt;/abbr-1&gt;&lt;/alt-periodical&gt;&lt;pages&gt;800-803&lt;/pages&gt;&lt;volume&gt;320&lt;/volume&gt;&lt;number&gt;5877&lt;/number&gt;&lt;keywords&gt;&lt;keyword&gt;parus-major&lt;/keyword&gt;&lt;keyword&gt;long-term&lt;/keyword&gt;&lt;keyword&gt;selection&lt;/keyword&gt;&lt;keyword&gt;reproduction&lt;/keyword&gt;&lt;keyword&gt;temperature&lt;/keyword&gt;&lt;keyword&gt;phenology&lt;/keyword&gt;&lt;/keywords&gt;&lt;dates&gt;&lt;year&gt;2008&lt;/year&gt;&lt;pub-dates&gt;&lt;date&gt;May&lt;/date&gt;&lt;/pub-dates&gt;&lt;/dates&gt;&lt;isbn&gt;0036-8075&lt;/isbn&gt;&lt;accession-num&gt;WOS:000255644400043&lt;/accession-num&gt;&lt;work-type&gt;Article&lt;/work-type&gt;&lt;urls&gt;&lt;related-urls&gt;&lt;url&gt;&amp;lt;Go to ISI&amp;gt;://WOS:000255644400043&lt;/url&gt;&lt;/related-urls&gt;&lt;/urls&gt;&lt;electronic-resource-num&gt;10.1126/science.1157174&lt;/electronic-resource-num&gt;&lt;language&gt;English&lt;/language&gt;&lt;/record&gt;&lt;/Cite&gt;&lt;/EndNote&gt;</w:instrText>
      </w:r>
      <w:r w:rsidR="0047750B" w:rsidRPr="003B2E8D">
        <w:rPr>
          <w:color w:val="000000" w:themeColor="text1"/>
        </w:rPr>
        <w:fldChar w:fldCharType="separate"/>
      </w:r>
      <w:r w:rsidRPr="003B2E8D">
        <w:rPr>
          <w:noProof/>
          <w:color w:val="000000" w:themeColor="text1"/>
        </w:rPr>
        <w:t>(Charmantier</w:t>
      </w:r>
      <w:r w:rsidRPr="003B2E8D">
        <w:rPr>
          <w:i/>
          <w:noProof/>
          <w:color w:val="000000" w:themeColor="text1"/>
        </w:rPr>
        <w:t xml:space="preserve"> et al.</w:t>
      </w:r>
      <w:r w:rsidRPr="003B2E8D">
        <w:rPr>
          <w:noProof/>
          <w:color w:val="000000" w:themeColor="text1"/>
        </w:rPr>
        <w:t xml:space="preserve"> 2008)</w:t>
      </w:r>
      <w:r w:rsidR="0047750B" w:rsidRPr="003B2E8D">
        <w:rPr>
          <w:color w:val="000000" w:themeColor="text1"/>
        </w:rPr>
        <w:fldChar w:fldCharType="end"/>
      </w:r>
      <w:r w:rsidR="005E66D4" w:rsidRPr="003B2E8D">
        <w:rPr>
          <w:color w:val="000000" w:themeColor="text1"/>
        </w:rPr>
        <w:t xml:space="preserve"> with climate change</w:t>
      </w:r>
      <w:r w:rsidRPr="003B2E8D">
        <w:rPr>
          <w:color w:val="000000" w:themeColor="text1"/>
        </w:rPr>
        <w:t xml:space="preserve">, while others are not </w:t>
      </w:r>
      <w:r w:rsidR="0047750B" w:rsidRPr="003B2E8D">
        <w:rPr>
          <w:color w:val="000000" w:themeColor="text1"/>
        </w:rPr>
        <w:fldChar w:fldCharType="begin">
          <w:fldData xml:space="preserve">PEVuZE5vdGU+PENpdGU+PEF1dGhvcj5WaXNzZXI8L0F1dGhvcj48WWVhcj4xOTk4PC9ZZWFyPjxS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</w:fldData>
        </w:fldChar>
      </w:r>
      <w:r w:rsidRPr="003B2E8D">
        <w:rPr>
          <w:color w:val="000000" w:themeColor="text1"/>
        </w:rPr>
        <w:instrText xml:space="preserve"> ADDIN EN.CITE </w:instrText>
      </w:r>
      <w:r w:rsidR="0047750B" w:rsidRPr="003B2E8D">
        <w:rPr>
          <w:color w:val="000000" w:themeColor="text1"/>
        </w:rPr>
        <w:fldChar w:fldCharType="begin">
          <w:fldData xml:space="preserve">PEVuZE5vdGU+PENpdGU+PEF1dGhvcj5WaXNzZXI8L0F1dGhvcj48WWVhcj4xOTk4PC9ZZWFyPjxS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</w:fldData>
        </w:fldChar>
      </w:r>
      <w:r w:rsidRPr="003B2E8D">
        <w:rPr>
          <w:color w:val="000000" w:themeColor="text1"/>
        </w:rPr>
        <w:instrText xml:space="preserve"> ADDIN EN.CITE.DATA </w:instrText>
      </w:r>
      <w:r w:rsidR="0047750B" w:rsidRPr="003B2E8D">
        <w:rPr>
          <w:color w:val="000000" w:themeColor="text1"/>
        </w:rPr>
      </w:r>
      <w:r w:rsidR="0047750B" w:rsidRPr="003B2E8D">
        <w:rPr>
          <w:color w:val="000000" w:themeColor="text1"/>
        </w:rPr>
        <w:fldChar w:fldCharType="end"/>
      </w:r>
      <w:r w:rsidR="0047750B" w:rsidRPr="003B2E8D">
        <w:rPr>
          <w:color w:val="000000" w:themeColor="text1"/>
        </w:rPr>
      </w:r>
      <w:r w:rsidR="0047750B" w:rsidRPr="003B2E8D">
        <w:rPr>
          <w:color w:val="000000" w:themeColor="text1"/>
        </w:rPr>
        <w:fldChar w:fldCharType="separate"/>
      </w:r>
      <w:r w:rsidRPr="003B2E8D">
        <w:rPr>
          <w:noProof/>
          <w:color w:val="000000" w:themeColor="text1"/>
        </w:rPr>
        <w:t>(Visser</w:t>
      </w:r>
      <w:r w:rsidRPr="003B2E8D">
        <w:rPr>
          <w:i/>
          <w:noProof/>
          <w:color w:val="000000" w:themeColor="text1"/>
        </w:rPr>
        <w:t xml:space="preserve"> et al.</w:t>
      </w:r>
      <w:r w:rsidRPr="003B2E8D">
        <w:rPr>
          <w:noProof/>
          <w:color w:val="000000" w:themeColor="text1"/>
        </w:rPr>
        <w:t xml:space="preserve"> 1998)</w:t>
      </w:r>
      <w:r w:rsidR="0047750B" w:rsidRPr="003B2E8D">
        <w:rPr>
          <w:color w:val="000000" w:themeColor="text1"/>
        </w:rPr>
        <w:fldChar w:fldCharType="end"/>
      </w:r>
      <w:r w:rsidRPr="003B2E8D">
        <w:rPr>
          <w:color w:val="000000" w:themeColor="text1"/>
        </w:rPr>
        <w:t xml:space="preserve">. </w:t>
      </w:r>
      <w:r w:rsidR="005E66D4" w:rsidRPr="003B2E8D">
        <w:rPr>
          <w:color w:val="000000" w:themeColor="text1"/>
        </w:rPr>
        <w:t xml:space="preserve">Different studies suggest that all 3 classes of mechanism could explain this variation. First, </w:t>
      </w:r>
      <w:r w:rsidRPr="003B2E8D">
        <w:rPr>
          <w:color w:val="000000" w:themeColor="text1"/>
        </w:rPr>
        <w:t xml:space="preserve">the response of gonadal growth to temperature varies across </w:t>
      </w:r>
      <w:r w:rsidR="005E66D4" w:rsidRPr="003B2E8D">
        <w:rPr>
          <w:color w:val="000000" w:themeColor="text1"/>
        </w:rPr>
        <w:t xml:space="preserve">tit </w:t>
      </w:r>
      <w:r w:rsidRPr="003B2E8D">
        <w:rPr>
          <w:color w:val="000000" w:themeColor="text1"/>
        </w:rPr>
        <w:t>populations</w:t>
      </w:r>
      <w:r w:rsidR="003B2E8D" w:rsidRPr="003B2E8D">
        <w:rPr>
          <w:color w:val="000000" w:themeColor="text1"/>
        </w:rPr>
        <w:t xml:space="preserve"> (organism r</w:t>
      </w:r>
      <w:r w:rsidR="005E66D4" w:rsidRPr="003B2E8D">
        <w:rPr>
          <w:color w:val="000000" w:themeColor="text1"/>
        </w:rPr>
        <w:t>esponse</w:t>
      </w:r>
      <w:r w:rsidR="003B2E8D" w:rsidRPr="003B2E8D">
        <w:rPr>
          <w:color w:val="000000" w:themeColor="text1"/>
        </w:rPr>
        <w:t>-driven</w:t>
      </w:r>
      <w:r w:rsidR="005E66D4" w:rsidRPr="003B2E8D">
        <w:rPr>
          <w:color w:val="000000" w:themeColor="text1"/>
        </w:rPr>
        <w:t xml:space="preserve"> mechanism)</w:t>
      </w:r>
      <w:r w:rsidRPr="003B2E8D">
        <w:rPr>
          <w:color w:val="000000" w:themeColor="text1"/>
        </w:rPr>
        <w:t xml:space="preserve"> </w:t>
      </w:r>
      <w:r w:rsidR="0047750B" w:rsidRPr="003B2E8D">
        <w:rPr>
          <w:color w:val="000000" w:themeColor="text1"/>
        </w:rPr>
        <w:fldChar w:fldCharType="begin">
          <w:fldData xml:space="preserve">PEVuZE5vdGU+PENpdGU+PEF1dGhvcj5TaWx2ZXJpbjwvQXV0aG9yPjxZZWFyPjIwMDg8L1llYXI+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</w:fldData>
        </w:fldChar>
      </w:r>
      <w:r w:rsidRPr="003B2E8D">
        <w:rPr>
          <w:color w:val="000000" w:themeColor="text1"/>
        </w:rPr>
        <w:instrText xml:space="preserve"> ADDIN EN.CITE </w:instrText>
      </w:r>
      <w:r w:rsidR="0047750B" w:rsidRPr="003B2E8D">
        <w:rPr>
          <w:color w:val="000000" w:themeColor="text1"/>
        </w:rPr>
        <w:fldChar w:fldCharType="begin">
          <w:fldData xml:space="preserve">PEVuZE5vdGU+PENpdGU+PEF1dGhvcj5TaWx2ZXJpbjwvQXV0aG9yPjxZZWFyPjIwMDg8L1llYXI+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</w:fldData>
        </w:fldChar>
      </w:r>
      <w:r w:rsidRPr="003B2E8D">
        <w:rPr>
          <w:color w:val="000000" w:themeColor="text1"/>
        </w:rPr>
        <w:instrText xml:space="preserve"> ADDIN EN.CITE.DATA </w:instrText>
      </w:r>
      <w:r w:rsidR="0047750B" w:rsidRPr="003B2E8D">
        <w:rPr>
          <w:color w:val="000000" w:themeColor="text1"/>
        </w:rPr>
      </w:r>
      <w:r w:rsidR="0047750B" w:rsidRPr="003B2E8D">
        <w:rPr>
          <w:color w:val="000000" w:themeColor="text1"/>
        </w:rPr>
        <w:fldChar w:fldCharType="end"/>
      </w:r>
      <w:r w:rsidR="0047750B" w:rsidRPr="003B2E8D">
        <w:rPr>
          <w:color w:val="000000" w:themeColor="text1"/>
        </w:rPr>
      </w:r>
      <w:r w:rsidR="0047750B" w:rsidRPr="003B2E8D">
        <w:rPr>
          <w:color w:val="000000" w:themeColor="text1"/>
        </w:rPr>
        <w:fldChar w:fldCharType="separate"/>
      </w:r>
      <w:r w:rsidRPr="003B2E8D">
        <w:rPr>
          <w:noProof/>
          <w:color w:val="000000" w:themeColor="text1"/>
        </w:rPr>
        <w:t>(Silverin</w:t>
      </w:r>
      <w:r w:rsidRPr="003B2E8D">
        <w:rPr>
          <w:i/>
          <w:noProof/>
          <w:color w:val="000000" w:themeColor="text1"/>
        </w:rPr>
        <w:t xml:space="preserve"> et al.</w:t>
      </w:r>
      <w:r w:rsidRPr="003B2E8D">
        <w:rPr>
          <w:noProof/>
          <w:color w:val="000000" w:themeColor="text1"/>
        </w:rPr>
        <w:t xml:space="preserve"> 2008)</w:t>
      </w:r>
      <w:r w:rsidR="0047750B" w:rsidRPr="003B2E8D">
        <w:rPr>
          <w:color w:val="000000" w:themeColor="text1"/>
        </w:rPr>
        <w:fldChar w:fldCharType="end"/>
      </w:r>
      <w:r w:rsidRPr="003B2E8D">
        <w:rPr>
          <w:color w:val="000000" w:themeColor="text1"/>
        </w:rPr>
        <w:t>. In some cases, plasticity</w:t>
      </w:r>
      <w:r w:rsidR="007F12BC" w:rsidRPr="003B2E8D">
        <w:rPr>
          <w:color w:val="000000" w:themeColor="text1"/>
        </w:rPr>
        <w:t xml:space="preserve"> (likely in </w:t>
      </w:r>
      <w:r w:rsidR="007F12BC" w:rsidRPr="003B2E8D">
        <w:rPr>
          <w:color w:val="000000" w:themeColor="text1"/>
        </w:rPr>
        <w:lastRenderedPageBreak/>
        <w:t xml:space="preserve">response to temperature) </w:t>
      </w:r>
      <w:r w:rsidRPr="003B2E8D">
        <w:rPr>
          <w:color w:val="000000" w:themeColor="text1"/>
        </w:rPr>
        <w:t xml:space="preserve">is sufficient for great tits to match reproduction to prey availability despite long-term changes in environmental conditions </w:t>
      </w:r>
      <w:r w:rsidR="0047750B" w:rsidRPr="003B2E8D">
        <w:rPr>
          <w:color w:val="000000" w:themeColor="text1"/>
        </w:rPr>
        <w:fldChar w:fldCharType="begin"/>
      </w:r>
      <w:r w:rsidRPr="003B2E8D">
        <w:rPr>
          <w:color w:val="000000" w:themeColor="text1"/>
        </w:rPr>
        <w:instrText xml:space="preserve"> ADDIN EN.CITE &lt;EndNote&gt;&lt;Cite&gt;&lt;Author&gt;Charmantier&lt;/Author&gt;&lt;Year&gt;2008&lt;/Year&gt;&lt;RecNum&gt;153&lt;/RecNum&gt;&lt;DisplayText&gt;(Charmantier&lt;style face="italic"&gt; et al.&lt;/style&gt; 2008)&lt;/DisplayText&gt;&lt;record&gt;&lt;rec-number&gt;153&lt;/rec-number&gt;&lt;foreign-keys&gt;&lt;key app="EN" db-id="tswepwzphrdd5teef5upp92y9wxtxvpzzvrz" timestamp="1368223242"&gt;153&lt;/key&gt;&lt;/foreign-keys&gt;&lt;ref-type name="Journal Article"&gt;17&lt;/ref-type&gt;&lt;contributors&gt;&lt;authors&gt;&lt;author&gt;Charmantier, A.&lt;/author&gt;&lt;author&gt;McCleery, R. H.&lt;/author&gt;&lt;author&gt;Cole, L. R.&lt;/author&gt;&lt;author&gt;Perrins, C.&lt;/author&gt;&lt;author&gt;Kruuk, L. E. B.&lt;/author&gt;&lt;author&gt;Sheldon, B. C.&lt;/author&gt;&lt;/authors&gt;&lt;/contributors&gt;&lt;auth-address&gt;Univ Oxford, Dept Zool, Edward Grey Inst, Oxford OX1 3PS, England. CNRS, Ctr Ecol Fonct &amp;amp; Evolut, Unite Mixte Rech, F-34293 Montpellier 5, France. Univ Edinburgh, Inst Evolut Biol, Sch Biol Sci, Edinburgh EH9 3JT, Midlothian, Scotland.&amp;#xD;Sheldon, BC (reprint author), Univ Oxford, Dept Zool, Edward Grey Inst, S Parks Rd, Oxford OX1 3PS, England.&amp;#xD;ben.sheldon@zoo.ox.ac.uk&lt;/auth-address&gt;&lt;titles&gt;&lt;title&gt;Adaptive phenotypic plasticity in response to climate change in a wild bird population&lt;/title&gt;&lt;secondary-title&gt;Science&lt;/secondary-title&gt;&lt;alt-title&gt;Science&lt;/alt-title&gt;&lt;/titles&gt;&lt;periodical&gt;&lt;full-title&gt;Science&lt;/full-title&gt;&lt;abbr-1&gt;Science&lt;/abbr-1&gt;&lt;/periodical&gt;&lt;alt-periodical&gt;&lt;full-title&gt;Science&lt;/full-title&gt;&lt;abbr-1&gt;Science&lt;/abbr-1&gt;&lt;/alt-periodical&gt;&lt;pages&gt;800-803&lt;/pages&gt;&lt;volume&gt;320&lt;/volume&gt;&lt;number&gt;5877&lt;/number&gt;&lt;keywords&gt;&lt;keyword&gt;parus-major&lt;/keyword&gt;&lt;keyword&gt;long-term&lt;/keyword&gt;&lt;keyword&gt;selection&lt;/keyword&gt;&lt;keyword&gt;reproduction&lt;/keyword&gt;&lt;keyword&gt;temperature&lt;/keyword&gt;&lt;keyword&gt;phenology&lt;/keyword&gt;&lt;/keywords&gt;&lt;dates&gt;&lt;year&gt;2008&lt;/year&gt;&lt;pub-dates&gt;&lt;date&gt;May&lt;/date&gt;&lt;/pub-dates&gt;&lt;/dates&gt;&lt;isbn&gt;0036-8075&lt;/isbn&gt;&lt;accession-num&gt;WOS:000255644400043&lt;/accession-num&gt;&lt;work-type&gt;Article&lt;/work-type&gt;&lt;urls&gt;&lt;related-urls&gt;&lt;url&gt;&amp;lt;Go to ISI&amp;gt;://WOS:000255644400043&lt;/url&gt;&lt;/related-urls&gt;&lt;/urls&gt;&lt;electronic-resource-num&gt;10.1126/science.1157174&lt;/electronic-resource-num&gt;&lt;language&gt;English&lt;/language&gt;&lt;/record&gt;&lt;/Cite&gt;&lt;/EndNote&gt;</w:instrText>
      </w:r>
      <w:r w:rsidR="0047750B" w:rsidRPr="003B2E8D">
        <w:rPr>
          <w:color w:val="000000" w:themeColor="text1"/>
        </w:rPr>
        <w:fldChar w:fldCharType="separate"/>
      </w:r>
      <w:r w:rsidRPr="003B2E8D">
        <w:rPr>
          <w:noProof/>
          <w:color w:val="000000" w:themeColor="text1"/>
        </w:rPr>
        <w:t>(Charmantier</w:t>
      </w:r>
      <w:r w:rsidRPr="003B2E8D">
        <w:rPr>
          <w:i/>
          <w:noProof/>
          <w:color w:val="000000" w:themeColor="text1"/>
        </w:rPr>
        <w:t xml:space="preserve"> et al.</w:t>
      </w:r>
      <w:r w:rsidRPr="003B2E8D">
        <w:rPr>
          <w:noProof/>
          <w:color w:val="000000" w:themeColor="text1"/>
        </w:rPr>
        <w:t xml:space="preserve"> 2008)</w:t>
      </w:r>
      <w:r w:rsidR="0047750B" w:rsidRPr="003B2E8D">
        <w:rPr>
          <w:color w:val="000000" w:themeColor="text1"/>
        </w:rPr>
        <w:fldChar w:fldCharType="end"/>
      </w:r>
      <w:r w:rsidR="003B2E8D" w:rsidRPr="003B2E8D">
        <w:rPr>
          <w:color w:val="000000" w:themeColor="text1"/>
        </w:rPr>
        <w:t xml:space="preserve"> (environment-driven</w:t>
      </w:r>
      <w:r w:rsidR="007F12BC" w:rsidRPr="003B2E8D">
        <w:rPr>
          <w:color w:val="000000" w:themeColor="text1"/>
        </w:rPr>
        <w:t xml:space="preserve"> mechanism)</w:t>
      </w:r>
      <w:r w:rsidRPr="003B2E8D">
        <w:rPr>
          <w:color w:val="000000" w:themeColor="text1"/>
        </w:rPr>
        <w:t xml:space="preserve">. However, in others, trophic mismatches are occurring, selecting for earlier reproduction </w:t>
      </w:r>
      <w:r w:rsidR="0047750B" w:rsidRPr="003B2E8D">
        <w:rPr>
          <w:color w:val="000000" w:themeColor="text1"/>
        </w:rPr>
        <w:fldChar w:fldCharType="begin">
          <w:fldData xml:space="preserve">PEVuZE5vdGU+PENpdGU+PEF1dGhvcj5WaXNzZXI8L0F1dGhvcj48WWVhcj4xOTk4PC9ZZWFyPjxS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</w:fldData>
        </w:fldChar>
      </w:r>
      <w:r w:rsidRPr="003B2E8D">
        <w:rPr>
          <w:color w:val="000000" w:themeColor="text1"/>
        </w:rPr>
        <w:instrText xml:space="preserve"> ADDIN EN.CITE </w:instrText>
      </w:r>
      <w:r w:rsidR="0047750B" w:rsidRPr="003B2E8D">
        <w:rPr>
          <w:color w:val="000000" w:themeColor="text1"/>
        </w:rPr>
        <w:fldChar w:fldCharType="begin">
          <w:fldData xml:space="preserve">PEVuZE5vdGU+PENpdGU+PEF1dGhvcj5WaXNzZXI8L0F1dGhvcj48WWVhcj4xOTk4PC9ZZWFyPjxS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</w:fldData>
        </w:fldChar>
      </w:r>
      <w:r w:rsidRPr="003B2E8D">
        <w:rPr>
          <w:color w:val="000000" w:themeColor="text1"/>
        </w:rPr>
        <w:instrText xml:space="preserve"> ADDIN EN.CITE.DATA </w:instrText>
      </w:r>
      <w:r w:rsidR="0047750B" w:rsidRPr="003B2E8D">
        <w:rPr>
          <w:color w:val="000000" w:themeColor="text1"/>
        </w:rPr>
      </w:r>
      <w:r w:rsidR="0047750B" w:rsidRPr="003B2E8D">
        <w:rPr>
          <w:color w:val="000000" w:themeColor="text1"/>
        </w:rPr>
        <w:fldChar w:fldCharType="end"/>
      </w:r>
      <w:r w:rsidR="0047750B" w:rsidRPr="003B2E8D">
        <w:rPr>
          <w:color w:val="000000" w:themeColor="text1"/>
        </w:rPr>
      </w:r>
      <w:r w:rsidR="0047750B" w:rsidRPr="003B2E8D">
        <w:rPr>
          <w:color w:val="000000" w:themeColor="text1"/>
        </w:rPr>
        <w:fldChar w:fldCharType="separate"/>
      </w:r>
      <w:r w:rsidRPr="003B2E8D">
        <w:rPr>
          <w:noProof/>
          <w:color w:val="000000" w:themeColor="text1"/>
        </w:rPr>
        <w:t>(Visser</w:t>
      </w:r>
      <w:r w:rsidRPr="003B2E8D">
        <w:rPr>
          <w:i/>
          <w:noProof/>
          <w:color w:val="000000" w:themeColor="text1"/>
        </w:rPr>
        <w:t xml:space="preserve"> et al.</w:t>
      </w:r>
      <w:r w:rsidRPr="003B2E8D">
        <w:rPr>
          <w:noProof/>
          <w:color w:val="000000" w:themeColor="text1"/>
        </w:rPr>
        <w:t xml:space="preserve"> 1998)</w:t>
      </w:r>
      <w:r w:rsidR="0047750B" w:rsidRPr="003B2E8D">
        <w:rPr>
          <w:color w:val="000000" w:themeColor="text1"/>
        </w:rPr>
        <w:fldChar w:fldCharType="end"/>
      </w:r>
      <w:r w:rsidRPr="003B2E8D">
        <w:rPr>
          <w:color w:val="000000" w:themeColor="text1"/>
        </w:rPr>
        <w:t xml:space="preserve"> and greater plasticity in reproductive timing </w:t>
      </w:r>
      <w:r w:rsidR="0047750B" w:rsidRPr="003B2E8D">
        <w:rPr>
          <w:color w:val="000000" w:themeColor="text1"/>
        </w:rPr>
        <w:fldChar w:fldCharType="begin"/>
      </w:r>
      <w:r w:rsidRPr="003B2E8D">
        <w:rPr>
          <w:color w:val="000000" w:themeColor="text1"/>
        </w:rPr>
        <w:instrText xml:space="preserve"> ADDIN EN.CITE &lt;EndNote&gt;&lt;Cite&gt;&lt;Author&gt;Nussey&lt;/Author&gt;&lt;Year&gt;2005&lt;/Year&gt;&lt;RecNum&gt;229&lt;/RecNum&gt;&lt;DisplayText&gt;(Nussey&lt;style face="italic"&gt; et al.&lt;/style&gt; 2005)&lt;/DisplayText&gt;&lt;record&gt;&lt;rec-number&gt;229&lt;/rec-number&gt;&lt;foreign-keys&gt;&lt;key app="EN" db-id="tswepwzphrdd5teef5upp92y9wxtxvpzzvrz" timestamp="1379978121"&gt;229&lt;/key&gt;&lt;/foreign-keys&gt;&lt;ref-type name="Journal Article"&gt;17&lt;/ref-type&gt;&lt;contributors&gt;&lt;authors&gt;&lt;author&gt;Nussey, D. H.&lt;/author&gt;&lt;author&gt;Postma, E.&lt;/author&gt;&lt;author&gt;Gienapp, P.&lt;/author&gt;&lt;author&gt;Visser, M. E.&lt;/author&gt;&lt;/authors&gt;&lt;/contributors&gt;&lt;auth-address&gt;Netherlands Inst Ecol NIOO KNAW, NL-6666 ZG Heteren, Netherlands. Univ Edinburgh, Inst Evolutionary Biol, Edinburgh EH9 3JT, Midlothian, Scotland.&amp;#xD;Nussey, DH (reprint author), Netherlands Inst Ecol NIOO KNAW, POB 40, NL-6666 ZG Heteren, Netherlands.&amp;#xD;d.h.nussey@sms.ed.ac.uk&lt;/auth-address&gt;&lt;titles&gt;&lt;title&gt;Selection on heritable phenotypic plasticity in a wild bird population&lt;/title&gt;&lt;secondary-title&gt;Science&lt;/secondary-title&gt;&lt;alt-title&gt;Science&lt;/alt-title&gt;&lt;/titles&gt;&lt;periodical&gt;&lt;full-title&gt;Science&lt;/full-title&gt;&lt;abbr-1&gt;Science&lt;/abbr-1&gt;&lt;/periodical&gt;&lt;alt-periodical&gt;&lt;full-title&gt;Science&lt;/full-title&gt;&lt;abbr-1&gt;Science&lt;/abbr-1&gt;&lt;/alt-periodical&gt;&lt;pages&gt;304-306&lt;/pages&gt;&lt;volume&gt;310&lt;/volume&gt;&lt;number&gt;5746&lt;/number&gt;&lt;keywords&gt;&lt;keyword&gt;climate-change&lt;/keyword&gt;&lt;keyword&gt;genetic-variation&lt;/keyword&gt;&lt;keyword&gt;reaction norms&lt;/keyword&gt;&lt;keyword&gt;life-history&lt;/keyword&gt;&lt;keyword&gt;phenology&lt;/keyword&gt;&lt;keyword&gt;fluctuations&lt;/keyword&gt;&lt;keyword&gt;reproduction&lt;/keyword&gt;&lt;keyword&gt;responses&lt;/keyword&gt;&lt;keyword&gt;mismatch&lt;/keyword&gt;&lt;/keywords&gt;&lt;dates&gt;&lt;year&gt;2005&lt;/year&gt;&lt;pub-dates&gt;&lt;date&gt;Oct&lt;/date&gt;&lt;/pub-dates&gt;&lt;/dates&gt;&lt;isbn&gt;0036-8075&lt;/isbn&gt;&lt;accession-num&gt;WOS:000232670100049&lt;/accession-num&gt;&lt;work-type&gt;Article&lt;/work-type&gt;&lt;urls&gt;&lt;related-urls&gt;&lt;url&gt;&amp;lt;Go to ISI&amp;gt;://WOS:000232670100049&lt;/url&gt;&lt;/related-urls&gt;&lt;/urls&gt;&lt;electronic-resource-num&gt;10.1126/science.1117004&lt;/electronic-resource-num&gt;&lt;language&gt;English&lt;/language&gt;&lt;/record&gt;&lt;/Cite&gt;&lt;/EndNote&gt;</w:instrText>
      </w:r>
      <w:r w:rsidR="0047750B" w:rsidRPr="003B2E8D">
        <w:rPr>
          <w:color w:val="000000" w:themeColor="text1"/>
        </w:rPr>
        <w:fldChar w:fldCharType="separate"/>
      </w:r>
      <w:r w:rsidRPr="003B2E8D">
        <w:rPr>
          <w:noProof/>
          <w:color w:val="000000" w:themeColor="text1"/>
        </w:rPr>
        <w:t>(Nussey</w:t>
      </w:r>
      <w:r w:rsidRPr="003B2E8D">
        <w:rPr>
          <w:i/>
          <w:noProof/>
          <w:color w:val="000000" w:themeColor="text1"/>
        </w:rPr>
        <w:t xml:space="preserve"> et al.</w:t>
      </w:r>
      <w:r w:rsidRPr="003B2E8D">
        <w:rPr>
          <w:noProof/>
          <w:color w:val="000000" w:themeColor="text1"/>
        </w:rPr>
        <w:t xml:space="preserve"> 2005)</w:t>
      </w:r>
      <w:r w:rsidR="0047750B" w:rsidRPr="003B2E8D">
        <w:rPr>
          <w:color w:val="000000" w:themeColor="text1"/>
        </w:rPr>
        <w:fldChar w:fldCharType="end"/>
      </w:r>
      <w:r w:rsidR="007F12BC" w:rsidRPr="003B2E8D">
        <w:rPr>
          <w:color w:val="000000" w:themeColor="text1"/>
        </w:rPr>
        <w:t xml:space="preserve"> (evolutionary-response mechanism)</w:t>
      </w:r>
      <w:r w:rsidRPr="003B2E8D">
        <w:rPr>
          <w:color w:val="000000" w:themeColor="text1"/>
        </w:rPr>
        <w:t xml:space="preserve">. This well-studied system shows that even within </w:t>
      </w:r>
      <w:r w:rsidR="007F12BC" w:rsidRPr="003B2E8D">
        <w:rPr>
          <w:color w:val="000000" w:themeColor="text1"/>
        </w:rPr>
        <w:t xml:space="preserve">one species, </w:t>
      </w:r>
      <w:r w:rsidRPr="003B2E8D">
        <w:rPr>
          <w:color w:val="000000" w:themeColor="text1"/>
        </w:rPr>
        <w:t>phenologic</w:t>
      </w:r>
      <w:r w:rsidR="007F12BC" w:rsidRPr="003B2E8D">
        <w:rPr>
          <w:color w:val="000000" w:themeColor="text1"/>
        </w:rPr>
        <w:t xml:space="preserve">al shifts are variable and </w:t>
      </w:r>
      <w:r w:rsidRPr="003B2E8D">
        <w:rPr>
          <w:color w:val="000000" w:themeColor="text1"/>
        </w:rPr>
        <w:t>this variation arises from multiple sources</w:t>
      </w:r>
      <w:r w:rsidR="007F12BC" w:rsidRPr="003B2E8D">
        <w:rPr>
          <w:color w:val="000000" w:themeColor="text1"/>
        </w:rPr>
        <w:t>- across taxa we should expect both the variation in phenological response and mechanism to be even broader.</w:t>
      </w:r>
    </w:p>
    <w:p w14:paraId="36E6C769" w14:textId="77777777" w:rsidR="001D0D51" w:rsidRPr="003B2E8D" w:rsidRDefault="001D0D51" w:rsidP="007F12BC">
      <w:pPr>
        <w:pStyle w:val="Normal1"/>
        <w:spacing w:before="100" w:beforeAutospacing="1" w:after="100" w:afterAutospacing="1" w:line="480" w:lineRule="auto"/>
        <w:rPr>
          <w:color w:val="000000" w:themeColor="text1"/>
        </w:rPr>
      </w:pPr>
      <w:commentRangeStart w:id="587"/>
      <w:r w:rsidRPr="003B2E8D">
        <w:rPr>
          <w:color w:val="000000" w:themeColor="text1"/>
        </w:rPr>
        <w:t>Conclusion</w:t>
      </w:r>
      <w:commentRangeEnd w:id="587"/>
      <w:r w:rsidR="00557F30" w:rsidRPr="003B2E8D">
        <w:rPr>
          <w:rStyle w:val="CommentReference"/>
        </w:rPr>
        <w:commentReference w:id="587"/>
      </w:r>
    </w:p>
    <w:p w14:paraId="4E7CD837" w14:textId="77777777" w:rsidR="00A4737D" w:rsidRDefault="001D0D51" w:rsidP="00F7583F">
      <w:pPr>
        <w:pStyle w:val="Normal1"/>
        <w:spacing w:before="100" w:beforeAutospacing="1" w:after="100" w:afterAutospacing="1" w:line="480" w:lineRule="auto"/>
        <w:rPr>
          <w:color w:val="000000" w:themeColor="text1"/>
        </w:rPr>
      </w:pPr>
      <w:r w:rsidRPr="003B2E8D">
        <w:rPr>
          <w:color w:val="000000" w:themeColor="text1"/>
        </w:rPr>
        <w:t>A combination of</w:t>
      </w:r>
      <w:r w:rsidR="00A4737D">
        <w:rPr>
          <w:color w:val="000000" w:themeColor="text1"/>
        </w:rPr>
        <w:t xml:space="preserve"> environment-, organism response-</w:t>
      </w:r>
      <w:r w:rsidR="007F12BC" w:rsidRPr="003B2E8D">
        <w:rPr>
          <w:color w:val="000000" w:themeColor="text1"/>
        </w:rPr>
        <w:t>, and evolution-driven mechanisms likely under</w:t>
      </w:r>
      <w:r w:rsidRPr="003B2E8D">
        <w:rPr>
          <w:color w:val="000000" w:themeColor="text1"/>
        </w:rPr>
        <w:t>pin contemporary phenological shifts and contribute to their variability. In some cases, general patterns of phenological shift may emerge with additional data and more robust analyses</w:t>
      </w:r>
      <w:r w:rsidR="00F7583F" w:rsidRPr="003B2E8D">
        <w:rPr>
          <w:color w:val="000000" w:themeColor="text1"/>
        </w:rPr>
        <w:t>. How</w:t>
      </w:r>
      <w:r w:rsidR="00A4737D">
        <w:rPr>
          <w:color w:val="000000" w:themeColor="text1"/>
        </w:rPr>
        <w:t>ever, in others</w:t>
      </w:r>
      <w:r w:rsidR="00F7583F" w:rsidRPr="003B2E8D">
        <w:rPr>
          <w:color w:val="000000" w:themeColor="text1"/>
        </w:rPr>
        <w:t xml:space="preserve"> the diversity of </w:t>
      </w:r>
      <w:r w:rsidR="00FE5FD0" w:rsidRPr="003B2E8D">
        <w:rPr>
          <w:color w:val="000000" w:themeColor="text1"/>
        </w:rPr>
        <w:t xml:space="preserve">causative </w:t>
      </w:r>
      <w:r w:rsidR="00F7583F" w:rsidRPr="003B2E8D">
        <w:rPr>
          <w:color w:val="000000" w:themeColor="text1"/>
        </w:rPr>
        <w:t xml:space="preserve">mechanisms </w:t>
      </w:r>
      <w:r w:rsidR="00A4737D">
        <w:rPr>
          <w:color w:val="000000" w:themeColor="text1"/>
        </w:rPr>
        <w:t>contributing to phenological change</w:t>
      </w:r>
      <w:r w:rsidR="00F7583F" w:rsidRPr="003B2E8D">
        <w:rPr>
          <w:color w:val="000000" w:themeColor="text1"/>
        </w:rPr>
        <w:t xml:space="preserve"> </w:t>
      </w:r>
      <w:r w:rsidR="00A4737D">
        <w:rPr>
          <w:color w:val="000000" w:themeColor="text1"/>
        </w:rPr>
        <w:t>may mean</w:t>
      </w:r>
      <w:r w:rsidR="00F7583F" w:rsidRPr="003B2E8D">
        <w:rPr>
          <w:color w:val="000000" w:themeColor="text1"/>
        </w:rPr>
        <w:t xml:space="preserve"> that strong universal pat</w:t>
      </w:r>
      <w:r w:rsidR="00557F30" w:rsidRPr="003B2E8D">
        <w:rPr>
          <w:color w:val="000000" w:themeColor="text1"/>
        </w:rPr>
        <w:t>terns of phenological shift will</w:t>
      </w:r>
      <w:r w:rsidR="00A4737D">
        <w:rPr>
          <w:color w:val="000000" w:themeColor="text1"/>
        </w:rPr>
        <w:t xml:space="preserve"> not be found. Instead of becoming</w:t>
      </w:r>
      <w:r w:rsidR="00F7583F" w:rsidRPr="003B2E8D">
        <w:rPr>
          <w:color w:val="000000" w:themeColor="text1"/>
        </w:rPr>
        <w:t xml:space="preserve"> d</w:t>
      </w:r>
      <w:r w:rsidR="00A4737D">
        <w:rPr>
          <w:color w:val="000000" w:themeColor="text1"/>
        </w:rPr>
        <w:t xml:space="preserve">iscouraged by the difficulty of </w:t>
      </w:r>
      <w:r w:rsidR="00F7583F" w:rsidRPr="003B2E8D">
        <w:rPr>
          <w:color w:val="000000" w:themeColor="text1"/>
        </w:rPr>
        <w:t>making global generalizations about phenological shift, we encourage researchers to consider the opportunity provided by contextually dependent predictions.</w:t>
      </w:r>
      <w:r w:rsidR="00557F30" w:rsidRPr="003B2E8D">
        <w:rPr>
          <w:color w:val="000000" w:themeColor="text1"/>
        </w:rPr>
        <w:t xml:space="preserve"> </w:t>
      </w:r>
    </w:p>
    <w:p w14:paraId="267FA45A" w14:textId="77777777" w:rsidR="00F7583F" w:rsidRPr="003B2E8D" w:rsidRDefault="00A4737D" w:rsidP="00F7583F">
      <w:pPr>
        <w:pStyle w:val="Normal1"/>
        <w:spacing w:before="100" w:beforeAutospacing="1" w:after="100" w:afterAutospacing="1" w:line="480" w:lineRule="auto"/>
        <w:rPr>
          <w:color w:val="000000" w:themeColor="text1"/>
        </w:rPr>
      </w:pPr>
      <w:r>
        <w:rPr>
          <w:color w:val="000000" w:themeColor="text1"/>
        </w:rPr>
        <w:t>Greater power to predict future phenological shifts</w:t>
      </w:r>
      <w:r w:rsidR="00F7583F" w:rsidRPr="003B2E8D">
        <w:rPr>
          <w:color w:val="000000" w:themeColor="text1"/>
        </w:rPr>
        <w:t xml:space="preserve"> may be found if researchers </w:t>
      </w:r>
      <w:r>
        <w:rPr>
          <w:color w:val="000000" w:themeColor="text1"/>
        </w:rPr>
        <w:t>identify</w:t>
      </w:r>
      <w:r w:rsidR="00F7583F" w:rsidRPr="003B2E8D">
        <w:rPr>
          <w:color w:val="000000" w:themeColor="text1"/>
        </w:rPr>
        <w:t xml:space="preserve"> contexts where a common mechanism </w:t>
      </w:r>
      <w:r w:rsidR="00075CC6" w:rsidRPr="003B2E8D">
        <w:rPr>
          <w:color w:val="000000" w:themeColor="text1"/>
        </w:rPr>
        <w:t>(</w:t>
      </w:r>
      <w:r w:rsidR="00F7583F" w:rsidRPr="003B2E8D">
        <w:rPr>
          <w:color w:val="000000" w:themeColor="text1"/>
        </w:rPr>
        <w:t>or mechanisms</w:t>
      </w:r>
      <w:r w:rsidR="00075CC6" w:rsidRPr="003B2E8D">
        <w:rPr>
          <w:color w:val="000000" w:themeColor="text1"/>
        </w:rPr>
        <w:t>)</w:t>
      </w:r>
      <w:r>
        <w:rPr>
          <w:color w:val="000000" w:themeColor="text1"/>
        </w:rPr>
        <w:t xml:space="preserve"> of strong effect </w:t>
      </w:r>
      <w:r w:rsidR="00F7583F" w:rsidRPr="003B2E8D">
        <w:rPr>
          <w:color w:val="000000" w:themeColor="text1"/>
        </w:rPr>
        <w:t xml:space="preserve">explain phenological response. </w:t>
      </w:r>
      <w:r w:rsidR="001D2FDE" w:rsidRPr="003B2E8D">
        <w:rPr>
          <w:color w:val="000000" w:themeColor="text1"/>
        </w:rPr>
        <w:t>If we identify cases in which we ex</w:t>
      </w:r>
      <w:r w:rsidR="00557F30" w:rsidRPr="003B2E8D">
        <w:rPr>
          <w:color w:val="000000" w:themeColor="text1"/>
        </w:rPr>
        <w:t>pect organisms in a specific taxonomic gro</w:t>
      </w:r>
      <w:r w:rsidR="003B2E8D" w:rsidRPr="003B2E8D">
        <w:rPr>
          <w:color w:val="000000" w:themeColor="text1"/>
        </w:rPr>
        <w:t xml:space="preserve">up or habitat to be </w:t>
      </w:r>
      <w:r w:rsidR="00FE5FD0" w:rsidRPr="003B2E8D">
        <w:rPr>
          <w:color w:val="000000" w:themeColor="text1"/>
        </w:rPr>
        <w:t xml:space="preserve">affected by the </w:t>
      </w:r>
      <w:r w:rsidR="001D2FDE" w:rsidRPr="003B2E8D">
        <w:rPr>
          <w:color w:val="000000" w:themeColor="text1"/>
        </w:rPr>
        <w:t xml:space="preserve">same </w:t>
      </w:r>
      <w:r w:rsidR="00FE5FD0" w:rsidRPr="003B2E8D">
        <w:rPr>
          <w:color w:val="000000" w:themeColor="text1"/>
        </w:rPr>
        <w:t xml:space="preserve">causative </w:t>
      </w:r>
      <w:r w:rsidR="001D2FDE" w:rsidRPr="003B2E8D">
        <w:rPr>
          <w:color w:val="000000" w:themeColor="text1"/>
        </w:rPr>
        <w:t>mechanism</w:t>
      </w:r>
      <w:r w:rsidR="00075CC6" w:rsidRPr="003B2E8D">
        <w:rPr>
          <w:color w:val="000000" w:themeColor="text1"/>
        </w:rPr>
        <w:t>(s)</w:t>
      </w:r>
      <w:r w:rsidR="001D2FDE" w:rsidRPr="003B2E8D">
        <w:rPr>
          <w:color w:val="000000" w:themeColor="text1"/>
        </w:rPr>
        <w:t xml:space="preserve">, we may be able to </w:t>
      </w:r>
      <w:r w:rsidR="00075CC6" w:rsidRPr="003B2E8D">
        <w:rPr>
          <w:color w:val="000000" w:themeColor="text1"/>
        </w:rPr>
        <w:t xml:space="preserve">better predict </w:t>
      </w:r>
      <w:r w:rsidR="001D2FDE" w:rsidRPr="003B2E8D">
        <w:rPr>
          <w:color w:val="000000" w:themeColor="text1"/>
        </w:rPr>
        <w:t>their phenol</w:t>
      </w:r>
      <w:r>
        <w:rPr>
          <w:color w:val="000000" w:themeColor="text1"/>
        </w:rPr>
        <w:t xml:space="preserve">ogical response to </w:t>
      </w:r>
      <w:r w:rsidR="001D2FDE" w:rsidRPr="003B2E8D">
        <w:rPr>
          <w:color w:val="000000" w:themeColor="text1"/>
        </w:rPr>
        <w:t>climate change.</w:t>
      </w:r>
      <w:r w:rsidR="00075CC6" w:rsidRPr="003B2E8D">
        <w:rPr>
          <w:color w:val="000000" w:themeColor="text1"/>
        </w:rPr>
        <w:t xml:space="preserve"> The framework of Figure 2 (EPRs, etc) provides a useful tool to systematically evaluate how single or multiple mechanisms can influence phenological shift.</w:t>
      </w:r>
      <w:r w:rsidR="000F0180" w:rsidRPr="003B2E8D">
        <w:rPr>
          <w:color w:val="000000" w:themeColor="text1"/>
        </w:rPr>
        <w:t xml:space="preserve"> </w:t>
      </w:r>
    </w:p>
    <w:p w14:paraId="09D0D987" w14:textId="77777777" w:rsidR="00075CC6" w:rsidRPr="003B2E8D" w:rsidRDefault="003B2E8D" w:rsidP="001D2FDE">
      <w:pPr>
        <w:pStyle w:val="Normal1"/>
        <w:spacing w:before="100" w:beforeAutospacing="1" w:after="100" w:afterAutospacing="1" w:line="480" w:lineRule="auto"/>
        <w:rPr>
          <w:color w:val="000000" w:themeColor="text1"/>
        </w:rPr>
      </w:pPr>
      <w:r w:rsidRPr="003B2E8D">
        <w:rPr>
          <w:color w:val="000000" w:themeColor="text1"/>
        </w:rPr>
        <w:lastRenderedPageBreak/>
        <w:t>The potential benefits of developing a more robust understanding of the causative mechanisms underpinning phenological shift are numerous. C</w:t>
      </w:r>
      <w:r w:rsidR="00FE5FD0" w:rsidRPr="003B2E8D">
        <w:rPr>
          <w:color w:val="000000" w:themeColor="text1"/>
        </w:rPr>
        <w:t>ausative mechanisms may help us understand variation in phenological shift- i.e. when specific cases of phenolog</w:t>
      </w:r>
      <w:r w:rsidRPr="003B2E8D">
        <w:rPr>
          <w:color w:val="000000" w:themeColor="text1"/>
        </w:rPr>
        <w:t xml:space="preserve">ical shift deviate from what is </w:t>
      </w:r>
      <w:r w:rsidR="00FE5FD0" w:rsidRPr="003B2E8D">
        <w:rPr>
          <w:color w:val="000000" w:themeColor="text1"/>
        </w:rPr>
        <w:t xml:space="preserve">predicted by a general correlative pattern. For </w:t>
      </w:r>
      <w:r w:rsidRPr="003B2E8D">
        <w:rPr>
          <w:color w:val="000000" w:themeColor="text1"/>
        </w:rPr>
        <w:t>example</w:t>
      </w:r>
      <w:r w:rsidR="00FE5FD0" w:rsidRPr="003B2E8D">
        <w:rPr>
          <w:color w:val="000000" w:themeColor="text1"/>
        </w:rPr>
        <w:t xml:space="preserve"> if </w:t>
      </w:r>
      <w:r w:rsidRPr="003B2E8D">
        <w:rPr>
          <w:color w:val="000000" w:themeColor="text1"/>
        </w:rPr>
        <w:t xml:space="preserve">early spring temperature </w:t>
      </w:r>
      <w:r w:rsidR="00A4737D">
        <w:rPr>
          <w:color w:val="000000" w:themeColor="text1"/>
        </w:rPr>
        <w:t>is one of the main cues</w:t>
      </w:r>
      <w:r w:rsidRPr="003B2E8D">
        <w:rPr>
          <w:color w:val="000000" w:themeColor="text1"/>
        </w:rPr>
        <w:t xml:space="preserve"> leading ESS to shift phenology more than LSS, we might expect that in regions where temperature has changed less, the differences in phenological shift between ESS and LSS will be smaller. </w:t>
      </w:r>
      <w:r w:rsidR="005D2A7D" w:rsidRPr="003B2E8D">
        <w:rPr>
          <w:color w:val="000000" w:themeColor="text1"/>
        </w:rPr>
        <w:t>Developing a more mechanistic understanding of phenological shifts</w:t>
      </w:r>
      <w:r w:rsidR="00A4737D">
        <w:rPr>
          <w:color w:val="000000" w:themeColor="text1"/>
        </w:rPr>
        <w:t>, including identifying important phenological cues, could</w:t>
      </w:r>
      <w:r w:rsidR="005D2A7D" w:rsidRPr="003B2E8D">
        <w:rPr>
          <w:color w:val="000000" w:themeColor="text1"/>
        </w:rPr>
        <w:t xml:space="preserve"> also im</w:t>
      </w:r>
      <w:r w:rsidR="00A4737D">
        <w:rPr>
          <w:color w:val="000000" w:themeColor="text1"/>
        </w:rPr>
        <w:t xml:space="preserve">prove our ability to </w:t>
      </w:r>
      <w:r w:rsidR="005D2A7D" w:rsidRPr="003B2E8D">
        <w:rPr>
          <w:color w:val="000000" w:themeColor="text1"/>
        </w:rPr>
        <w:t>predict future shifts if organisms are exposed to trul</w:t>
      </w:r>
      <w:r w:rsidR="00FE5FD0" w:rsidRPr="003B2E8D">
        <w:rPr>
          <w:color w:val="000000" w:themeColor="text1"/>
        </w:rPr>
        <w:t>y novel environments. A better understandi</w:t>
      </w:r>
      <w:r w:rsidR="00A4737D">
        <w:rPr>
          <w:color w:val="000000" w:themeColor="text1"/>
        </w:rPr>
        <w:t>ng of  causative mechanisms</w:t>
      </w:r>
      <w:r w:rsidR="00FE5FD0" w:rsidRPr="003B2E8D">
        <w:rPr>
          <w:color w:val="000000" w:themeColor="text1"/>
        </w:rPr>
        <w:t xml:space="preserve"> may </w:t>
      </w:r>
      <w:r w:rsidR="00075CC6" w:rsidRPr="003B2E8D">
        <w:rPr>
          <w:color w:val="000000" w:themeColor="text1"/>
        </w:rPr>
        <w:t xml:space="preserve">also </w:t>
      </w:r>
      <w:r w:rsidR="001D2FDE" w:rsidRPr="003B2E8D">
        <w:rPr>
          <w:color w:val="000000" w:themeColor="text1"/>
        </w:rPr>
        <w:t>improve our ability to predict when phenological shifts (or lack there-of) will have negative consequences.</w:t>
      </w:r>
      <w:r w:rsidR="00075CC6" w:rsidRPr="003B2E8D">
        <w:rPr>
          <w:color w:val="000000" w:themeColor="text1"/>
        </w:rPr>
        <w:t xml:space="preserve"> For example, when interacting species (e.g. predator and prey) utilize similar mechanisms to respond to climate change, we might expect their </w:t>
      </w:r>
      <w:r w:rsidR="00A4737D">
        <w:rPr>
          <w:color w:val="000000" w:themeColor="text1"/>
        </w:rPr>
        <w:t xml:space="preserve">to </w:t>
      </w:r>
      <w:r w:rsidR="00075CC6" w:rsidRPr="003B2E8D">
        <w:rPr>
          <w:color w:val="000000" w:themeColor="text1"/>
        </w:rPr>
        <w:t>interactions remain stable despite environmental change. However</w:t>
      </w:r>
      <w:r w:rsidR="004E4C94" w:rsidRPr="003B2E8D">
        <w:rPr>
          <w:color w:val="000000" w:themeColor="text1"/>
        </w:rPr>
        <w:t>,</w:t>
      </w:r>
      <w:r w:rsidR="00075CC6" w:rsidRPr="003B2E8D">
        <w:rPr>
          <w:color w:val="000000" w:themeColor="text1"/>
        </w:rPr>
        <w:t xml:space="preserve"> in cases when interacting species utilize different mechanisms, climate change could dramatically alter the structure of ecological communities, causing some populations to suffer.</w:t>
      </w:r>
    </w:p>
    <w:p w14:paraId="2C35D8CD" w14:textId="77777777" w:rsidR="0097390A" w:rsidRPr="00A4737D" w:rsidRDefault="00075CC6" w:rsidP="00B06F9A">
      <w:pPr>
        <w:pStyle w:val="Normal1"/>
        <w:spacing w:before="100" w:after="100" w:line="480" w:lineRule="auto"/>
        <w:rPr>
          <w:color w:val="000000" w:themeColor="text1"/>
        </w:rPr>
      </w:pPr>
      <w:r w:rsidRPr="003B2E8D">
        <w:rPr>
          <w:color w:val="000000" w:themeColor="text1"/>
        </w:rPr>
        <w:t>Tremendous opportunity exists for improved collaboration as scientists seek to understand the response of species to global climate change.</w:t>
      </w:r>
      <w:r w:rsidR="00A4737D">
        <w:rPr>
          <w:color w:val="000000" w:themeColor="text1"/>
        </w:rPr>
        <w:t xml:space="preserve"> Our analysis highlights</w:t>
      </w:r>
      <w:r w:rsidRPr="003B2E8D">
        <w:rPr>
          <w:color w:val="000000" w:themeColor="text1"/>
        </w:rPr>
        <w:t xml:space="preserve"> </w:t>
      </w:r>
      <w:r w:rsidR="00A4737D">
        <w:rPr>
          <w:color w:val="000000" w:themeColor="text1"/>
        </w:rPr>
        <w:t xml:space="preserve">exciting opportunities for collaboration between scientists </w:t>
      </w:r>
      <w:r w:rsidRPr="003B2E8D">
        <w:rPr>
          <w:color w:val="000000" w:themeColor="text1"/>
        </w:rPr>
        <w:t xml:space="preserve">seeking </w:t>
      </w:r>
      <w:r w:rsidR="00A4737D">
        <w:rPr>
          <w:color w:val="000000" w:themeColor="text1"/>
        </w:rPr>
        <w:t xml:space="preserve">to integrate </w:t>
      </w:r>
      <w:r w:rsidRPr="003B2E8D">
        <w:rPr>
          <w:color w:val="000000" w:themeColor="text1"/>
        </w:rPr>
        <w:t xml:space="preserve">ecological, evolutionary, and physiological explanations for </w:t>
      </w:r>
      <w:r w:rsidR="004E4C94" w:rsidRPr="003B2E8D">
        <w:rPr>
          <w:color w:val="000000" w:themeColor="text1"/>
        </w:rPr>
        <w:t>species</w:t>
      </w:r>
      <w:r w:rsidR="00A4737D">
        <w:rPr>
          <w:color w:val="000000" w:themeColor="text1"/>
        </w:rPr>
        <w:t>’</w:t>
      </w:r>
      <w:r w:rsidR="004E4C94" w:rsidRPr="003B2E8D">
        <w:rPr>
          <w:color w:val="000000" w:themeColor="text1"/>
        </w:rPr>
        <w:t xml:space="preserve"> response to </w:t>
      </w:r>
      <w:r w:rsidRPr="003B2E8D">
        <w:rPr>
          <w:color w:val="000000" w:themeColor="text1"/>
        </w:rPr>
        <w:t>environmental chang</w:t>
      </w:r>
      <w:r w:rsidR="00A4737D">
        <w:rPr>
          <w:color w:val="000000" w:themeColor="text1"/>
        </w:rPr>
        <w:t>e.</w:t>
      </w:r>
      <w:r w:rsidRPr="003B2E8D">
        <w:rPr>
          <w:color w:val="000000" w:themeColor="text1"/>
        </w:rPr>
        <w:t xml:space="preserve"> </w:t>
      </w:r>
    </w:p>
    <w:p w14:paraId="28CAF243" w14:textId="77777777" w:rsidR="00A4737D" w:rsidRDefault="00A4737D" w:rsidP="00B06F9A">
      <w:pPr>
        <w:pStyle w:val="Normal1"/>
        <w:spacing w:before="100" w:beforeAutospacing="1" w:after="100" w:afterAutospacing="1" w:line="480" w:lineRule="auto"/>
        <w:rPr>
          <w:bCs/>
          <w:color w:val="000000" w:themeColor="text1"/>
        </w:rPr>
      </w:pPr>
    </w:p>
    <w:p w14:paraId="0CBCBA40" w14:textId="77777777" w:rsidR="00661979" w:rsidRPr="003B2E8D" w:rsidRDefault="00FD65FC" w:rsidP="00B06F9A">
      <w:pPr>
        <w:pStyle w:val="Normal1"/>
        <w:spacing w:before="100" w:beforeAutospacing="1" w:after="100" w:afterAutospacing="1" w:line="480" w:lineRule="auto"/>
        <w:rPr>
          <w:bCs/>
          <w:color w:val="000000" w:themeColor="text1"/>
        </w:rPr>
      </w:pPr>
      <w:r w:rsidRPr="003B2E8D">
        <w:rPr>
          <w:bCs/>
          <w:color w:val="000000" w:themeColor="text1"/>
        </w:rPr>
        <w:t>Acknowledgements</w:t>
      </w:r>
    </w:p>
    <w:p w14:paraId="3F41EEC9" w14:textId="77777777" w:rsidR="00661979" w:rsidRPr="003B2E8D" w:rsidRDefault="00272383" w:rsidP="00B06F9A">
      <w:pPr>
        <w:pStyle w:val="Normal1"/>
        <w:spacing w:before="100" w:beforeAutospacing="1" w:after="100" w:afterAutospacing="1" w:line="480" w:lineRule="auto"/>
      </w:pPr>
      <w:r w:rsidRPr="003B2E8D">
        <w:rPr>
          <w:color w:val="000000" w:themeColor="text1"/>
        </w:rPr>
        <w:t>We’d like to thank Tom Hahn, Andy Sih, Marilyn Ramenofsky</w:t>
      </w:r>
      <w:r w:rsidR="00D53682" w:rsidRPr="003B2E8D">
        <w:rPr>
          <w:color w:val="000000" w:themeColor="text1"/>
        </w:rPr>
        <w:t>, and Jill Hamilton</w:t>
      </w:r>
      <w:r w:rsidRPr="003B2E8D">
        <w:rPr>
          <w:color w:val="000000" w:themeColor="text1"/>
        </w:rPr>
        <w:t xml:space="preserve"> whose thoughtful conversation in the early stages of this manuscript informed our ideas and direction. </w:t>
      </w:r>
      <w:r w:rsidRPr="003B2E8D">
        <w:rPr>
          <w:color w:val="000000" w:themeColor="text1"/>
        </w:rPr>
        <w:lastRenderedPageBreak/>
        <w:t>We’d also like to thank members of the UC Davis Environmental Endocrinology Group for providing feedback on an early draft of this manuscript.</w:t>
      </w:r>
      <w:r w:rsidR="00D53682" w:rsidRPr="003B2E8D">
        <w:rPr>
          <w:color w:val="000000" w:themeColor="text1"/>
        </w:rPr>
        <w:t xml:space="preserve"> </w:t>
      </w:r>
      <w:r w:rsidR="00BE4FE2" w:rsidRPr="003B2E8D">
        <w:rPr>
          <w:color w:val="000000" w:themeColor="text1"/>
        </w:rPr>
        <w:t xml:space="preserve">This project was supported in part by an NSF </w:t>
      </w:r>
      <w:r w:rsidR="00075EC7" w:rsidRPr="003B2E8D">
        <w:rPr>
          <w:color w:val="000000" w:themeColor="text1"/>
        </w:rPr>
        <w:t>Graduate Research Fellowship</w:t>
      </w:r>
      <w:r w:rsidR="00BE4FE2" w:rsidRPr="003B2E8D">
        <w:rPr>
          <w:color w:val="000000" w:themeColor="text1"/>
        </w:rPr>
        <w:t xml:space="preserve"> to </w:t>
      </w:r>
      <w:r w:rsidR="00D53682" w:rsidRPr="003B2E8D">
        <w:rPr>
          <w:color w:val="000000" w:themeColor="text1"/>
        </w:rPr>
        <w:t xml:space="preserve">HEC and SME </w:t>
      </w:r>
      <w:r w:rsidR="00BE4FE2" w:rsidRPr="003B2E8D">
        <w:rPr>
          <w:color w:val="000000" w:themeColor="text1"/>
        </w:rPr>
        <w:t xml:space="preserve">and an NSF CAREER grant to LHY (DEB-1253101). </w:t>
      </w:r>
      <w:r w:rsidR="4029EF26" w:rsidRPr="003B2E8D">
        <w:br w:type="page"/>
      </w:r>
    </w:p>
    <w:p w14:paraId="5F725E13" w14:textId="77777777" w:rsidR="00661979" w:rsidRDefault="05A4165C" w:rsidP="00B06F9A">
      <w:pPr>
        <w:pStyle w:val="Normal1"/>
        <w:spacing w:before="100" w:beforeAutospacing="1" w:after="100" w:afterAutospacing="1" w:line="480" w:lineRule="auto"/>
        <w:rPr>
          <w:b/>
          <w:color w:val="000000" w:themeColor="text1"/>
        </w:rPr>
      </w:pPr>
      <w:commentRangeStart w:id="588"/>
      <w:commentRangeStart w:id="589"/>
      <w:r w:rsidRPr="00FB2CED">
        <w:rPr>
          <w:b/>
          <w:bCs/>
          <w:color w:val="000000" w:themeColor="text1"/>
        </w:rPr>
        <w:lastRenderedPageBreak/>
        <w:t>References</w:t>
      </w:r>
      <w:commentRangeEnd w:id="588"/>
      <w:r w:rsidR="00975C92">
        <w:rPr>
          <w:rStyle w:val="CommentReference"/>
        </w:rPr>
        <w:commentReference w:id="588"/>
      </w:r>
      <w:commentRangeEnd w:id="589"/>
      <w:r w:rsidR="005F5DD5">
        <w:rPr>
          <w:rStyle w:val="CommentReference"/>
        </w:rPr>
        <w:commentReference w:id="589"/>
      </w:r>
    </w:p>
    <w:commentRangeStart w:id="590"/>
    <w:p w14:paraId="418FDC90" w14:textId="77777777" w:rsidR="0097390A" w:rsidRPr="0097390A" w:rsidRDefault="0047750B" w:rsidP="0097390A">
      <w:pPr>
        <w:pStyle w:val="EndNoteBibliography"/>
        <w:ind w:left="720" w:hanging="720"/>
      </w:pPr>
      <w:r w:rsidRPr="00FB2CED">
        <w:fldChar w:fldCharType="begin"/>
      </w:r>
      <w:r w:rsidR="009B27C0" w:rsidRPr="00FB2CED">
        <w:instrText xml:space="preserve"> ADDIN EN.REFLIST </w:instrText>
      </w:r>
      <w:r w:rsidRPr="00FB2CED">
        <w:fldChar w:fldCharType="separate"/>
      </w:r>
      <w:r w:rsidR="0097390A" w:rsidRPr="0097390A">
        <w:t>1.</w:t>
      </w:r>
    </w:p>
    <w:p w14:paraId="470D5C19" w14:textId="77777777" w:rsidR="0097390A" w:rsidRPr="0097390A" w:rsidRDefault="0097390A" w:rsidP="0097390A">
      <w:pPr>
        <w:pStyle w:val="EndNoteBibliography"/>
        <w:ind w:left="720" w:hanging="720"/>
      </w:pPr>
      <w:r w:rsidRPr="0097390A">
        <w:t xml:space="preserve">Abu-Asab, M.S., Peterson, P.M., Shetler, S.G. &amp; Orli, S.S. (2001). Earlier plant flowering in spring as a response to global warming in the Washington, DC, area. </w:t>
      </w:r>
      <w:r w:rsidRPr="0097390A">
        <w:rPr>
          <w:i/>
        </w:rPr>
        <w:t>Biodiversity &amp; Conservation</w:t>
      </w:r>
      <w:r w:rsidRPr="0097390A">
        <w:t>, 10, 597-612.</w:t>
      </w:r>
    </w:p>
    <w:p w14:paraId="6693187A" w14:textId="77777777" w:rsidR="0097390A" w:rsidRPr="0097390A" w:rsidRDefault="0097390A" w:rsidP="0097390A">
      <w:pPr>
        <w:pStyle w:val="EndNoteBibliography"/>
        <w:ind w:left="720" w:hanging="720"/>
      </w:pPr>
      <w:r w:rsidRPr="0097390A">
        <w:t>2.</w:t>
      </w:r>
    </w:p>
    <w:p w14:paraId="341EE1A7" w14:textId="77777777" w:rsidR="0097390A" w:rsidRPr="0097390A" w:rsidRDefault="0097390A" w:rsidP="0097390A">
      <w:pPr>
        <w:pStyle w:val="EndNoteBibliography"/>
        <w:ind w:left="720" w:hanging="720"/>
      </w:pPr>
      <w:r w:rsidRPr="0097390A">
        <w:t xml:space="preserve">Ahola, M., Laaksonen, T., Sippola, K., Eeva, T., Rainio, K. &amp; Lehikoinen, E. (2004). Variation in climate warming along the migration route uncouples arrival and breeding dates. </w:t>
      </w:r>
      <w:r w:rsidRPr="0097390A">
        <w:rPr>
          <w:i/>
        </w:rPr>
        <w:t>Glob. Change Biol.</w:t>
      </w:r>
      <w:r w:rsidRPr="0097390A">
        <w:t>, 10, 1610-1617.</w:t>
      </w:r>
    </w:p>
    <w:p w14:paraId="1FC39BA3" w14:textId="77777777" w:rsidR="0097390A" w:rsidRPr="0097390A" w:rsidRDefault="0097390A" w:rsidP="0097390A">
      <w:pPr>
        <w:pStyle w:val="EndNoteBibliography"/>
        <w:ind w:left="720" w:hanging="720"/>
      </w:pPr>
      <w:r w:rsidRPr="0097390A">
        <w:t>3.</w:t>
      </w:r>
    </w:p>
    <w:p w14:paraId="2E367922" w14:textId="77777777" w:rsidR="0097390A" w:rsidRPr="0097390A" w:rsidRDefault="0097390A" w:rsidP="0097390A">
      <w:pPr>
        <w:pStyle w:val="EndNoteBibliography"/>
        <w:ind w:left="720" w:hanging="720"/>
      </w:pPr>
      <w:r w:rsidRPr="0097390A">
        <w:t xml:space="preserve">Altermatt, F. (2010). Tell me what you eat and I'll tell you when you fly: diet can predict phenological changes in response to climate change. </w:t>
      </w:r>
      <w:r w:rsidRPr="0097390A">
        <w:rPr>
          <w:i/>
        </w:rPr>
        <w:t>Ecol Lett</w:t>
      </w:r>
      <w:r w:rsidRPr="0097390A">
        <w:t>, 13, 1475-1484.</w:t>
      </w:r>
    </w:p>
    <w:p w14:paraId="7AD1DAAD" w14:textId="77777777" w:rsidR="0097390A" w:rsidRPr="0097390A" w:rsidRDefault="0097390A" w:rsidP="0097390A">
      <w:pPr>
        <w:pStyle w:val="EndNoteBibliography"/>
        <w:ind w:left="720" w:hanging="720"/>
      </w:pPr>
      <w:r w:rsidRPr="0097390A">
        <w:t>4.</w:t>
      </w:r>
    </w:p>
    <w:p w14:paraId="5FBF0A12" w14:textId="77777777" w:rsidR="0097390A" w:rsidRPr="0097390A" w:rsidRDefault="0097390A" w:rsidP="0097390A">
      <w:pPr>
        <w:pStyle w:val="EndNoteBibliography"/>
        <w:ind w:left="720" w:hanging="720"/>
      </w:pPr>
      <w:r w:rsidRPr="0097390A">
        <w:t xml:space="preserve">Anderson, J.J., Gurarie, E., Bracis, C., Burke, B.J. &amp; Laidre, K.L. (2013). Modeling climate change impacts on phenology and population dynamics of migratory marine species. </w:t>
      </w:r>
      <w:r w:rsidRPr="0097390A">
        <w:rPr>
          <w:i/>
        </w:rPr>
        <w:t>Ecological Modelling</w:t>
      </w:r>
      <w:r w:rsidRPr="0097390A">
        <w:t>, 264, 83-97.</w:t>
      </w:r>
    </w:p>
    <w:p w14:paraId="3EF22BAE" w14:textId="77777777" w:rsidR="0097390A" w:rsidRPr="0097390A" w:rsidRDefault="0097390A" w:rsidP="0097390A">
      <w:pPr>
        <w:pStyle w:val="EndNoteBibliography"/>
        <w:ind w:left="720" w:hanging="720"/>
      </w:pPr>
      <w:r w:rsidRPr="0097390A">
        <w:t>5.</w:t>
      </w:r>
    </w:p>
    <w:p w14:paraId="6B829590" w14:textId="77777777" w:rsidR="0097390A" w:rsidRPr="0097390A" w:rsidRDefault="0097390A" w:rsidP="0097390A">
      <w:pPr>
        <w:pStyle w:val="EndNoteBibliography"/>
        <w:ind w:left="720" w:hanging="720"/>
      </w:pPr>
      <w:r w:rsidRPr="0097390A">
        <w:t xml:space="preserve">Andres, F. &amp; Coupland, G. (2012). The genetic basis of flowering responses to seasonal cues. </w:t>
      </w:r>
      <w:r w:rsidRPr="0097390A">
        <w:rPr>
          <w:i/>
        </w:rPr>
        <w:t>Nature Reviews Genetics</w:t>
      </w:r>
      <w:r w:rsidRPr="0097390A">
        <w:t>, 13, 627-639.</w:t>
      </w:r>
    </w:p>
    <w:p w14:paraId="0BB0AFF9" w14:textId="77777777" w:rsidR="0097390A" w:rsidRPr="0097390A" w:rsidRDefault="0097390A" w:rsidP="0097390A">
      <w:pPr>
        <w:pStyle w:val="EndNoteBibliography"/>
        <w:ind w:left="720" w:hanging="720"/>
      </w:pPr>
      <w:r w:rsidRPr="0097390A">
        <w:t>6.</w:t>
      </w:r>
    </w:p>
    <w:p w14:paraId="145BA446" w14:textId="77777777" w:rsidR="0097390A" w:rsidRPr="0097390A" w:rsidRDefault="0097390A" w:rsidP="0097390A">
      <w:pPr>
        <w:pStyle w:val="EndNoteBibliography"/>
        <w:ind w:left="720" w:hanging="720"/>
      </w:pPr>
      <w:r w:rsidRPr="0097390A">
        <w:t xml:space="preserve">Askeyev, O.V., Sparks, T.H., Askeyev, I.V., Tishin, D.V. &amp; Tryjanowski, P. (2010). East versus West: contrasts in phenological patterns? </w:t>
      </w:r>
      <w:r w:rsidRPr="0097390A">
        <w:rPr>
          <w:i/>
        </w:rPr>
        <w:t>Glob. Ecol. Biogeogr.</w:t>
      </w:r>
      <w:r w:rsidRPr="0097390A">
        <w:t>, 19, 783-793.</w:t>
      </w:r>
    </w:p>
    <w:p w14:paraId="1AB9C97B" w14:textId="77777777" w:rsidR="0097390A" w:rsidRPr="0097390A" w:rsidRDefault="0097390A" w:rsidP="0097390A">
      <w:pPr>
        <w:pStyle w:val="EndNoteBibliography"/>
        <w:ind w:left="720" w:hanging="720"/>
      </w:pPr>
      <w:r w:rsidRPr="0097390A">
        <w:t>7.</w:t>
      </w:r>
    </w:p>
    <w:p w14:paraId="64732210" w14:textId="77777777" w:rsidR="0097390A" w:rsidRPr="0097390A" w:rsidRDefault="0097390A" w:rsidP="0097390A">
      <w:pPr>
        <w:pStyle w:val="EndNoteBibliography"/>
        <w:ind w:left="720" w:hanging="720"/>
      </w:pPr>
      <w:r w:rsidRPr="0097390A">
        <w:t xml:space="preserve">Bai, J., Ge, Q. &amp; Dai, J. (2011). The response of first flowering dates to abrupt climate change in Beijing. </w:t>
      </w:r>
      <w:r w:rsidRPr="0097390A">
        <w:rPr>
          <w:i/>
        </w:rPr>
        <w:t>Advances in Atmospheric Sciences</w:t>
      </w:r>
      <w:r w:rsidRPr="0097390A">
        <w:t>, 28, 564-572.</w:t>
      </w:r>
    </w:p>
    <w:p w14:paraId="2FEEAA5D" w14:textId="77777777" w:rsidR="0097390A" w:rsidRPr="0097390A" w:rsidRDefault="0097390A" w:rsidP="0097390A">
      <w:pPr>
        <w:pStyle w:val="EndNoteBibliography"/>
        <w:ind w:left="720" w:hanging="720"/>
      </w:pPr>
      <w:r w:rsidRPr="0097390A">
        <w:t>8.</w:t>
      </w:r>
    </w:p>
    <w:p w14:paraId="720A707F" w14:textId="77777777" w:rsidR="0097390A" w:rsidRPr="0097390A" w:rsidRDefault="0097390A" w:rsidP="0097390A">
      <w:pPr>
        <w:pStyle w:val="EndNoteBibliography"/>
        <w:ind w:left="720" w:hanging="720"/>
      </w:pPr>
      <w:r w:rsidRPr="0097390A">
        <w:t xml:space="preserve">Bale, J.S. &amp; Hayward, S.A.L. (2010). Insect overwintering in a changing climate. </w:t>
      </w:r>
      <w:r w:rsidRPr="0097390A">
        <w:rPr>
          <w:i/>
        </w:rPr>
        <w:t>J. Exp. Biol.</w:t>
      </w:r>
      <w:r w:rsidRPr="0097390A">
        <w:t>, 213, 980-994.</w:t>
      </w:r>
    </w:p>
    <w:p w14:paraId="158AB99E" w14:textId="77777777" w:rsidR="0097390A" w:rsidRPr="0097390A" w:rsidRDefault="0097390A" w:rsidP="0097390A">
      <w:pPr>
        <w:pStyle w:val="EndNoteBibliography"/>
        <w:ind w:left="720" w:hanging="720"/>
      </w:pPr>
      <w:r w:rsidRPr="0097390A">
        <w:t>9.</w:t>
      </w:r>
    </w:p>
    <w:p w14:paraId="05FF9115" w14:textId="77777777" w:rsidR="0097390A" w:rsidRPr="0097390A" w:rsidRDefault="0097390A" w:rsidP="0097390A">
      <w:pPr>
        <w:pStyle w:val="EndNoteBibliography"/>
        <w:ind w:left="720" w:hanging="720"/>
      </w:pPr>
      <w:r w:rsidRPr="0097390A">
        <w:lastRenderedPageBreak/>
        <w:t>Bartomeus, I., Ascher, J.S., Wagner, D., Danforth, B.N., Colla, S., Kornbluth, S.</w:t>
      </w:r>
      <w:r w:rsidRPr="0097390A">
        <w:rPr>
          <w:i/>
        </w:rPr>
        <w:t xml:space="preserve"> et al.</w:t>
      </w:r>
      <w:r w:rsidRPr="0097390A">
        <w:t xml:space="preserve"> (2011). Climate-associated phenological advances in bee pollinators and bee-pollinated plants. </w:t>
      </w:r>
      <w:r w:rsidRPr="0097390A">
        <w:rPr>
          <w:i/>
        </w:rPr>
        <w:t>Proc. Natl. Acad. Sci. U. S. A.</w:t>
      </w:r>
      <w:r w:rsidRPr="0097390A">
        <w:t>, 108, 20645-20649.</w:t>
      </w:r>
    </w:p>
    <w:p w14:paraId="386D8C53" w14:textId="77777777" w:rsidR="0097390A" w:rsidRPr="0097390A" w:rsidRDefault="0097390A" w:rsidP="0097390A">
      <w:pPr>
        <w:pStyle w:val="EndNoteBibliography"/>
        <w:ind w:left="720" w:hanging="720"/>
      </w:pPr>
      <w:r w:rsidRPr="0097390A">
        <w:t>10.</w:t>
      </w:r>
    </w:p>
    <w:p w14:paraId="5DAD20BF" w14:textId="77777777" w:rsidR="0097390A" w:rsidRPr="0097390A" w:rsidRDefault="0097390A" w:rsidP="0097390A">
      <w:pPr>
        <w:pStyle w:val="EndNoteBibliography"/>
        <w:ind w:left="720" w:hanging="720"/>
      </w:pPr>
      <w:r w:rsidRPr="0097390A">
        <w:t xml:space="preserve">Bartomeus, I., Park, M.G., Gibbs, J., Danforth, B.N., Lakso, A.N. &amp; Winfree, R. (2013). Biodiversity ensures plant-pollinator phenological synchrony against climate change. </w:t>
      </w:r>
      <w:r w:rsidRPr="0097390A">
        <w:rPr>
          <w:i/>
        </w:rPr>
        <w:t>Ecol. Lett.</w:t>
      </w:r>
      <w:r w:rsidRPr="0097390A">
        <w:t>, 16, 1331-1338.</w:t>
      </w:r>
    </w:p>
    <w:p w14:paraId="55CE1BFF" w14:textId="77777777" w:rsidR="0097390A" w:rsidRPr="0097390A" w:rsidRDefault="0097390A" w:rsidP="0097390A">
      <w:pPr>
        <w:pStyle w:val="EndNoteBibliography"/>
        <w:ind w:left="720" w:hanging="720"/>
      </w:pPr>
      <w:r w:rsidRPr="0097390A">
        <w:t>11.</w:t>
      </w:r>
    </w:p>
    <w:p w14:paraId="5F14F2F5" w14:textId="77777777" w:rsidR="0097390A" w:rsidRPr="0097390A" w:rsidRDefault="0097390A" w:rsidP="0097390A">
      <w:pPr>
        <w:pStyle w:val="EndNoteBibliography"/>
        <w:ind w:left="720" w:hanging="720"/>
      </w:pPr>
      <w:r w:rsidRPr="0097390A">
        <w:t xml:space="preserve">Bartošová, L., Trnka, M., Bauer, Z., Možný, M., Štěpánek, P. &amp; Žalud, Z. (2014). Phenological differences among selected residents and long-distance migrant bird species in central Europe. </w:t>
      </w:r>
      <w:r w:rsidRPr="0097390A">
        <w:rPr>
          <w:i/>
        </w:rPr>
        <w:t>Int. J. Biometeorol.</w:t>
      </w:r>
      <w:r w:rsidRPr="0097390A">
        <w:t>, 58, 809-817.</w:t>
      </w:r>
    </w:p>
    <w:p w14:paraId="41B97B5E" w14:textId="77777777" w:rsidR="0097390A" w:rsidRPr="0097390A" w:rsidRDefault="0097390A" w:rsidP="0097390A">
      <w:pPr>
        <w:pStyle w:val="EndNoteBibliography"/>
        <w:ind w:left="720" w:hanging="720"/>
      </w:pPr>
      <w:r w:rsidRPr="0097390A">
        <w:t>12.</w:t>
      </w:r>
    </w:p>
    <w:p w14:paraId="03BEA13D" w14:textId="77777777" w:rsidR="0097390A" w:rsidRPr="0097390A" w:rsidRDefault="0097390A" w:rsidP="0097390A">
      <w:pPr>
        <w:pStyle w:val="EndNoteBibliography"/>
        <w:ind w:left="720" w:hanging="720"/>
      </w:pPr>
      <w:r w:rsidRPr="0097390A">
        <w:t xml:space="preserve">Bestion, E., Teyssier, A., Richard, M., Clobert, J. &amp; Cote, J. (2015). Live Fast, Die Young: Experimental Evidence of Population Extinction Risk due to Climate Change. </w:t>
      </w:r>
      <w:r w:rsidRPr="0097390A">
        <w:rPr>
          <w:i/>
        </w:rPr>
        <w:t>PLoS. Biol.</w:t>
      </w:r>
      <w:r w:rsidRPr="0097390A">
        <w:t>, 13, 19.</w:t>
      </w:r>
    </w:p>
    <w:p w14:paraId="433C5DB4" w14:textId="77777777" w:rsidR="0097390A" w:rsidRPr="0097390A" w:rsidRDefault="0097390A" w:rsidP="0097390A">
      <w:pPr>
        <w:pStyle w:val="EndNoteBibliography"/>
        <w:ind w:left="720" w:hanging="720"/>
      </w:pPr>
      <w:r w:rsidRPr="0097390A">
        <w:t>13.</w:t>
      </w:r>
    </w:p>
    <w:p w14:paraId="7DE3933C" w14:textId="77777777" w:rsidR="0097390A" w:rsidRPr="0097390A" w:rsidRDefault="0097390A" w:rsidP="0097390A">
      <w:pPr>
        <w:pStyle w:val="EndNoteBibliography"/>
        <w:ind w:left="720" w:hanging="720"/>
      </w:pPr>
      <w:r w:rsidRPr="0097390A">
        <w:t xml:space="preserve">Bischof, R., Loe, L.E., Meisingset, E.L., Zimmermann, B., Van Moorter, B. &amp; Mysterud, A. (2012). A migratory northern ungulate in the pursuit of spring: jumping or surfing the green wave? </w:t>
      </w:r>
      <w:r w:rsidRPr="0097390A">
        <w:rPr>
          <w:i/>
        </w:rPr>
        <w:t>Am Nat</w:t>
      </w:r>
      <w:r w:rsidRPr="0097390A">
        <w:t>, 180, 407-424.</w:t>
      </w:r>
    </w:p>
    <w:p w14:paraId="1E9464A0" w14:textId="77777777" w:rsidR="0097390A" w:rsidRPr="0097390A" w:rsidRDefault="0097390A" w:rsidP="0097390A">
      <w:pPr>
        <w:pStyle w:val="EndNoteBibliography"/>
        <w:ind w:left="720" w:hanging="720"/>
      </w:pPr>
      <w:r w:rsidRPr="0097390A">
        <w:t>14.</w:t>
      </w:r>
    </w:p>
    <w:p w14:paraId="3DE52378" w14:textId="77777777" w:rsidR="0097390A" w:rsidRPr="0097390A" w:rsidRDefault="0097390A" w:rsidP="0097390A">
      <w:pPr>
        <w:pStyle w:val="EndNoteBibliography"/>
        <w:ind w:left="720" w:hanging="720"/>
      </w:pPr>
      <w:r w:rsidRPr="0097390A">
        <w:t xml:space="preserve">Both, C. (2007). Comment on "Rapid advance of spring arrival dates in long-distance migratory birds". </w:t>
      </w:r>
      <w:r w:rsidRPr="0097390A">
        <w:rPr>
          <w:i/>
        </w:rPr>
        <w:t>Science</w:t>
      </w:r>
      <w:r w:rsidRPr="0097390A">
        <w:t>, 315, 1.</w:t>
      </w:r>
    </w:p>
    <w:p w14:paraId="1A8E882A" w14:textId="77777777" w:rsidR="0097390A" w:rsidRPr="0097390A" w:rsidRDefault="0097390A" w:rsidP="0097390A">
      <w:pPr>
        <w:pStyle w:val="EndNoteBibliography"/>
        <w:ind w:left="720" w:hanging="720"/>
      </w:pPr>
      <w:r w:rsidRPr="0097390A">
        <w:t>15.</w:t>
      </w:r>
    </w:p>
    <w:p w14:paraId="690A775E" w14:textId="77777777" w:rsidR="0097390A" w:rsidRPr="0097390A" w:rsidRDefault="0097390A" w:rsidP="0097390A">
      <w:pPr>
        <w:pStyle w:val="EndNoteBibliography"/>
        <w:ind w:left="720" w:hanging="720"/>
      </w:pPr>
      <w:r w:rsidRPr="0097390A">
        <w:t xml:space="preserve">Both, C. (2010). Flexibility of Timing of Avian Migration to Climate Change Masked by Environmental Constraints En Route. </w:t>
      </w:r>
      <w:r w:rsidRPr="0097390A">
        <w:rPr>
          <w:i/>
        </w:rPr>
        <w:t>Curr. Biol.</w:t>
      </w:r>
      <w:r w:rsidRPr="0097390A">
        <w:t>, 20, 243-248.</w:t>
      </w:r>
    </w:p>
    <w:p w14:paraId="51922F42" w14:textId="77777777" w:rsidR="0097390A" w:rsidRPr="0097390A" w:rsidRDefault="0097390A" w:rsidP="0097390A">
      <w:pPr>
        <w:pStyle w:val="EndNoteBibliography"/>
        <w:ind w:left="720" w:hanging="720"/>
      </w:pPr>
      <w:r w:rsidRPr="0097390A">
        <w:t>16.</w:t>
      </w:r>
    </w:p>
    <w:p w14:paraId="702BD635" w14:textId="77777777" w:rsidR="0097390A" w:rsidRPr="0097390A" w:rsidRDefault="0097390A" w:rsidP="0097390A">
      <w:pPr>
        <w:pStyle w:val="EndNoteBibliography"/>
        <w:ind w:left="720" w:hanging="720"/>
      </w:pPr>
      <w:r w:rsidRPr="0097390A">
        <w:t xml:space="preserve">Both, C., Bouwhuis, S., Lessells, C.M. &amp; Visser, M.E. (2006). Climate change and population declines in a long-distance migratory bird. </w:t>
      </w:r>
      <w:r w:rsidRPr="0097390A">
        <w:rPr>
          <w:i/>
        </w:rPr>
        <w:t>Nature</w:t>
      </w:r>
      <w:r w:rsidRPr="0097390A">
        <w:t>, 441, 81-83.</w:t>
      </w:r>
    </w:p>
    <w:p w14:paraId="5CC5AA49" w14:textId="77777777" w:rsidR="0097390A" w:rsidRPr="0097390A" w:rsidRDefault="0097390A" w:rsidP="0097390A">
      <w:pPr>
        <w:pStyle w:val="EndNoteBibliography"/>
        <w:ind w:left="720" w:hanging="720"/>
      </w:pPr>
      <w:r w:rsidRPr="0097390A">
        <w:t>17.</w:t>
      </w:r>
    </w:p>
    <w:p w14:paraId="26229640" w14:textId="77777777" w:rsidR="0097390A" w:rsidRPr="0097390A" w:rsidRDefault="0097390A" w:rsidP="0097390A">
      <w:pPr>
        <w:pStyle w:val="EndNoteBibliography"/>
        <w:ind w:left="720" w:hanging="720"/>
      </w:pPr>
      <w:r w:rsidRPr="0097390A">
        <w:t xml:space="preserve">Both, C., van Asch, M., Bijlsma, R.G., van den Burg, A.B. &amp; Visser, M.E. (2009). Climate change and unequal phenological changes across four trophic levels: constraints or adaptations? </w:t>
      </w:r>
      <w:r w:rsidRPr="0097390A">
        <w:rPr>
          <w:i/>
        </w:rPr>
        <w:t>J. Anim. Ecol.</w:t>
      </w:r>
      <w:r w:rsidRPr="0097390A">
        <w:t>, 78, 73-83.</w:t>
      </w:r>
    </w:p>
    <w:p w14:paraId="17EAE607" w14:textId="77777777" w:rsidR="0097390A" w:rsidRPr="0097390A" w:rsidRDefault="0097390A" w:rsidP="0097390A">
      <w:pPr>
        <w:pStyle w:val="EndNoteBibliography"/>
        <w:ind w:left="720" w:hanging="720"/>
      </w:pPr>
      <w:r w:rsidRPr="0097390A">
        <w:lastRenderedPageBreak/>
        <w:t>18.</w:t>
      </w:r>
    </w:p>
    <w:p w14:paraId="298746AD" w14:textId="77777777" w:rsidR="0097390A" w:rsidRPr="0097390A" w:rsidRDefault="0097390A" w:rsidP="0097390A">
      <w:pPr>
        <w:pStyle w:val="EndNoteBibliography"/>
        <w:ind w:left="720" w:hanging="720"/>
      </w:pPr>
      <w:r w:rsidRPr="0097390A">
        <w:t xml:space="preserve">Both, C., Van Turnhout, C.A.M., Bijlsma, R.G., Siepel, H., Van Strien, A.J. &amp; Foppen, R.P.B. (2010). Avian population consequences of climate change are most severe for long-distance migrants in seasonal habitats. </w:t>
      </w:r>
      <w:r w:rsidRPr="0097390A">
        <w:rPr>
          <w:i/>
        </w:rPr>
        <w:t>Proc. R. Soc. B-Biol. Sci.</w:t>
      </w:r>
      <w:r w:rsidRPr="0097390A">
        <w:t>, 277, 1259-1266.</w:t>
      </w:r>
    </w:p>
    <w:p w14:paraId="45AF342A" w14:textId="77777777" w:rsidR="0097390A" w:rsidRPr="0097390A" w:rsidRDefault="0097390A" w:rsidP="0097390A">
      <w:pPr>
        <w:pStyle w:val="EndNoteBibliography"/>
        <w:ind w:left="720" w:hanging="720"/>
      </w:pPr>
      <w:r w:rsidRPr="0097390A">
        <w:t>19.</w:t>
      </w:r>
    </w:p>
    <w:p w14:paraId="6D70F683" w14:textId="77777777" w:rsidR="0097390A" w:rsidRPr="0097390A" w:rsidRDefault="0097390A" w:rsidP="0097390A">
      <w:pPr>
        <w:pStyle w:val="EndNoteBibliography"/>
        <w:ind w:left="720" w:hanging="720"/>
      </w:pPr>
      <w:r w:rsidRPr="0097390A">
        <w:t xml:space="preserve">Both, C. &amp; Visser, M.E. (2001). Adjustment to climate change is constrained by arrival date in a long-distance migrant bird. </w:t>
      </w:r>
      <w:r w:rsidRPr="0097390A">
        <w:rPr>
          <w:i/>
        </w:rPr>
        <w:t>Nature</w:t>
      </w:r>
      <w:r w:rsidRPr="0097390A">
        <w:t>, 411, 296-298.</w:t>
      </w:r>
    </w:p>
    <w:p w14:paraId="21ADF5D4" w14:textId="77777777" w:rsidR="0097390A" w:rsidRPr="0097390A" w:rsidRDefault="0097390A" w:rsidP="0097390A">
      <w:pPr>
        <w:pStyle w:val="EndNoteBibliography"/>
        <w:ind w:left="720" w:hanging="720"/>
      </w:pPr>
      <w:r w:rsidRPr="0097390A">
        <w:t>20.</w:t>
      </w:r>
    </w:p>
    <w:p w14:paraId="29BC91C5" w14:textId="77777777" w:rsidR="0097390A" w:rsidRPr="0097390A" w:rsidRDefault="0097390A" w:rsidP="0097390A">
      <w:pPr>
        <w:pStyle w:val="EndNoteBibliography"/>
        <w:ind w:left="720" w:hanging="720"/>
      </w:pPr>
      <w:r w:rsidRPr="0097390A">
        <w:t xml:space="preserve">Bradley, N.L., Leopold, A.C., Ross, J. &amp; Huffaker, W. (1999). Phenological changes reflect climate change in Wisconsin. </w:t>
      </w:r>
      <w:r w:rsidRPr="0097390A">
        <w:rPr>
          <w:i/>
        </w:rPr>
        <w:t>Proc. Natl. Acad. Sci. U. S. A.</w:t>
      </w:r>
      <w:r w:rsidRPr="0097390A">
        <w:t>, 96, 9701-9704.</w:t>
      </w:r>
    </w:p>
    <w:p w14:paraId="4230FE8B" w14:textId="77777777" w:rsidR="0097390A" w:rsidRPr="0097390A" w:rsidRDefault="0097390A" w:rsidP="0097390A">
      <w:pPr>
        <w:pStyle w:val="EndNoteBibliography"/>
        <w:ind w:left="720" w:hanging="720"/>
      </w:pPr>
      <w:r w:rsidRPr="0097390A">
        <w:t>21.</w:t>
      </w:r>
    </w:p>
    <w:p w14:paraId="6CA1FB60" w14:textId="77777777" w:rsidR="0097390A" w:rsidRPr="0097390A" w:rsidRDefault="0097390A" w:rsidP="0097390A">
      <w:pPr>
        <w:pStyle w:val="EndNoteBibliography"/>
        <w:ind w:left="720" w:hanging="720"/>
      </w:pPr>
      <w:r w:rsidRPr="0097390A">
        <w:t xml:space="preserve">Bradshaw, W.E. &amp; Holzapfel, C.M. (2010). Light, Time, and the Physiology of Biotic Response to Rapid Climate Change in Animals. In: </w:t>
      </w:r>
      <w:r w:rsidRPr="0097390A">
        <w:rPr>
          <w:i/>
        </w:rPr>
        <w:t>Annu. Rev. Physiol.</w:t>
      </w:r>
      <w:r w:rsidRPr="0097390A">
        <w:t xml:space="preserve"> Annual Reviews Palo Alto, pp. 147-166.</w:t>
      </w:r>
    </w:p>
    <w:p w14:paraId="1D358CC3" w14:textId="77777777" w:rsidR="0097390A" w:rsidRPr="0097390A" w:rsidRDefault="0097390A" w:rsidP="0097390A">
      <w:pPr>
        <w:pStyle w:val="EndNoteBibliography"/>
        <w:ind w:left="720" w:hanging="720"/>
      </w:pPr>
      <w:r w:rsidRPr="0097390A">
        <w:t>22.</w:t>
      </w:r>
    </w:p>
    <w:p w14:paraId="2A65C41F" w14:textId="77777777" w:rsidR="0097390A" w:rsidRPr="0097390A" w:rsidRDefault="0097390A" w:rsidP="0097390A">
      <w:pPr>
        <w:pStyle w:val="EndNoteBibliography"/>
        <w:ind w:left="720" w:hanging="720"/>
      </w:pPr>
      <w:r w:rsidRPr="0097390A">
        <w:t>Brown, C.J., O'Connor, M.I., Poloczanska, E.S., Schoeman, D.S., Buckley, L.B., Burrows, M.T.</w:t>
      </w:r>
      <w:r w:rsidRPr="0097390A">
        <w:rPr>
          <w:i/>
        </w:rPr>
        <w:t xml:space="preserve"> et al.</w:t>
      </w:r>
      <w:r w:rsidRPr="0097390A">
        <w:t xml:space="preserve"> (2016). Ecological and methodological drivers of species’ distribution and phenology responses to climate change. </w:t>
      </w:r>
      <w:r w:rsidRPr="0097390A">
        <w:rPr>
          <w:i/>
        </w:rPr>
        <w:t>Glob. Change Biol.</w:t>
      </w:r>
      <w:r w:rsidRPr="0097390A">
        <w:t>, 22, 1548-1560.</w:t>
      </w:r>
    </w:p>
    <w:p w14:paraId="1D21A458" w14:textId="77777777" w:rsidR="0097390A" w:rsidRPr="0097390A" w:rsidRDefault="0097390A" w:rsidP="0097390A">
      <w:pPr>
        <w:pStyle w:val="EndNoteBibliography"/>
        <w:ind w:left="720" w:hanging="720"/>
      </w:pPr>
      <w:r w:rsidRPr="0097390A">
        <w:t>23.</w:t>
      </w:r>
    </w:p>
    <w:p w14:paraId="2EAA7799" w14:textId="77777777" w:rsidR="0097390A" w:rsidRPr="0097390A" w:rsidRDefault="0097390A" w:rsidP="0097390A">
      <w:pPr>
        <w:pStyle w:val="EndNoteBibliography"/>
        <w:ind w:left="720" w:hanging="720"/>
      </w:pPr>
      <w:r w:rsidRPr="0097390A">
        <w:t xml:space="preserve">Buckley, L.B., Hurlbert, A.H. &amp; Jetz, W. (2012). Broad-scale ecological implications of ectothermy and endothermy in changing environments. </w:t>
      </w:r>
      <w:r w:rsidRPr="0097390A">
        <w:rPr>
          <w:i/>
        </w:rPr>
        <w:t>Glob. Ecol. Biogeogr.</w:t>
      </w:r>
      <w:r w:rsidRPr="0097390A">
        <w:t>, 21, 873-885.</w:t>
      </w:r>
    </w:p>
    <w:p w14:paraId="5CBAE1D3" w14:textId="77777777" w:rsidR="0097390A" w:rsidRPr="0097390A" w:rsidRDefault="0097390A" w:rsidP="0097390A">
      <w:pPr>
        <w:pStyle w:val="EndNoteBibliography"/>
        <w:ind w:left="720" w:hanging="720"/>
      </w:pPr>
      <w:r w:rsidRPr="0097390A">
        <w:t>24.</w:t>
      </w:r>
    </w:p>
    <w:p w14:paraId="0876532B" w14:textId="77777777" w:rsidR="0097390A" w:rsidRPr="0097390A" w:rsidRDefault="0097390A" w:rsidP="0097390A">
      <w:pPr>
        <w:pStyle w:val="EndNoteBibliography"/>
        <w:ind w:left="720" w:hanging="720"/>
      </w:pPr>
      <w:r w:rsidRPr="0097390A">
        <w:t xml:space="preserve">Buckley, L.B., Nufio, C.R., Kirk, E.M. &amp; Kingsolver, J.G. (2015). Elevational differences in developmental plasticity determine phenological responses of grasshoppers to recent climate warming. </w:t>
      </w:r>
      <w:r w:rsidRPr="0097390A">
        <w:rPr>
          <w:i/>
        </w:rPr>
        <w:t>Proc. R. Soc. B-Biol. Sci.</w:t>
      </w:r>
      <w:r w:rsidRPr="0097390A">
        <w:t>, 282, 6.</w:t>
      </w:r>
    </w:p>
    <w:p w14:paraId="3E61413C" w14:textId="77777777" w:rsidR="0097390A" w:rsidRPr="0097390A" w:rsidRDefault="0097390A" w:rsidP="0097390A">
      <w:pPr>
        <w:pStyle w:val="EndNoteBibliography"/>
        <w:ind w:left="720" w:hanging="720"/>
      </w:pPr>
      <w:r w:rsidRPr="0097390A">
        <w:t>25.</w:t>
      </w:r>
    </w:p>
    <w:p w14:paraId="34105F82" w14:textId="77777777" w:rsidR="0097390A" w:rsidRPr="0097390A" w:rsidRDefault="0097390A" w:rsidP="0097390A">
      <w:pPr>
        <w:pStyle w:val="EndNoteBibliography"/>
        <w:ind w:left="720" w:hanging="720"/>
      </w:pPr>
      <w:r w:rsidRPr="0097390A">
        <w:t xml:space="preserve">Burkle, L.A., Marlin, J.C. &amp; Knight, T.M. (2013). Plant-Pollinator Interactions over 120 Years: Loss of Species, Co-Occurrence, and Function. </w:t>
      </w:r>
      <w:r w:rsidRPr="0097390A">
        <w:rPr>
          <w:i/>
        </w:rPr>
        <w:t>Science</w:t>
      </w:r>
      <w:r w:rsidRPr="0097390A">
        <w:t>, 339, 1611-1615.</w:t>
      </w:r>
    </w:p>
    <w:p w14:paraId="732CC75B" w14:textId="77777777" w:rsidR="0097390A" w:rsidRPr="0097390A" w:rsidRDefault="0097390A" w:rsidP="0097390A">
      <w:pPr>
        <w:pStyle w:val="EndNoteBibliography"/>
        <w:ind w:left="720" w:hanging="720"/>
      </w:pPr>
      <w:r w:rsidRPr="0097390A">
        <w:t>26.</w:t>
      </w:r>
    </w:p>
    <w:p w14:paraId="17E8D2B1" w14:textId="77777777" w:rsidR="0097390A" w:rsidRPr="0097390A" w:rsidRDefault="0097390A" w:rsidP="0097390A">
      <w:pPr>
        <w:pStyle w:val="EndNoteBibliography"/>
        <w:ind w:left="720" w:hanging="720"/>
      </w:pPr>
      <w:r w:rsidRPr="0097390A">
        <w:lastRenderedPageBreak/>
        <w:t>Burrows, M.T., Schoeman, D.S., Buckley, L.B., Moore, P., Poloczanska, E.S., Brander, K.M.</w:t>
      </w:r>
      <w:r w:rsidRPr="0097390A">
        <w:rPr>
          <w:i/>
        </w:rPr>
        <w:t xml:space="preserve"> et al.</w:t>
      </w:r>
      <w:r w:rsidRPr="0097390A">
        <w:t xml:space="preserve"> (2011). The Pace of Shifting Climate in Marine and Terrestrial Ecosystems. </w:t>
      </w:r>
      <w:r w:rsidRPr="0097390A">
        <w:rPr>
          <w:i/>
        </w:rPr>
        <w:t>Science</w:t>
      </w:r>
      <w:r w:rsidRPr="0097390A">
        <w:t>, 334, 652-655.</w:t>
      </w:r>
    </w:p>
    <w:p w14:paraId="59E781AD" w14:textId="77777777" w:rsidR="0097390A" w:rsidRPr="0097390A" w:rsidRDefault="0097390A" w:rsidP="0097390A">
      <w:pPr>
        <w:pStyle w:val="EndNoteBibliography"/>
        <w:ind w:left="720" w:hanging="720"/>
      </w:pPr>
      <w:r w:rsidRPr="0097390A">
        <w:t>27.</w:t>
      </w:r>
    </w:p>
    <w:p w14:paraId="2166BE97" w14:textId="77777777" w:rsidR="0097390A" w:rsidRPr="0097390A" w:rsidRDefault="0097390A" w:rsidP="0097390A">
      <w:pPr>
        <w:pStyle w:val="EndNoteBibliography"/>
        <w:ind w:left="720" w:hanging="720"/>
      </w:pPr>
      <w:r w:rsidRPr="0097390A">
        <w:t xml:space="preserve">Buse, A., Dury, S.J., Woodburn, R.J.W., Perrins, C.M. &amp; Good, J.E.G. (1999). Effects of elevated temperature on multi-species interactions: the case of Pedunculate Oak, Winter Moth and Tits. </w:t>
      </w:r>
      <w:r w:rsidRPr="0097390A">
        <w:rPr>
          <w:i/>
        </w:rPr>
        <w:t>Funct. Ecol.</w:t>
      </w:r>
      <w:r w:rsidRPr="0097390A">
        <w:t>, 13, 74-82.</w:t>
      </w:r>
    </w:p>
    <w:p w14:paraId="7DAA5A2E" w14:textId="77777777" w:rsidR="0097390A" w:rsidRPr="0097390A" w:rsidRDefault="0097390A" w:rsidP="0097390A">
      <w:pPr>
        <w:pStyle w:val="EndNoteBibliography"/>
        <w:ind w:left="720" w:hanging="720"/>
      </w:pPr>
      <w:r w:rsidRPr="0097390A">
        <w:t>28.</w:t>
      </w:r>
    </w:p>
    <w:p w14:paraId="0B5280D0" w14:textId="77777777" w:rsidR="0097390A" w:rsidRPr="0097390A" w:rsidRDefault="0097390A" w:rsidP="0097390A">
      <w:pPr>
        <w:pStyle w:val="EndNoteBibliography"/>
        <w:ind w:left="720" w:hanging="720"/>
      </w:pPr>
      <w:r w:rsidRPr="0097390A">
        <w:t xml:space="preserve">Butler, C.J. (2003). The disproportionate effect of global warming on the arrival dates of short-distance migratory birds in North America. </w:t>
      </w:r>
      <w:r w:rsidRPr="0097390A">
        <w:rPr>
          <w:i/>
        </w:rPr>
        <w:t>Ibis</w:t>
      </w:r>
      <w:r w:rsidRPr="0097390A">
        <w:t>, 145, 484-495.</w:t>
      </w:r>
    </w:p>
    <w:p w14:paraId="772466D4" w14:textId="77777777" w:rsidR="0097390A" w:rsidRPr="0097390A" w:rsidRDefault="0097390A" w:rsidP="0097390A">
      <w:pPr>
        <w:pStyle w:val="EndNoteBibliography"/>
        <w:ind w:left="720" w:hanging="720"/>
      </w:pPr>
      <w:r w:rsidRPr="0097390A">
        <w:t>29.</w:t>
      </w:r>
    </w:p>
    <w:p w14:paraId="4A89C6DB" w14:textId="77777777" w:rsidR="0097390A" w:rsidRPr="0097390A" w:rsidRDefault="0097390A" w:rsidP="0097390A">
      <w:pPr>
        <w:pStyle w:val="EndNoteBibliography"/>
        <w:ind w:left="720" w:hanging="720"/>
      </w:pPr>
      <w:r w:rsidRPr="0097390A">
        <w:t xml:space="preserve">Calinger, K.M., Queenborough, S. &amp; Curtis, P.S. (2013). Herbarium specimens reveal the footprint of climate change on flowering trends across north-central North America. </w:t>
      </w:r>
      <w:r w:rsidRPr="0097390A">
        <w:rPr>
          <w:i/>
        </w:rPr>
        <w:t>Ecol. Lett.</w:t>
      </w:r>
      <w:r w:rsidRPr="0097390A">
        <w:t>, 16, 1037-1044.</w:t>
      </w:r>
    </w:p>
    <w:p w14:paraId="229E9282" w14:textId="77777777" w:rsidR="0097390A" w:rsidRPr="0097390A" w:rsidRDefault="0097390A" w:rsidP="0097390A">
      <w:pPr>
        <w:pStyle w:val="EndNoteBibliography"/>
        <w:ind w:left="720" w:hanging="720"/>
      </w:pPr>
      <w:r w:rsidRPr="0097390A">
        <w:t>30.</w:t>
      </w:r>
    </w:p>
    <w:p w14:paraId="38673BA0" w14:textId="77777777" w:rsidR="0097390A" w:rsidRPr="0097390A" w:rsidRDefault="0097390A" w:rsidP="0097390A">
      <w:pPr>
        <w:pStyle w:val="EndNoteBibliography"/>
        <w:ind w:left="720" w:hanging="720"/>
      </w:pPr>
      <w:r w:rsidRPr="0097390A">
        <w:t>Calle, Z., Schlumpberger, B.O., Piedrahita, L., Leftin, A., Hammer, S.A., Tye, A.</w:t>
      </w:r>
      <w:r w:rsidRPr="0097390A">
        <w:rPr>
          <w:i/>
        </w:rPr>
        <w:t xml:space="preserve"> et al.</w:t>
      </w:r>
      <w:r w:rsidRPr="0097390A">
        <w:t xml:space="preserve"> (2010). Seasonal variation in daily insolation induces synchronous bud break and flowering in the tropics. </w:t>
      </w:r>
      <w:r w:rsidRPr="0097390A">
        <w:rPr>
          <w:i/>
        </w:rPr>
        <w:t>Trees</w:t>
      </w:r>
      <w:r w:rsidRPr="0097390A">
        <w:t>, 24, 865-877.</w:t>
      </w:r>
    </w:p>
    <w:p w14:paraId="6B673E04" w14:textId="77777777" w:rsidR="0097390A" w:rsidRPr="0097390A" w:rsidRDefault="0097390A" w:rsidP="0097390A">
      <w:pPr>
        <w:pStyle w:val="EndNoteBibliography"/>
        <w:ind w:left="720" w:hanging="720"/>
      </w:pPr>
      <w:r w:rsidRPr="0097390A">
        <w:t>31.</w:t>
      </w:r>
    </w:p>
    <w:p w14:paraId="72C317EF" w14:textId="77777777" w:rsidR="0097390A" w:rsidRPr="0097390A" w:rsidRDefault="0097390A" w:rsidP="0097390A">
      <w:pPr>
        <w:pStyle w:val="EndNoteBibliography"/>
        <w:ind w:left="720" w:hanging="720"/>
      </w:pPr>
      <w:r w:rsidRPr="0097390A">
        <w:t xml:space="preserve">CaraDonna, P.J., Iler, A.M. &amp; Inouye, D.W. (2014). Shifts in flowering phenology reshape a subalpine plant community. </w:t>
      </w:r>
      <w:r w:rsidRPr="0097390A">
        <w:rPr>
          <w:i/>
        </w:rPr>
        <w:t>Proceedings of the National Academy of Sciences</w:t>
      </w:r>
      <w:r w:rsidRPr="0097390A">
        <w:t>, 111, 4916-4921.</w:t>
      </w:r>
    </w:p>
    <w:p w14:paraId="417A2F06" w14:textId="77777777" w:rsidR="0097390A" w:rsidRPr="0097390A" w:rsidRDefault="0097390A" w:rsidP="0097390A">
      <w:pPr>
        <w:pStyle w:val="EndNoteBibliography"/>
        <w:ind w:left="720" w:hanging="720"/>
      </w:pPr>
      <w:r w:rsidRPr="0097390A">
        <w:t>32.</w:t>
      </w:r>
    </w:p>
    <w:p w14:paraId="076AD51F" w14:textId="77777777" w:rsidR="0097390A" w:rsidRPr="0097390A" w:rsidRDefault="0097390A" w:rsidP="0097390A">
      <w:pPr>
        <w:pStyle w:val="EndNoteBibliography"/>
        <w:ind w:left="720" w:hanging="720"/>
      </w:pPr>
      <w:r w:rsidRPr="0097390A">
        <w:t xml:space="preserve">Caro, S.P., Schaper, S.V., Hut, R.A., Ball, G.F. &amp; Visser, M.E. (2013). The Case of the Missing Mechanism: How Does Temperature Influence Seasonal Timing in Endotherms? </w:t>
      </w:r>
      <w:r w:rsidRPr="0097390A">
        <w:rPr>
          <w:i/>
        </w:rPr>
        <w:t>PLoS. Biol.</w:t>
      </w:r>
      <w:r w:rsidRPr="0097390A">
        <w:t>, 11.</w:t>
      </w:r>
    </w:p>
    <w:p w14:paraId="287EB4DE" w14:textId="77777777" w:rsidR="0097390A" w:rsidRPr="0097390A" w:rsidRDefault="0097390A" w:rsidP="0097390A">
      <w:pPr>
        <w:pStyle w:val="EndNoteBibliography"/>
        <w:ind w:left="720" w:hanging="720"/>
      </w:pPr>
      <w:r w:rsidRPr="0097390A">
        <w:t>33.</w:t>
      </w:r>
    </w:p>
    <w:p w14:paraId="1FED81BE" w14:textId="77777777" w:rsidR="0097390A" w:rsidRPr="0097390A" w:rsidRDefault="0097390A" w:rsidP="0097390A">
      <w:pPr>
        <w:pStyle w:val="EndNoteBibliography"/>
        <w:ind w:left="720" w:hanging="720"/>
      </w:pPr>
      <w:r w:rsidRPr="0097390A">
        <w:t xml:space="preserve">Cayton, H.L., Haddad, N.M., Gross, K., Diamond, S.E. &amp; Ries, L. (2015). Do growing degree days predict phenology across butterfly species? </w:t>
      </w:r>
      <w:r w:rsidRPr="0097390A">
        <w:rPr>
          <w:i/>
        </w:rPr>
        <w:t>Ecology</w:t>
      </w:r>
      <w:r w:rsidRPr="0097390A">
        <w:t>, 96, 1473-1479.</w:t>
      </w:r>
    </w:p>
    <w:p w14:paraId="7597085F" w14:textId="77777777" w:rsidR="0097390A" w:rsidRPr="0097390A" w:rsidRDefault="0097390A" w:rsidP="0097390A">
      <w:pPr>
        <w:pStyle w:val="EndNoteBibliography"/>
        <w:ind w:left="720" w:hanging="720"/>
      </w:pPr>
      <w:r w:rsidRPr="0097390A">
        <w:t>34.</w:t>
      </w:r>
    </w:p>
    <w:p w14:paraId="3E29271D" w14:textId="77777777" w:rsidR="0097390A" w:rsidRPr="0097390A" w:rsidRDefault="0097390A" w:rsidP="0097390A">
      <w:pPr>
        <w:pStyle w:val="EndNoteBibliography"/>
        <w:ind w:left="720" w:hanging="720"/>
      </w:pPr>
      <w:r w:rsidRPr="0097390A">
        <w:t xml:space="preserve">Chapman, D.S. (2013). Greater phenological sensitivity to temperature on higher Scottish mountains: new insights from remote sensing. </w:t>
      </w:r>
      <w:r w:rsidRPr="0097390A">
        <w:rPr>
          <w:i/>
        </w:rPr>
        <w:t>Glob. Change Biol.</w:t>
      </w:r>
      <w:r w:rsidRPr="0097390A">
        <w:t>, 19, 3463-3471.</w:t>
      </w:r>
    </w:p>
    <w:p w14:paraId="4BCE4E17" w14:textId="77777777" w:rsidR="0097390A" w:rsidRPr="0097390A" w:rsidRDefault="0097390A" w:rsidP="0097390A">
      <w:pPr>
        <w:pStyle w:val="EndNoteBibliography"/>
        <w:ind w:left="720" w:hanging="720"/>
      </w:pPr>
      <w:r w:rsidRPr="0097390A">
        <w:lastRenderedPageBreak/>
        <w:t>35.</w:t>
      </w:r>
    </w:p>
    <w:p w14:paraId="449697EE" w14:textId="77777777" w:rsidR="0097390A" w:rsidRPr="0097390A" w:rsidRDefault="0097390A" w:rsidP="0097390A">
      <w:pPr>
        <w:pStyle w:val="EndNoteBibliography"/>
        <w:ind w:left="720" w:hanging="720"/>
      </w:pPr>
      <w:r w:rsidRPr="0097390A">
        <w:t xml:space="preserve">Charmantier, A., McCleery, R.H., Cole, L.R., Perrins, C., Kruuk, L.E.B. &amp; Sheldon, B.C. (2008). Adaptive phenotypic plasticity in response to climate change in a wild bird population. </w:t>
      </w:r>
      <w:r w:rsidRPr="0097390A">
        <w:rPr>
          <w:i/>
        </w:rPr>
        <w:t>Science</w:t>
      </w:r>
      <w:r w:rsidRPr="0097390A">
        <w:t>, 320, 800-803.</w:t>
      </w:r>
    </w:p>
    <w:p w14:paraId="604F5B8D" w14:textId="77777777" w:rsidR="0097390A" w:rsidRPr="0097390A" w:rsidRDefault="0097390A" w:rsidP="0097390A">
      <w:pPr>
        <w:pStyle w:val="EndNoteBibliography"/>
        <w:ind w:left="720" w:hanging="720"/>
      </w:pPr>
      <w:r w:rsidRPr="0097390A">
        <w:t>36.</w:t>
      </w:r>
    </w:p>
    <w:p w14:paraId="5F78251C" w14:textId="77777777" w:rsidR="0097390A" w:rsidRPr="0097390A" w:rsidRDefault="0097390A" w:rsidP="0097390A">
      <w:pPr>
        <w:pStyle w:val="EndNoteBibliography"/>
        <w:ind w:left="720" w:hanging="720"/>
      </w:pPr>
      <w:r w:rsidRPr="0097390A">
        <w:t xml:space="preserve">Cheng, M.F. (1992). FOR WHOM DOES THE FEMALE DOVE COO - A CASE FOR THE ROLE OF VOCAL SELF-STIMULATION. </w:t>
      </w:r>
      <w:r w:rsidRPr="0097390A">
        <w:rPr>
          <w:i/>
        </w:rPr>
        <w:t>Anim. Behav.</w:t>
      </w:r>
      <w:r w:rsidRPr="0097390A">
        <w:t>, 43, 1035-1044.</w:t>
      </w:r>
    </w:p>
    <w:p w14:paraId="1F348ACD" w14:textId="77777777" w:rsidR="0097390A" w:rsidRPr="0097390A" w:rsidRDefault="0097390A" w:rsidP="0097390A">
      <w:pPr>
        <w:pStyle w:val="EndNoteBibliography"/>
        <w:ind w:left="720" w:hanging="720"/>
      </w:pPr>
      <w:r w:rsidRPr="0097390A">
        <w:t>37.</w:t>
      </w:r>
    </w:p>
    <w:p w14:paraId="3DBD95F7" w14:textId="77777777" w:rsidR="0097390A" w:rsidRPr="0097390A" w:rsidRDefault="0097390A" w:rsidP="0097390A">
      <w:pPr>
        <w:pStyle w:val="EndNoteBibliography"/>
        <w:ind w:left="720" w:hanging="720"/>
      </w:pPr>
      <w:r w:rsidRPr="0097390A">
        <w:t xml:space="preserve">Cook, B.I., Cook, E.R., Huth, P.C., Thompson, J.E., Forster, A. &amp; Smiley, D. (2008). A cross-taxa phenological dataset from Mohonk Lake, NY and its relationship to climate. </w:t>
      </w:r>
      <w:r w:rsidRPr="0097390A">
        <w:rPr>
          <w:i/>
        </w:rPr>
        <w:t>Int. J. Climatol.</w:t>
      </w:r>
      <w:r w:rsidRPr="0097390A">
        <w:t>, 28, 1369-1383.</w:t>
      </w:r>
    </w:p>
    <w:p w14:paraId="2D2F071D" w14:textId="77777777" w:rsidR="0097390A" w:rsidRPr="0097390A" w:rsidRDefault="0097390A" w:rsidP="0097390A">
      <w:pPr>
        <w:pStyle w:val="EndNoteBibliography"/>
        <w:ind w:left="720" w:hanging="720"/>
      </w:pPr>
      <w:r w:rsidRPr="0097390A">
        <w:t>38.</w:t>
      </w:r>
    </w:p>
    <w:p w14:paraId="0030A9F9" w14:textId="77777777" w:rsidR="0097390A" w:rsidRPr="0097390A" w:rsidRDefault="0097390A" w:rsidP="0097390A">
      <w:pPr>
        <w:pStyle w:val="EndNoteBibliography"/>
        <w:ind w:left="720" w:hanging="720"/>
      </w:pPr>
      <w:r w:rsidRPr="0097390A">
        <w:t>Cook, B.I., Wolkovich, E.M., Davies, T.J., Ault, T.R., Betancourt, J.L., Allen, J.M.</w:t>
      </w:r>
      <w:r w:rsidRPr="0097390A">
        <w:rPr>
          <w:i/>
        </w:rPr>
        <w:t xml:space="preserve"> et al.</w:t>
      </w:r>
      <w:r w:rsidRPr="0097390A">
        <w:t xml:space="preserve"> (2012a). Sensitivity of Spring Phenology to Warming Across Temporal and Spatial Climate Gradients in Two Independent Databases. </w:t>
      </w:r>
      <w:r w:rsidRPr="0097390A">
        <w:rPr>
          <w:i/>
        </w:rPr>
        <w:t>Ecosystems</w:t>
      </w:r>
      <w:r w:rsidRPr="0097390A">
        <w:t>, 15, 1283-1294.</w:t>
      </w:r>
    </w:p>
    <w:p w14:paraId="65F55F0A" w14:textId="77777777" w:rsidR="0097390A" w:rsidRPr="0097390A" w:rsidRDefault="0097390A" w:rsidP="0097390A">
      <w:pPr>
        <w:pStyle w:val="EndNoteBibliography"/>
        <w:ind w:left="720" w:hanging="720"/>
      </w:pPr>
      <w:r w:rsidRPr="0097390A">
        <w:t>39.</w:t>
      </w:r>
    </w:p>
    <w:p w14:paraId="114BFB92" w14:textId="77777777" w:rsidR="0097390A" w:rsidRPr="0097390A" w:rsidRDefault="0097390A" w:rsidP="0097390A">
      <w:pPr>
        <w:pStyle w:val="EndNoteBibliography"/>
        <w:ind w:left="720" w:hanging="720"/>
      </w:pPr>
      <w:r w:rsidRPr="0097390A">
        <w:t xml:space="preserve">Cook, B.I., Wolkovich, E.M. &amp; Parmesan, C. (2012b). Divergent responses to spring and winter warming drive community level flowering trends. </w:t>
      </w:r>
      <w:r w:rsidRPr="0097390A">
        <w:rPr>
          <w:i/>
        </w:rPr>
        <w:t>Proceedings of the National Academy of Sciences</w:t>
      </w:r>
      <w:r w:rsidRPr="0097390A">
        <w:t>, 109, 9000-9005.</w:t>
      </w:r>
    </w:p>
    <w:p w14:paraId="2AFED859" w14:textId="77777777" w:rsidR="0097390A" w:rsidRPr="0097390A" w:rsidRDefault="0097390A" w:rsidP="0097390A">
      <w:pPr>
        <w:pStyle w:val="EndNoteBibliography"/>
        <w:ind w:left="720" w:hanging="720"/>
      </w:pPr>
      <w:r w:rsidRPr="0097390A">
        <w:t>40.</w:t>
      </w:r>
    </w:p>
    <w:p w14:paraId="0DBE8CAD" w14:textId="77777777" w:rsidR="0097390A" w:rsidRPr="0097390A" w:rsidRDefault="0097390A" w:rsidP="0097390A">
      <w:pPr>
        <w:pStyle w:val="EndNoteBibliography"/>
        <w:ind w:left="720" w:hanging="720"/>
      </w:pPr>
      <w:r w:rsidRPr="0097390A">
        <w:t xml:space="preserve">Coppack, T., Pulido, F. &amp; Berthold, P. (2001). Photoperiodic response to early hatching in a migratory bird species. </w:t>
      </w:r>
      <w:r w:rsidRPr="0097390A">
        <w:rPr>
          <w:i/>
        </w:rPr>
        <w:t>Oecologia</w:t>
      </w:r>
      <w:r w:rsidRPr="0097390A">
        <w:t>, 128, 181-186.</w:t>
      </w:r>
    </w:p>
    <w:p w14:paraId="6227811E" w14:textId="77777777" w:rsidR="0097390A" w:rsidRPr="0097390A" w:rsidRDefault="0097390A" w:rsidP="0097390A">
      <w:pPr>
        <w:pStyle w:val="EndNoteBibliography"/>
        <w:ind w:left="720" w:hanging="720"/>
      </w:pPr>
      <w:r w:rsidRPr="0097390A">
        <w:t>41.</w:t>
      </w:r>
    </w:p>
    <w:p w14:paraId="2091458D" w14:textId="77777777" w:rsidR="0097390A" w:rsidRPr="0097390A" w:rsidRDefault="0097390A" w:rsidP="0097390A">
      <w:pPr>
        <w:pStyle w:val="EndNoteBibliography"/>
        <w:ind w:left="720" w:hanging="720"/>
      </w:pPr>
      <w:r w:rsidRPr="0097390A">
        <w:t xml:space="preserve">Crimmins, T.M., Crimmins, M.A. &amp; Bertelsen, C.D. (2010). Complex responses to climate drivers in onset of spring flowering across a semi-arid elevation gradient. </w:t>
      </w:r>
      <w:r w:rsidRPr="0097390A">
        <w:rPr>
          <w:i/>
        </w:rPr>
        <w:t>J. Ecol.</w:t>
      </w:r>
      <w:r w:rsidRPr="0097390A">
        <w:t>, 98, 1042-1051.</w:t>
      </w:r>
    </w:p>
    <w:p w14:paraId="0025EA0C" w14:textId="77777777" w:rsidR="0097390A" w:rsidRPr="0097390A" w:rsidRDefault="0097390A" w:rsidP="0097390A">
      <w:pPr>
        <w:pStyle w:val="EndNoteBibliography"/>
        <w:ind w:left="720" w:hanging="720"/>
      </w:pPr>
      <w:r w:rsidRPr="0097390A">
        <w:t>42.</w:t>
      </w:r>
    </w:p>
    <w:p w14:paraId="49908E33" w14:textId="77777777" w:rsidR="0097390A" w:rsidRPr="0097390A" w:rsidRDefault="0097390A" w:rsidP="0097390A">
      <w:pPr>
        <w:pStyle w:val="EndNoteBibliography"/>
        <w:ind w:left="720" w:hanging="720"/>
      </w:pPr>
      <w:r w:rsidRPr="0097390A">
        <w:t xml:space="preserve">Cuellar, H.S. &amp; Cuellar, O. (1977). Refractoriness in Female Lizard Reproduction: A Probable Circannual Clock. </w:t>
      </w:r>
      <w:r w:rsidRPr="0097390A">
        <w:rPr>
          <w:i/>
        </w:rPr>
        <w:t>Science</w:t>
      </w:r>
      <w:r w:rsidRPr="0097390A">
        <w:t>, 197, 495-497.</w:t>
      </w:r>
    </w:p>
    <w:p w14:paraId="49AC0B14" w14:textId="77777777" w:rsidR="0097390A" w:rsidRPr="0097390A" w:rsidRDefault="0097390A" w:rsidP="0097390A">
      <w:pPr>
        <w:pStyle w:val="EndNoteBibliography"/>
        <w:ind w:left="720" w:hanging="720"/>
      </w:pPr>
      <w:r w:rsidRPr="0097390A">
        <w:t>43.</w:t>
      </w:r>
    </w:p>
    <w:p w14:paraId="6831CA3E" w14:textId="77777777" w:rsidR="0097390A" w:rsidRPr="0097390A" w:rsidRDefault="0097390A" w:rsidP="0097390A">
      <w:pPr>
        <w:pStyle w:val="EndNoteBibliography"/>
        <w:ind w:left="720" w:hanging="720"/>
      </w:pPr>
      <w:r w:rsidRPr="0097390A">
        <w:lastRenderedPageBreak/>
        <w:t xml:space="preserve">Cufar, K., De Luis, M., Saz, M.A., Crepinsek, Z. &amp; Kajfez-Bogataj, L. (2012). Temporal shifts in leaf phenology of beech (Fagus sylvatica) depend on elevation. </w:t>
      </w:r>
      <w:r w:rsidRPr="0097390A">
        <w:rPr>
          <w:i/>
        </w:rPr>
        <w:t>Trees-Structure and Function</w:t>
      </w:r>
      <w:r w:rsidRPr="0097390A">
        <w:t>, 26, 1091-1100.</w:t>
      </w:r>
    </w:p>
    <w:p w14:paraId="59288D68" w14:textId="77777777" w:rsidR="0097390A" w:rsidRPr="0097390A" w:rsidRDefault="0097390A" w:rsidP="0097390A">
      <w:pPr>
        <w:pStyle w:val="EndNoteBibliography"/>
        <w:ind w:left="720" w:hanging="720"/>
      </w:pPr>
      <w:r w:rsidRPr="0097390A">
        <w:t>44.</w:t>
      </w:r>
    </w:p>
    <w:p w14:paraId="03C5A34E" w14:textId="77777777" w:rsidR="0097390A" w:rsidRPr="0097390A" w:rsidRDefault="0097390A" w:rsidP="0097390A">
      <w:pPr>
        <w:pStyle w:val="EndNoteBibliography"/>
        <w:ind w:left="720" w:hanging="720"/>
      </w:pPr>
      <w:r w:rsidRPr="0097390A">
        <w:t xml:space="preserve">Cyr, H. &amp; Pace, M.L. (1993). MAGNITUDE AND PATTERNS OF HERBIVORY IN AQUATIC AND TERRESTRIAL ECOSYSTEMS. </w:t>
      </w:r>
      <w:r w:rsidRPr="0097390A">
        <w:rPr>
          <w:i/>
        </w:rPr>
        <w:t>Nature</w:t>
      </w:r>
      <w:r w:rsidRPr="0097390A">
        <w:t>, 361, 148-150.</w:t>
      </w:r>
    </w:p>
    <w:p w14:paraId="5016969D" w14:textId="77777777" w:rsidR="0097390A" w:rsidRPr="0097390A" w:rsidRDefault="0097390A" w:rsidP="0097390A">
      <w:pPr>
        <w:pStyle w:val="EndNoteBibliography"/>
        <w:ind w:left="720" w:hanging="720"/>
      </w:pPr>
      <w:r w:rsidRPr="0097390A">
        <w:t>45.</w:t>
      </w:r>
    </w:p>
    <w:p w14:paraId="0D9CF67B" w14:textId="77777777" w:rsidR="0097390A" w:rsidRPr="0097390A" w:rsidRDefault="0097390A" w:rsidP="0097390A">
      <w:pPr>
        <w:pStyle w:val="EndNoteBibliography"/>
        <w:ind w:left="720" w:hanging="720"/>
      </w:pPr>
      <w:r w:rsidRPr="0097390A">
        <w:t xml:space="preserve">Dawson, A. (2005). The effect of temperature on photoperiodically regulated gonadal maturation, regression and moult in starlings - potential consequences of climate change. </w:t>
      </w:r>
      <w:r w:rsidRPr="0097390A">
        <w:rPr>
          <w:i/>
        </w:rPr>
        <w:t>Funct. Ecol.</w:t>
      </w:r>
      <w:r w:rsidRPr="0097390A">
        <w:t>, 19, 995-1000.</w:t>
      </w:r>
    </w:p>
    <w:p w14:paraId="59A8804F" w14:textId="77777777" w:rsidR="0097390A" w:rsidRPr="0097390A" w:rsidRDefault="0097390A" w:rsidP="0097390A">
      <w:pPr>
        <w:pStyle w:val="EndNoteBibliography"/>
        <w:ind w:left="720" w:hanging="720"/>
      </w:pPr>
      <w:r w:rsidRPr="0097390A">
        <w:t>46.</w:t>
      </w:r>
    </w:p>
    <w:p w14:paraId="304F364F" w14:textId="77777777" w:rsidR="0097390A" w:rsidRPr="0097390A" w:rsidRDefault="0097390A" w:rsidP="0097390A">
      <w:pPr>
        <w:pStyle w:val="EndNoteBibliography"/>
        <w:ind w:left="720" w:hanging="720"/>
      </w:pPr>
      <w:r w:rsidRPr="0097390A">
        <w:t xml:space="preserve">Dawson, A., King, V.M., Bentley, G.E. &amp; Ball, G.F. (2001). Photoperiodic control of seasonality in birds. </w:t>
      </w:r>
      <w:r w:rsidRPr="0097390A">
        <w:rPr>
          <w:i/>
        </w:rPr>
        <w:t>J. Biol. Rhythms</w:t>
      </w:r>
      <w:r w:rsidRPr="0097390A">
        <w:t>, 16, 365-380.</w:t>
      </w:r>
    </w:p>
    <w:p w14:paraId="69E345D8" w14:textId="77777777" w:rsidR="0097390A" w:rsidRPr="0097390A" w:rsidRDefault="0097390A" w:rsidP="0097390A">
      <w:pPr>
        <w:pStyle w:val="EndNoteBibliography"/>
        <w:ind w:left="720" w:hanging="720"/>
      </w:pPr>
      <w:r w:rsidRPr="0097390A">
        <w:t>47.</w:t>
      </w:r>
    </w:p>
    <w:p w14:paraId="4EFB64CE" w14:textId="77777777" w:rsidR="0097390A" w:rsidRPr="0097390A" w:rsidRDefault="0097390A" w:rsidP="0097390A">
      <w:pPr>
        <w:pStyle w:val="EndNoteBibliography"/>
        <w:ind w:left="720" w:hanging="720"/>
      </w:pPr>
      <w:r w:rsidRPr="0097390A">
        <w:t xml:space="preserve">Defila, C. &amp; Clot, B. (2005). Phytophenological trends in the Swiss Alps, 1951&amp;#8211;2002. </w:t>
      </w:r>
      <w:r w:rsidRPr="0097390A">
        <w:rPr>
          <w:i/>
        </w:rPr>
        <w:t>Meteorologische Zeitschrift</w:t>
      </w:r>
      <w:r w:rsidRPr="0097390A">
        <w:t>, 14, 191-196.</w:t>
      </w:r>
    </w:p>
    <w:p w14:paraId="1D571DE9" w14:textId="77777777" w:rsidR="0097390A" w:rsidRPr="0097390A" w:rsidRDefault="0097390A" w:rsidP="0097390A">
      <w:pPr>
        <w:pStyle w:val="EndNoteBibliography"/>
        <w:ind w:left="720" w:hanging="720"/>
      </w:pPr>
      <w:r w:rsidRPr="0097390A">
        <w:t>48.</w:t>
      </w:r>
    </w:p>
    <w:p w14:paraId="32233CC7" w14:textId="77777777" w:rsidR="0097390A" w:rsidRPr="0097390A" w:rsidRDefault="0097390A" w:rsidP="0097390A">
      <w:pPr>
        <w:pStyle w:val="EndNoteBibliography"/>
        <w:ind w:left="720" w:hanging="720"/>
      </w:pPr>
      <w:r w:rsidRPr="0097390A">
        <w:t>Deutsch, C.A., Tewksbury, J.J., Huey, R.B., Sheldon, K.S., Ghalambor, C.K., Haak, D.C.</w:t>
      </w:r>
      <w:r w:rsidRPr="0097390A">
        <w:rPr>
          <w:i/>
        </w:rPr>
        <w:t xml:space="preserve"> et al.</w:t>
      </w:r>
      <w:r w:rsidRPr="0097390A">
        <w:t xml:space="preserve"> (2008). Impacts of climate warming on terrestrial ectotherms across latitude. </w:t>
      </w:r>
      <w:r w:rsidRPr="0097390A">
        <w:rPr>
          <w:i/>
        </w:rPr>
        <w:t>Proc. Natl. Acad. Sci. U. S. A.</w:t>
      </w:r>
      <w:r w:rsidRPr="0097390A">
        <w:t>, 105, 6668-6672.</w:t>
      </w:r>
    </w:p>
    <w:p w14:paraId="0CDF5C90" w14:textId="77777777" w:rsidR="0097390A" w:rsidRPr="0097390A" w:rsidRDefault="0097390A" w:rsidP="0097390A">
      <w:pPr>
        <w:pStyle w:val="EndNoteBibliography"/>
        <w:ind w:left="720" w:hanging="720"/>
      </w:pPr>
      <w:r w:rsidRPr="0097390A">
        <w:t>49.</w:t>
      </w:r>
    </w:p>
    <w:p w14:paraId="6FEEB19D" w14:textId="77777777" w:rsidR="0097390A" w:rsidRPr="0097390A" w:rsidRDefault="0097390A" w:rsidP="0097390A">
      <w:pPr>
        <w:pStyle w:val="EndNoteBibliography"/>
        <w:ind w:left="720" w:hanging="720"/>
      </w:pPr>
      <w:r w:rsidRPr="0097390A">
        <w:t xml:space="preserve">Diamond, S.E., Frame, A.M., Martin, R.A. &amp; Buckley, L.B. (2011). Species' traits predict phenological responses to climate change in butterflies. </w:t>
      </w:r>
      <w:r w:rsidRPr="0097390A">
        <w:rPr>
          <w:i/>
        </w:rPr>
        <w:t>Ecology</w:t>
      </w:r>
      <w:r w:rsidRPr="0097390A">
        <w:t>, 92, 1005-1012.</w:t>
      </w:r>
    </w:p>
    <w:p w14:paraId="3320C1CE" w14:textId="77777777" w:rsidR="0097390A" w:rsidRPr="0097390A" w:rsidRDefault="0097390A" w:rsidP="0097390A">
      <w:pPr>
        <w:pStyle w:val="EndNoteBibliography"/>
        <w:ind w:left="720" w:hanging="720"/>
      </w:pPr>
      <w:r w:rsidRPr="0097390A">
        <w:t>50.</w:t>
      </w:r>
    </w:p>
    <w:p w14:paraId="0AB7D9BA" w14:textId="77777777" w:rsidR="0097390A" w:rsidRPr="0097390A" w:rsidRDefault="0097390A" w:rsidP="0097390A">
      <w:pPr>
        <w:pStyle w:val="EndNoteBibliography"/>
        <w:ind w:left="720" w:hanging="720"/>
      </w:pPr>
      <w:r w:rsidRPr="0097390A">
        <w:t>Diez, J.M., Ibáñez, I., Miller-Rushing, A.J., Mazer, S.J., Crimmins, T.M., Crimmins, M.A.</w:t>
      </w:r>
      <w:r w:rsidRPr="0097390A">
        <w:rPr>
          <w:i/>
        </w:rPr>
        <w:t xml:space="preserve"> et al.</w:t>
      </w:r>
      <w:r w:rsidRPr="0097390A">
        <w:t xml:space="preserve"> (2012). Forecasting phenology: from species variability to community patterns. </w:t>
      </w:r>
      <w:r w:rsidRPr="0097390A">
        <w:rPr>
          <w:i/>
        </w:rPr>
        <w:t>Ecol. Lett.</w:t>
      </w:r>
      <w:r w:rsidRPr="0097390A">
        <w:t>, 15, 545-553.</w:t>
      </w:r>
    </w:p>
    <w:p w14:paraId="4A285889" w14:textId="77777777" w:rsidR="0097390A" w:rsidRPr="0097390A" w:rsidRDefault="0097390A" w:rsidP="0097390A">
      <w:pPr>
        <w:pStyle w:val="EndNoteBibliography"/>
        <w:ind w:left="720" w:hanging="720"/>
      </w:pPr>
      <w:r w:rsidRPr="0097390A">
        <w:t>51.</w:t>
      </w:r>
    </w:p>
    <w:p w14:paraId="08D960CE" w14:textId="77777777" w:rsidR="0097390A" w:rsidRPr="0097390A" w:rsidRDefault="0097390A" w:rsidP="0097390A">
      <w:pPr>
        <w:pStyle w:val="EndNoteBibliography"/>
        <w:ind w:left="720" w:hanging="720"/>
      </w:pPr>
      <w:r w:rsidRPr="0097390A">
        <w:t xml:space="preserve">Dillon, M.E., Wang, G. &amp; Huey, R.B. (2010). Global metabolic impacts of recent climate warming. </w:t>
      </w:r>
      <w:r w:rsidRPr="0097390A">
        <w:rPr>
          <w:i/>
        </w:rPr>
        <w:t>Nature</w:t>
      </w:r>
      <w:r w:rsidRPr="0097390A">
        <w:t>, 467, 704-U788.</w:t>
      </w:r>
    </w:p>
    <w:p w14:paraId="16637AEE" w14:textId="77777777" w:rsidR="0097390A" w:rsidRPr="0097390A" w:rsidRDefault="0097390A" w:rsidP="0097390A">
      <w:pPr>
        <w:pStyle w:val="EndNoteBibliography"/>
        <w:ind w:left="720" w:hanging="720"/>
      </w:pPr>
      <w:r w:rsidRPr="0097390A">
        <w:t>52.</w:t>
      </w:r>
    </w:p>
    <w:p w14:paraId="016FC9DE" w14:textId="77777777" w:rsidR="0097390A" w:rsidRPr="0097390A" w:rsidRDefault="0097390A" w:rsidP="0097390A">
      <w:pPr>
        <w:pStyle w:val="EndNoteBibliography"/>
        <w:ind w:left="720" w:hanging="720"/>
      </w:pPr>
      <w:r w:rsidRPr="0097390A">
        <w:lastRenderedPageBreak/>
        <w:t xml:space="preserve">Dingle, H. (2014). </w:t>
      </w:r>
      <w:r w:rsidRPr="0097390A">
        <w:rPr>
          <w:i/>
        </w:rPr>
        <w:t>Migration : the biology of life on the move</w:t>
      </w:r>
      <w:r w:rsidRPr="0097390A">
        <w:t>. Oxford University Press, Oxford; New York.</w:t>
      </w:r>
    </w:p>
    <w:p w14:paraId="389FEF1D" w14:textId="77777777" w:rsidR="0097390A" w:rsidRPr="0097390A" w:rsidRDefault="0097390A" w:rsidP="0097390A">
      <w:pPr>
        <w:pStyle w:val="EndNoteBibliography"/>
        <w:ind w:left="720" w:hanging="720"/>
      </w:pPr>
      <w:r w:rsidRPr="0097390A">
        <w:t>53.</w:t>
      </w:r>
    </w:p>
    <w:p w14:paraId="6AA4FE7B" w14:textId="77777777" w:rsidR="0097390A" w:rsidRPr="0097390A" w:rsidRDefault="0097390A" w:rsidP="0097390A">
      <w:pPr>
        <w:pStyle w:val="EndNoteBibliography"/>
        <w:ind w:left="720" w:hanging="720"/>
      </w:pPr>
      <w:r w:rsidRPr="0097390A">
        <w:t xml:space="preserve">Doi, H., Gordo, O. &amp; Katano, I. (2008). Heterogeneous intra-annual climatic changes drive different phenological responses at two trophic levels. </w:t>
      </w:r>
      <w:r w:rsidRPr="0097390A">
        <w:rPr>
          <w:i/>
        </w:rPr>
        <w:t>Clim. Res.</w:t>
      </w:r>
      <w:r w:rsidRPr="0097390A">
        <w:t>, 36, 181-190.</w:t>
      </w:r>
    </w:p>
    <w:p w14:paraId="56C39CE8" w14:textId="77777777" w:rsidR="0097390A" w:rsidRPr="0097390A" w:rsidRDefault="0097390A" w:rsidP="0097390A">
      <w:pPr>
        <w:pStyle w:val="EndNoteBibliography"/>
        <w:ind w:left="720" w:hanging="720"/>
      </w:pPr>
      <w:r w:rsidRPr="0097390A">
        <w:t>54.</w:t>
      </w:r>
    </w:p>
    <w:p w14:paraId="29676386" w14:textId="77777777" w:rsidR="0097390A" w:rsidRPr="0097390A" w:rsidRDefault="0097390A" w:rsidP="0097390A">
      <w:pPr>
        <w:pStyle w:val="EndNoteBibliography"/>
        <w:ind w:left="720" w:hanging="720"/>
      </w:pPr>
      <w:r w:rsidRPr="0097390A">
        <w:t>Doxa, A., Robert, A., Crivelli, A., Catsadorakis, G., Naziridis, T., Nikolaou, H.</w:t>
      </w:r>
      <w:r w:rsidRPr="0097390A">
        <w:rPr>
          <w:i/>
        </w:rPr>
        <w:t xml:space="preserve"> et al.</w:t>
      </w:r>
      <w:r w:rsidRPr="0097390A">
        <w:t xml:space="preserve"> (2012). Shifts in Breeding Phenology as a Response to Population Size and Climatic Change: A Comparison between Short- and Long-Distance Migrant Species. </w:t>
      </w:r>
      <w:r w:rsidRPr="0097390A">
        <w:rPr>
          <w:i/>
        </w:rPr>
        <w:t>The Auk</w:t>
      </w:r>
      <w:r w:rsidRPr="0097390A">
        <w:t>, 129, 753-762.</w:t>
      </w:r>
    </w:p>
    <w:p w14:paraId="7E61CD17" w14:textId="77777777" w:rsidR="0097390A" w:rsidRPr="0097390A" w:rsidRDefault="0097390A" w:rsidP="0097390A">
      <w:pPr>
        <w:pStyle w:val="EndNoteBibliography"/>
        <w:ind w:left="720" w:hanging="720"/>
      </w:pPr>
      <w:r w:rsidRPr="0097390A">
        <w:t>55.</w:t>
      </w:r>
    </w:p>
    <w:p w14:paraId="0905DB27" w14:textId="77777777" w:rsidR="0097390A" w:rsidRPr="0097390A" w:rsidRDefault="0097390A" w:rsidP="0097390A">
      <w:pPr>
        <w:pStyle w:val="EndNoteBibliography"/>
        <w:ind w:left="720" w:hanging="720"/>
      </w:pPr>
      <w:r w:rsidRPr="0097390A">
        <w:t xml:space="preserve">Dunn, P.O. &amp; Winkler, D.W. (1999). Climate change has affected the breeding date of tree swallows throughout North America. </w:t>
      </w:r>
      <w:r w:rsidRPr="0097390A">
        <w:rPr>
          <w:i/>
        </w:rPr>
        <w:t>Proc. R. Soc. B-Biol. Sci.</w:t>
      </w:r>
      <w:r w:rsidRPr="0097390A">
        <w:t>, 266, 2487-2490.</w:t>
      </w:r>
    </w:p>
    <w:p w14:paraId="40B51AF2" w14:textId="77777777" w:rsidR="0097390A" w:rsidRPr="0097390A" w:rsidRDefault="0097390A" w:rsidP="0097390A">
      <w:pPr>
        <w:pStyle w:val="EndNoteBibliography"/>
        <w:ind w:left="720" w:hanging="720"/>
      </w:pPr>
      <w:r w:rsidRPr="0097390A">
        <w:t>56.</w:t>
      </w:r>
    </w:p>
    <w:p w14:paraId="7ED77D18" w14:textId="77777777" w:rsidR="0097390A" w:rsidRPr="0097390A" w:rsidRDefault="0097390A" w:rsidP="0097390A">
      <w:pPr>
        <w:pStyle w:val="EndNoteBibliography"/>
        <w:ind w:left="720" w:hanging="720"/>
      </w:pPr>
      <w:r w:rsidRPr="0097390A">
        <w:t xml:space="preserve">Dunne, J.A., Harte, J. &amp; Taylor, K.J. (2003). Subalpine meadow flowering phenology responses to climate change: Integrating experimental and gradient methods. </w:t>
      </w:r>
      <w:r w:rsidRPr="0097390A">
        <w:rPr>
          <w:i/>
        </w:rPr>
        <w:t>Ecol. Monogr.</w:t>
      </w:r>
      <w:r w:rsidRPr="0097390A">
        <w:t>, 73, 69-86.</w:t>
      </w:r>
    </w:p>
    <w:p w14:paraId="2BE6F0FD" w14:textId="77777777" w:rsidR="0097390A" w:rsidRPr="0097390A" w:rsidRDefault="0097390A" w:rsidP="0097390A">
      <w:pPr>
        <w:pStyle w:val="EndNoteBibliography"/>
        <w:ind w:left="720" w:hanging="720"/>
      </w:pPr>
      <w:r w:rsidRPr="0097390A">
        <w:t>57.</w:t>
      </w:r>
    </w:p>
    <w:p w14:paraId="55B7E9B5" w14:textId="77777777" w:rsidR="0097390A" w:rsidRPr="0097390A" w:rsidRDefault="0097390A" w:rsidP="0097390A">
      <w:pPr>
        <w:pStyle w:val="EndNoteBibliography"/>
        <w:ind w:left="720" w:hanging="720"/>
      </w:pPr>
      <w:r w:rsidRPr="0097390A">
        <w:t>Easterling, D.R., Horton, B., Jones, P.D., Peterson, T.C., Karl, T.R., Parker, D.E.</w:t>
      </w:r>
      <w:r w:rsidRPr="0097390A">
        <w:rPr>
          <w:i/>
        </w:rPr>
        <w:t xml:space="preserve"> et al.</w:t>
      </w:r>
      <w:r w:rsidRPr="0097390A">
        <w:t xml:space="preserve"> (1997). Maximum and minimum temperature trends for the globe. </w:t>
      </w:r>
      <w:r w:rsidRPr="0097390A">
        <w:rPr>
          <w:i/>
        </w:rPr>
        <w:t>Science</w:t>
      </w:r>
      <w:r w:rsidRPr="0097390A">
        <w:t>, 277, 364-367.</w:t>
      </w:r>
    </w:p>
    <w:p w14:paraId="0B8DAFC1" w14:textId="77777777" w:rsidR="0097390A" w:rsidRPr="0097390A" w:rsidRDefault="0097390A" w:rsidP="0097390A">
      <w:pPr>
        <w:pStyle w:val="EndNoteBibliography"/>
        <w:ind w:left="720" w:hanging="720"/>
      </w:pPr>
      <w:r w:rsidRPr="0097390A">
        <w:t>58.</w:t>
      </w:r>
    </w:p>
    <w:p w14:paraId="559C4146" w14:textId="77777777" w:rsidR="0097390A" w:rsidRPr="0097390A" w:rsidRDefault="0097390A" w:rsidP="0097390A">
      <w:pPr>
        <w:pStyle w:val="EndNoteBibliography"/>
        <w:ind w:left="720" w:hanging="720"/>
      </w:pPr>
      <w:r w:rsidRPr="0097390A">
        <w:t xml:space="preserve">Elzinga, J.A., Atlan, A., Biere, A., Gigord, L., Weis, A.E. &amp; Bernasconi, G. (2007). Time after time: flowering phenology and biotic interactions. </w:t>
      </w:r>
      <w:r w:rsidRPr="0097390A">
        <w:rPr>
          <w:i/>
        </w:rPr>
        <w:t>Trends Ecol. Evol.</w:t>
      </w:r>
      <w:r w:rsidRPr="0097390A">
        <w:t>, 22, 432-439.</w:t>
      </w:r>
    </w:p>
    <w:p w14:paraId="6681032D" w14:textId="77777777" w:rsidR="0097390A" w:rsidRPr="0097390A" w:rsidRDefault="0097390A" w:rsidP="0097390A">
      <w:pPr>
        <w:pStyle w:val="EndNoteBibliography"/>
        <w:ind w:left="720" w:hanging="720"/>
      </w:pPr>
      <w:r w:rsidRPr="0097390A">
        <w:t>59.</w:t>
      </w:r>
    </w:p>
    <w:p w14:paraId="7E63D300" w14:textId="77777777" w:rsidR="0097390A" w:rsidRPr="0097390A" w:rsidRDefault="0097390A" w:rsidP="0097390A">
      <w:pPr>
        <w:pStyle w:val="EndNoteBibliography"/>
        <w:ind w:left="720" w:hanging="720"/>
      </w:pPr>
      <w:r w:rsidRPr="0097390A">
        <w:t>Ernakovich, J.G., Hopping, K.A., Berdanier, A.B., Simpson, R.T., Kachergis, E.J., Steltzer, H.</w:t>
      </w:r>
      <w:r w:rsidRPr="0097390A">
        <w:rPr>
          <w:i/>
        </w:rPr>
        <w:t xml:space="preserve"> et al.</w:t>
      </w:r>
      <w:r w:rsidRPr="0097390A">
        <w:t xml:space="preserve"> (2014). Predicted responses of arctic and alpine ecosystems to altered seasonality under climate change. </w:t>
      </w:r>
      <w:r w:rsidRPr="0097390A">
        <w:rPr>
          <w:i/>
        </w:rPr>
        <w:t>Glob. Change Biol.</w:t>
      </w:r>
      <w:r w:rsidRPr="0097390A">
        <w:t>, 20, 3256-3269.</w:t>
      </w:r>
    </w:p>
    <w:p w14:paraId="56A2984A" w14:textId="77777777" w:rsidR="0097390A" w:rsidRPr="0097390A" w:rsidRDefault="0097390A" w:rsidP="0097390A">
      <w:pPr>
        <w:pStyle w:val="EndNoteBibliography"/>
        <w:ind w:left="720" w:hanging="720"/>
      </w:pPr>
      <w:r w:rsidRPr="0097390A">
        <w:t>60.</w:t>
      </w:r>
    </w:p>
    <w:p w14:paraId="36B9414D" w14:textId="77777777" w:rsidR="0097390A" w:rsidRPr="0097390A" w:rsidRDefault="0097390A" w:rsidP="0097390A">
      <w:pPr>
        <w:pStyle w:val="EndNoteBibliography"/>
        <w:ind w:left="720" w:hanging="720"/>
      </w:pPr>
      <w:r w:rsidRPr="0097390A">
        <w:t xml:space="preserve">Farner, D.S. (1985). ANNUAL RHYTHMS. </w:t>
      </w:r>
      <w:r w:rsidRPr="0097390A">
        <w:rPr>
          <w:i/>
        </w:rPr>
        <w:t>Annu. Rev. Physiol.</w:t>
      </w:r>
      <w:r w:rsidRPr="0097390A">
        <w:t>, 47, 65-82.</w:t>
      </w:r>
    </w:p>
    <w:p w14:paraId="7C0AE875" w14:textId="77777777" w:rsidR="0097390A" w:rsidRPr="0097390A" w:rsidRDefault="0097390A" w:rsidP="0097390A">
      <w:pPr>
        <w:pStyle w:val="EndNoteBibliography"/>
        <w:ind w:left="720" w:hanging="720"/>
      </w:pPr>
      <w:r w:rsidRPr="0097390A">
        <w:t>61.</w:t>
      </w:r>
    </w:p>
    <w:p w14:paraId="4984C744" w14:textId="77777777" w:rsidR="0097390A" w:rsidRPr="0097390A" w:rsidRDefault="0097390A" w:rsidP="0097390A">
      <w:pPr>
        <w:pStyle w:val="EndNoteBibliography"/>
        <w:ind w:left="720" w:hanging="720"/>
      </w:pPr>
      <w:r w:rsidRPr="0097390A">
        <w:lastRenderedPageBreak/>
        <w:t xml:space="preserve">Fitter, A.H. &amp; Fitter, R.S.R. (2002). Rapid changes in flowering time in British plants. </w:t>
      </w:r>
      <w:r w:rsidRPr="0097390A">
        <w:rPr>
          <w:i/>
        </w:rPr>
        <w:t>Science</w:t>
      </w:r>
      <w:r w:rsidRPr="0097390A">
        <w:t>, 296, 1689-1691.</w:t>
      </w:r>
    </w:p>
    <w:p w14:paraId="05DD51CD" w14:textId="77777777" w:rsidR="0097390A" w:rsidRPr="0097390A" w:rsidRDefault="0097390A" w:rsidP="0097390A">
      <w:pPr>
        <w:pStyle w:val="EndNoteBibliography"/>
        <w:ind w:left="720" w:hanging="720"/>
      </w:pPr>
      <w:r w:rsidRPr="0097390A">
        <w:t>62.</w:t>
      </w:r>
    </w:p>
    <w:p w14:paraId="1697CDA3" w14:textId="77777777" w:rsidR="0097390A" w:rsidRPr="0097390A" w:rsidRDefault="0097390A" w:rsidP="0097390A">
      <w:pPr>
        <w:pStyle w:val="EndNoteBibliography"/>
        <w:ind w:left="720" w:hanging="720"/>
      </w:pPr>
      <w:r w:rsidRPr="0097390A">
        <w:t xml:space="preserve">Fitter, A.H., Fitter, R.S.R., Harris, I.T.B. &amp; Williamson, M.H. (1995). RELATIONSHIPS BETWEEN 1ST FLOWERING DATE AND TEMPERATURE IN THE FLORA OF A LOCALITY IN CENTRAL ENGLAND. </w:t>
      </w:r>
      <w:r w:rsidRPr="0097390A">
        <w:rPr>
          <w:i/>
        </w:rPr>
        <w:t>Funct. Ecol.</w:t>
      </w:r>
      <w:r w:rsidRPr="0097390A">
        <w:t>, 9, 55-60.</w:t>
      </w:r>
    </w:p>
    <w:p w14:paraId="58B8A77A" w14:textId="77777777" w:rsidR="0097390A" w:rsidRPr="0097390A" w:rsidRDefault="0097390A" w:rsidP="0097390A">
      <w:pPr>
        <w:pStyle w:val="EndNoteBibliography"/>
        <w:ind w:left="720" w:hanging="720"/>
      </w:pPr>
      <w:r w:rsidRPr="0097390A">
        <w:t>63.</w:t>
      </w:r>
    </w:p>
    <w:p w14:paraId="3EFDD52D" w14:textId="77777777" w:rsidR="0097390A" w:rsidRPr="0097390A" w:rsidRDefault="0097390A" w:rsidP="0097390A">
      <w:pPr>
        <w:pStyle w:val="EndNoteBibliography"/>
        <w:ind w:left="720" w:hanging="720"/>
      </w:pPr>
      <w:r w:rsidRPr="0097390A">
        <w:t xml:space="preserve">Forister, M.L. &amp; Shapiro, A.M. (2003). Climatic trends and advancing spring flight of butterflies in lowland California. </w:t>
      </w:r>
      <w:r w:rsidRPr="0097390A">
        <w:rPr>
          <w:i/>
        </w:rPr>
        <w:t>Glob. Change Biol.</w:t>
      </w:r>
      <w:r w:rsidRPr="0097390A">
        <w:t>, 9, 1130-1135.</w:t>
      </w:r>
    </w:p>
    <w:p w14:paraId="2AE801BB" w14:textId="77777777" w:rsidR="0097390A" w:rsidRPr="0097390A" w:rsidRDefault="0097390A" w:rsidP="0097390A">
      <w:pPr>
        <w:pStyle w:val="EndNoteBibliography"/>
        <w:ind w:left="720" w:hanging="720"/>
      </w:pPr>
      <w:r w:rsidRPr="0097390A">
        <w:t>64.</w:t>
      </w:r>
    </w:p>
    <w:p w14:paraId="2197295E" w14:textId="77777777" w:rsidR="0097390A" w:rsidRPr="0097390A" w:rsidRDefault="0097390A" w:rsidP="0097390A">
      <w:pPr>
        <w:pStyle w:val="EndNoteBibliography"/>
        <w:ind w:left="720" w:hanging="720"/>
      </w:pPr>
      <w:r w:rsidRPr="0097390A">
        <w:t xml:space="preserve">Forrest, J.R.K. &amp; Thomson, J.D. (2011). An examination of synchrony between insect emergence and flowering in Rocky Mountain meadows. </w:t>
      </w:r>
      <w:r w:rsidRPr="0097390A">
        <w:rPr>
          <w:i/>
        </w:rPr>
        <w:t>Ecol. Monogr.</w:t>
      </w:r>
      <w:r w:rsidRPr="0097390A">
        <w:t>, 81, 469-491.</w:t>
      </w:r>
    </w:p>
    <w:p w14:paraId="3F1ACB19" w14:textId="77777777" w:rsidR="0097390A" w:rsidRPr="0097390A" w:rsidRDefault="0097390A" w:rsidP="0097390A">
      <w:pPr>
        <w:pStyle w:val="EndNoteBibliography"/>
        <w:ind w:left="720" w:hanging="720"/>
      </w:pPr>
      <w:r w:rsidRPr="0097390A">
        <w:t>65.</w:t>
      </w:r>
    </w:p>
    <w:p w14:paraId="01EE50A8" w14:textId="77777777" w:rsidR="0097390A" w:rsidRPr="0097390A" w:rsidRDefault="0097390A" w:rsidP="0097390A">
      <w:pPr>
        <w:pStyle w:val="EndNoteBibliography"/>
        <w:ind w:left="720" w:hanging="720"/>
      </w:pPr>
      <w:r w:rsidRPr="0097390A">
        <w:t xml:space="preserve">Gange, A.C., Gange, E.G., Sparks, T.H. &amp; Boddy, L. (2007). Rapid and Recent Changes in Fungal Fruiting Patterns. </w:t>
      </w:r>
      <w:r w:rsidRPr="0097390A">
        <w:rPr>
          <w:i/>
        </w:rPr>
        <w:t>Science</w:t>
      </w:r>
      <w:r w:rsidRPr="0097390A">
        <w:t>, 316, 71-71.</w:t>
      </w:r>
    </w:p>
    <w:p w14:paraId="2E98F6F4" w14:textId="77777777" w:rsidR="0097390A" w:rsidRPr="0097390A" w:rsidRDefault="0097390A" w:rsidP="0097390A">
      <w:pPr>
        <w:pStyle w:val="EndNoteBibliography"/>
        <w:ind w:left="720" w:hanging="720"/>
      </w:pPr>
      <w:r w:rsidRPr="0097390A">
        <w:t>66.</w:t>
      </w:r>
    </w:p>
    <w:p w14:paraId="3D46B1C7" w14:textId="77777777" w:rsidR="0097390A" w:rsidRPr="0097390A" w:rsidRDefault="0097390A" w:rsidP="0097390A">
      <w:pPr>
        <w:pStyle w:val="EndNoteBibliography"/>
        <w:ind w:left="720" w:hanging="720"/>
      </w:pPr>
      <w:r w:rsidRPr="0097390A">
        <w:t>Gauthier, G., Bety, J., Cadieux, M.C., Legagneux, P., Doiron, M., Chevallier, C.</w:t>
      </w:r>
      <w:r w:rsidRPr="0097390A">
        <w:rPr>
          <w:i/>
        </w:rPr>
        <w:t xml:space="preserve"> et al.</w:t>
      </w:r>
      <w:r w:rsidRPr="0097390A">
        <w:t xml:space="preserve"> (2013). Long-term monitoring at multiple trophic levels suggests heterogeneity in responses to climate change in the Canadian Arctic tundra. </w:t>
      </w:r>
      <w:r w:rsidRPr="0097390A">
        <w:rPr>
          <w:i/>
        </w:rPr>
        <w:t>Philos. Trans. R. Soc. B-Biol. Sci.</w:t>
      </w:r>
      <w:r w:rsidRPr="0097390A">
        <w:t>, 368, 12.</w:t>
      </w:r>
    </w:p>
    <w:p w14:paraId="5C1F068B" w14:textId="77777777" w:rsidR="0097390A" w:rsidRPr="0097390A" w:rsidRDefault="0097390A" w:rsidP="0097390A">
      <w:pPr>
        <w:pStyle w:val="EndNoteBibliography"/>
        <w:ind w:left="720" w:hanging="720"/>
      </w:pPr>
      <w:r w:rsidRPr="0097390A">
        <w:t>67.</w:t>
      </w:r>
    </w:p>
    <w:p w14:paraId="2D4AE7E0" w14:textId="77777777" w:rsidR="0097390A" w:rsidRPr="0097390A" w:rsidRDefault="0097390A" w:rsidP="0097390A">
      <w:pPr>
        <w:pStyle w:val="EndNoteBibliography"/>
        <w:ind w:left="720" w:hanging="720"/>
      </w:pPr>
      <w:r w:rsidRPr="0097390A">
        <w:t xml:space="preserve">Ge, Q.S., Wang, H.J., Rutishauser, T. &amp; Dai, J.H. (2015). Phenological response to climate change in China: a meta-analysis. </w:t>
      </w:r>
      <w:r w:rsidRPr="0097390A">
        <w:rPr>
          <w:i/>
        </w:rPr>
        <w:t>Glob. Change Biol.</w:t>
      </w:r>
      <w:r w:rsidRPr="0097390A">
        <w:t>, 21, 265-274.</w:t>
      </w:r>
    </w:p>
    <w:p w14:paraId="2DAE4D00" w14:textId="77777777" w:rsidR="0097390A" w:rsidRPr="0097390A" w:rsidRDefault="0097390A" w:rsidP="0097390A">
      <w:pPr>
        <w:pStyle w:val="EndNoteBibliography"/>
        <w:ind w:left="720" w:hanging="720"/>
      </w:pPr>
      <w:r w:rsidRPr="0097390A">
        <w:t>68.</w:t>
      </w:r>
    </w:p>
    <w:p w14:paraId="12CCBD90" w14:textId="77777777" w:rsidR="0097390A" w:rsidRPr="0097390A" w:rsidRDefault="0097390A" w:rsidP="0097390A">
      <w:pPr>
        <w:pStyle w:val="EndNoteBibliography"/>
        <w:ind w:left="720" w:hanging="720"/>
      </w:pPr>
      <w:r w:rsidRPr="0097390A">
        <w:t xml:space="preserve">Gibbs, J.P. &amp; Breisch, A.R. (2001). Climate warming and calling phenology of frogs near Ithaca, New York, 1900-1999. </w:t>
      </w:r>
      <w:r w:rsidRPr="0097390A">
        <w:rPr>
          <w:i/>
        </w:rPr>
        <w:t>Conserv. Biol.</w:t>
      </w:r>
      <w:r w:rsidRPr="0097390A">
        <w:t>, 15, 1175-1178.</w:t>
      </w:r>
    </w:p>
    <w:p w14:paraId="5390F881" w14:textId="77777777" w:rsidR="0097390A" w:rsidRPr="0097390A" w:rsidRDefault="0097390A" w:rsidP="0097390A">
      <w:pPr>
        <w:pStyle w:val="EndNoteBibliography"/>
        <w:ind w:left="720" w:hanging="720"/>
      </w:pPr>
      <w:r w:rsidRPr="0097390A">
        <w:t>69.</w:t>
      </w:r>
    </w:p>
    <w:p w14:paraId="7B9A59BB" w14:textId="77777777" w:rsidR="0097390A" w:rsidRPr="0097390A" w:rsidRDefault="0097390A" w:rsidP="0097390A">
      <w:pPr>
        <w:pStyle w:val="EndNoteBibliography"/>
        <w:ind w:left="720" w:hanging="720"/>
      </w:pPr>
      <w:r w:rsidRPr="0097390A">
        <w:t xml:space="preserve">Gienapp, P., Teplitsky, C., Alho, J.S., Mills, J.A. &amp; Merila, J. (2008). Climate change and evolution: disentangling environmental and genetic responses. </w:t>
      </w:r>
      <w:r w:rsidRPr="0097390A">
        <w:rPr>
          <w:i/>
        </w:rPr>
        <w:t>Mol. Ecol.</w:t>
      </w:r>
      <w:r w:rsidRPr="0097390A">
        <w:t>, 17, 167-178.</w:t>
      </w:r>
    </w:p>
    <w:p w14:paraId="6B715836" w14:textId="77777777" w:rsidR="0097390A" w:rsidRPr="0097390A" w:rsidRDefault="0097390A" w:rsidP="0097390A">
      <w:pPr>
        <w:pStyle w:val="EndNoteBibliography"/>
        <w:ind w:left="720" w:hanging="720"/>
      </w:pPr>
      <w:r w:rsidRPr="0097390A">
        <w:t>70.</w:t>
      </w:r>
    </w:p>
    <w:p w14:paraId="7652046D" w14:textId="77777777" w:rsidR="0097390A" w:rsidRPr="0097390A" w:rsidRDefault="0097390A" w:rsidP="0097390A">
      <w:pPr>
        <w:pStyle w:val="EndNoteBibliography"/>
        <w:ind w:left="720" w:hanging="720"/>
      </w:pPr>
      <w:r w:rsidRPr="0097390A">
        <w:lastRenderedPageBreak/>
        <w:t xml:space="preserve">Gill, J.A., Alves, J.A., Sutherland, W.J., Appleton, G.F., Potts, P.M. &amp; Gunnarsson, T.G. (2014). Why is timing of bird migration advancing when individuals are not? </w:t>
      </w:r>
      <w:r w:rsidRPr="0097390A">
        <w:rPr>
          <w:i/>
        </w:rPr>
        <w:t>Proc. R. Soc. B-Biol. Sci.</w:t>
      </w:r>
      <w:r w:rsidRPr="0097390A">
        <w:t>, 281, 6.</w:t>
      </w:r>
    </w:p>
    <w:p w14:paraId="4380D0B2" w14:textId="77777777" w:rsidR="0097390A" w:rsidRPr="0097390A" w:rsidRDefault="0097390A" w:rsidP="0097390A">
      <w:pPr>
        <w:pStyle w:val="EndNoteBibliography"/>
        <w:ind w:left="720" w:hanging="720"/>
      </w:pPr>
      <w:r w:rsidRPr="0097390A">
        <w:t>71.</w:t>
      </w:r>
    </w:p>
    <w:p w14:paraId="3FD30352" w14:textId="77777777" w:rsidR="0097390A" w:rsidRPr="0097390A" w:rsidRDefault="0097390A" w:rsidP="0097390A">
      <w:pPr>
        <w:pStyle w:val="EndNoteBibliography"/>
        <w:ind w:left="720" w:hanging="720"/>
      </w:pPr>
      <w:r w:rsidRPr="0097390A">
        <w:t xml:space="preserve">Gillooly, J.F., Charnov, E.L., West, G.B., Savage, V.M. &amp; Brown, J.H. (2002). Effects of size and temperature on developmental time. </w:t>
      </w:r>
      <w:r w:rsidRPr="0097390A">
        <w:rPr>
          <w:i/>
        </w:rPr>
        <w:t>Nature</w:t>
      </w:r>
      <w:r w:rsidRPr="0097390A">
        <w:t>, 417, 70-73.</w:t>
      </w:r>
    </w:p>
    <w:p w14:paraId="1D3345A5" w14:textId="77777777" w:rsidR="0097390A" w:rsidRPr="0097390A" w:rsidRDefault="0097390A" w:rsidP="0097390A">
      <w:pPr>
        <w:pStyle w:val="EndNoteBibliography"/>
        <w:ind w:left="720" w:hanging="720"/>
      </w:pPr>
      <w:r w:rsidRPr="0097390A">
        <w:t>72.</w:t>
      </w:r>
    </w:p>
    <w:p w14:paraId="53039126" w14:textId="77777777" w:rsidR="0097390A" w:rsidRPr="0097390A" w:rsidRDefault="0097390A" w:rsidP="0097390A">
      <w:pPr>
        <w:pStyle w:val="EndNoteBibliography"/>
        <w:ind w:left="720" w:hanging="720"/>
      </w:pPr>
      <w:r w:rsidRPr="0097390A">
        <w:t xml:space="preserve">Gilroy, J.J., Gill, J.A., Butchart, S.H.M., Jones, V.R. &amp; Franco, A.M.A. (2016). Migratory diversity predicts population declines in birds. </w:t>
      </w:r>
      <w:r w:rsidRPr="0097390A">
        <w:rPr>
          <w:i/>
        </w:rPr>
        <w:t>Ecol. Lett.</w:t>
      </w:r>
      <w:r w:rsidRPr="0097390A">
        <w:t>, 19, 308-317.</w:t>
      </w:r>
    </w:p>
    <w:p w14:paraId="4AE44036" w14:textId="77777777" w:rsidR="0097390A" w:rsidRPr="0097390A" w:rsidRDefault="0097390A" w:rsidP="0097390A">
      <w:pPr>
        <w:pStyle w:val="EndNoteBibliography"/>
        <w:ind w:left="720" w:hanging="720"/>
      </w:pPr>
      <w:r w:rsidRPr="0097390A">
        <w:t>73.</w:t>
      </w:r>
    </w:p>
    <w:p w14:paraId="3180368D" w14:textId="77777777" w:rsidR="0097390A" w:rsidRPr="0097390A" w:rsidRDefault="0097390A" w:rsidP="0097390A">
      <w:pPr>
        <w:pStyle w:val="EndNoteBibliography"/>
        <w:ind w:left="720" w:hanging="720"/>
      </w:pPr>
      <w:r w:rsidRPr="0097390A">
        <w:t xml:space="preserve">Gordo, O. (2007). Why are bird migration dates shifting? A review of weather and climate effects on avian migratory phenology. </w:t>
      </w:r>
      <w:r w:rsidRPr="0097390A">
        <w:rPr>
          <w:i/>
        </w:rPr>
        <w:t>Clim. Res.</w:t>
      </w:r>
      <w:r w:rsidRPr="0097390A">
        <w:t>, 35, 37-58.</w:t>
      </w:r>
    </w:p>
    <w:p w14:paraId="1EB99E62" w14:textId="77777777" w:rsidR="0097390A" w:rsidRPr="0097390A" w:rsidRDefault="0097390A" w:rsidP="0097390A">
      <w:pPr>
        <w:pStyle w:val="EndNoteBibliography"/>
        <w:ind w:left="720" w:hanging="720"/>
      </w:pPr>
      <w:r w:rsidRPr="0097390A">
        <w:t>74.</w:t>
      </w:r>
    </w:p>
    <w:p w14:paraId="51FDE34D" w14:textId="77777777" w:rsidR="0097390A" w:rsidRPr="0097390A" w:rsidRDefault="0097390A" w:rsidP="0097390A">
      <w:pPr>
        <w:pStyle w:val="EndNoteBibliography"/>
        <w:ind w:left="720" w:hanging="720"/>
      </w:pPr>
      <w:r w:rsidRPr="0097390A">
        <w:t xml:space="preserve">Gordo, O. &amp; Sanz, J.J. (2005). Phenology and climate change: a long-term study in a Mediterranean locality. </w:t>
      </w:r>
      <w:r w:rsidRPr="0097390A">
        <w:rPr>
          <w:i/>
        </w:rPr>
        <w:t>Oecologia</w:t>
      </w:r>
      <w:r w:rsidRPr="0097390A">
        <w:t>, 146, 484-495.</w:t>
      </w:r>
    </w:p>
    <w:p w14:paraId="1405E8AD" w14:textId="77777777" w:rsidR="0097390A" w:rsidRPr="0097390A" w:rsidRDefault="0097390A" w:rsidP="0097390A">
      <w:pPr>
        <w:pStyle w:val="EndNoteBibliography"/>
        <w:ind w:left="720" w:hanging="720"/>
      </w:pPr>
      <w:r w:rsidRPr="0097390A">
        <w:t>75.</w:t>
      </w:r>
    </w:p>
    <w:p w14:paraId="41BBF74F" w14:textId="77777777" w:rsidR="0097390A" w:rsidRPr="0097390A" w:rsidRDefault="0097390A" w:rsidP="0097390A">
      <w:pPr>
        <w:pStyle w:val="EndNoteBibliography"/>
        <w:ind w:left="720" w:hanging="720"/>
      </w:pPr>
      <w:r w:rsidRPr="0097390A">
        <w:t xml:space="preserve">Gwinner, E. (1996). Circannual clocks in avian reproduction and migration. </w:t>
      </w:r>
      <w:r w:rsidRPr="0097390A">
        <w:rPr>
          <w:i/>
        </w:rPr>
        <w:t>Ibis</w:t>
      </w:r>
      <w:r w:rsidRPr="0097390A">
        <w:t>, 138, 47-63.</w:t>
      </w:r>
    </w:p>
    <w:p w14:paraId="630B6FF5" w14:textId="77777777" w:rsidR="0097390A" w:rsidRPr="0097390A" w:rsidRDefault="0097390A" w:rsidP="0097390A">
      <w:pPr>
        <w:pStyle w:val="EndNoteBibliography"/>
        <w:ind w:left="720" w:hanging="720"/>
      </w:pPr>
      <w:r w:rsidRPr="0097390A">
        <w:t>76.</w:t>
      </w:r>
    </w:p>
    <w:p w14:paraId="48D2F72D" w14:textId="77777777" w:rsidR="0097390A" w:rsidRPr="0097390A" w:rsidRDefault="0097390A" w:rsidP="0097390A">
      <w:pPr>
        <w:pStyle w:val="EndNoteBibliography"/>
        <w:ind w:left="720" w:hanging="720"/>
      </w:pPr>
      <w:r w:rsidRPr="0097390A">
        <w:t xml:space="preserve">Hahn, T.P. (1995). INTEGRATION OF PHOTOPERIODIC AND FOOD CUES TO TIME CHANGES IN REPRODUCTIVE PHYSIOLOGY BY AN OPPORTUNISTIC BREEDER, THE RED CROSSBILL, LOXIA-CURVIROSTRA (AVES, CARDUELINAE). </w:t>
      </w:r>
      <w:r w:rsidRPr="0097390A">
        <w:rPr>
          <w:i/>
        </w:rPr>
        <w:t>J. Exp. Zool.</w:t>
      </w:r>
      <w:r w:rsidRPr="0097390A">
        <w:t>, 272, 213-226.</w:t>
      </w:r>
    </w:p>
    <w:p w14:paraId="606145C6" w14:textId="77777777" w:rsidR="0097390A" w:rsidRPr="0097390A" w:rsidRDefault="0097390A" w:rsidP="0097390A">
      <w:pPr>
        <w:pStyle w:val="EndNoteBibliography"/>
        <w:ind w:left="720" w:hanging="720"/>
      </w:pPr>
      <w:r w:rsidRPr="0097390A">
        <w:t>77.</w:t>
      </w:r>
    </w:p>
    <w:p w14:paraId="0EBEA143" w14:textId="77777777" w:rsidR="0097390A" w:rsidRPr="0097390A" w:rsidRDefault="0097390A" w:rsidP="0097390A">
      <w:pPr>
        <w:pStyle w:val="EndNoteBibliography"/>
        <w:ind w:left="720" w:hanging="720"/>
      </w:pPr>
      <w:r w:rsidRPr="0097390A">
        <w:t xml:space="preserve">Harrington, R., Woiwod, I. &amp; Sparks, T. (1999). Climate change and trophic interactions. </w:t>
      </w:r>
      <w:r w:rsidRPr="0097390A">
        <w:rPr>
          <w:i/>
        </w:rPr>
        <w:t>Trends Ecol. Evol.</w:t>
      </w:r>
      <w:r w:rsidRPr="0097390A">
        <w:t>, 14, 146-150.</w:t>
      </w:r>
    </w:p>
    <w:p w14:paraId="423D4322" w14:textId="77777777" w:rsidR="0097390A" w:rsidRPr="0097390A" w:rsidRDefault="0097390A" w:rsidP="0097390A">
      <w:pPr>
        <w:pStyle w:val="EndNoteBibliography"/>
        <w:ind w:left="720" w:hanging="720"/>
      </w:pPr>
      <w:r w:rsidRPr="0097390A">
        <w:t>78.</w:t>
      </w:r>
    </w:p>
    <w:p w14:paraId="4345473E" w14:textId="77777777" w:rsidR="0097390A" w:rsidRPr="0097390A" w:rsidRDefault="0097390A" w:rsidP="0097390A">
      <w:pPr>
        <w:pStyle w:val="EndNoteBibliography"/>
        <w:ind w:left="720" w:hanging="720"/>
      </w:pPr>
      <w:r w:rsidRPr="0097390A">
        <w:t xml:space="preserve">Hassall, C., Thompson, D.J., French, G.C. &amp; Harvey, I.F. (2007). Historical changes in the phenology of British Odonata are related to climate. </w:t>
      </w:r>
      <w:r w:rsidRPr="0097390A">
        <w:rPr>
          <w:i/>
        </w:rPr>
        <w:t>Glob. Change Biol.</w:t>
      </w:r>
      <w:r w:rsidRPr="0097390A">
        <w:t>, 13, 933-941.</w:t>
      </w:r>
    </w:p>
    <w:p w14:paraId="53CAF1D6" w14:textId="77777777" w:rsidR="0097390A" w:rsidRPr="0097390A" w:rsidRDefault="0097390A" w:rsidP="0097390A">
      <w:pPr>
        <w:pStyle w:val="EndNoteBibliography"/>
        <w:ind w:left="720" w:hanging="720"/>
      </w:pPr>
      <w:r w:rsidRPr="0097390A">
        <w:t>79.</w:t>
      </w:r>
    </w:p>
    <w:p w14:paraId="2BAC7031" w14:textId="77777777" w:rsidR="0097390A" w:rsidRPr="0097390A" w:rsidRDefault="0097390A" w:rsidP="0097390A">
      <w:pPr>
        <w:pStyle w:val="EndNoteBibliography"/>
        <w:ind w:left="720" w:hanging="720"/>
      </w:pPr>
      <w:r w:rsidRPr="0097390A">
        <w:t xml:space="preserve">Hau, M., Wikelski, M. &amp; Wingfield, J.C. (1998). A neotropical forest bird can measure the slight changes in tropical photoperiod. </w:t>
      </w:r>
      <w:r w:rsidRPr="0097390A">
        <w:rPr>
          <w:i/>
        </w:rPr>
        <w:t>Proc. R. Soc. B-Biol. Sci.</w:t>
      </w:r>
      <w:r w:rsidRPr="0097390A">
        <w:t>, 265, 89-95.</w:t>
      </w:r>
    </w:p>
    <w:p w14:paraId="1158CC4A" w14:textId="77777777" w:rsidR="0097390A" w:rsidRPr="0097390A" w:rsidRDefault="0097390A" w:rsidP="0097390A">
      <w:pPr>
        <w:pStyle w:val="EndNoteBibliography"/>
        <w:ind w:left="720" w:hanging="720"/>
      </w:pPr>
      <w:r w:rsidRPr="0097390A">
        <w:lastRenderedPageBreak/>
        <w:t>80.</w:t>
      </w:r>
    </w:p>
    <w:p w14:paraId="16A1E71C" w14:textId="77777777" w:rsidR="0097390A" w:rsidRPr="0097390A" w:rsidRDefault="0097390A" w:rsidP="0097390A">
      <w:pPr>
        <w:pStyle w:val="EndNoteBibliography"/>
        <w:ind w:left="720" w:hanging="720"/>
      </w:pPr>
      <w:r w:rsidRPr="0097390A">
        <w:t xml:space="preserve">Hau, M., Wikelski, M. &amp; Wingfield, J.C. (2000). Visual and nutritional food cues fine-tune timing of reproduction in a neotropical rainforest bird. </w:t>
      </w:r>
      <w:r w:rsidRPr="0097390A">
        <w:rPr>
          <w:i/>
        </w:rPr>
        <w:t>J. Exp. Zool.</w:t>
      </w:r>
      <w:r w:rsidRPr="0097390A">
        <w:t>, 286, 494-504.</w:t>
      </w:r>
    </w:p>
    <w:p w14:paraId="5C2BE7CD" w14:textId="77777777" w:rsidR="0097390A" w:rsidRPr="0097390A" w:rsidRDefault="0097390A" w:rsidP="0097390A">
      <w:pPr>
        <w:pStyle w:val="EndNoteBibliography"/>
        <w:ind w:left="720" w:hanging="720"/>
      </w:pPr>
      <w:r w:rsidRPr="0097390A">
        <w:t>81.</w:t>
      </w:r>
    </w:p>
    <w:p w14:paraId="1B687A04" w14:textId="77777777" w:rsidR="0097390A" w:rsidRPr="0097390A" w:rsidRDefault="0097390A" w:rsidP="0097390A">
      <w:pPr>
        <w:pStyle w:val="EndNoteBibliography"/>
        <w:ind w:left="720" w:hanging="720"/>
      </w:pPr>
      <w:r w:rsidRPr="0097390A">
        <w:t>Huey, R.B., Carlson, M., Crozier, L., Frazier, M., Hamilton, H., Harley, C.</w:t>
      </w:r>
      <w:r w:rsidRPr="0097390A">
        <w:rPr>
          <w:i/>
        </w:rPr>
        <w:t xml:space="preserve"> et al.</w:t>
      </w:r>
      <w:r w:rsidRPr="0097390A">
        <w:t xml:space="preserve"> (2002). Plants versus animals: do they deal with stress in different ways? </w:t>
      </w:r>
      <w:r w:rsidRPr="0097390A">
        <w:rPr>
          <w:i/>
        </w:rPr>
        <w:t>Integr Comp Biol</w:t>
      </w:r>
      <w:r w:rsidRPr="0097390A">
        <w:t>, 42, 415-423.</w:t>
      </w:r>
    </w:p>
    <w:p w14:paraId="121DBD6E" w14:textId="77777777" w:rsidR="0097390A" w:rsidRPr="0097390A" w:rsidRDefault="0097390A" w:rsidP="0097390A">
      <w:pPr>
        <w:pStyle w:val="EndNoteBibliography"/>
        <w:ind w:left="720" w:hanging="720"/>
      </w:pPr>
      <w:r w:rsidRPr="0097390A">
        <w:t>82.</w:t>
      </w:r>
    </w:p>
    <w:p w14:paraId="19F8CD80" w14:textId="77777777" w:rsidR="0097390A" w:rsidRPr="0097390A" w:rsidRDefault="0097390A" w:rsidP="0097390A">
      <w:pPr>
        <w:pStyle w:val="EndNoteBibliography"/>
        <w:ind w:left="720" w:hanging="720"/>
      </w:pPr>
      <w:r w:rsidRPr="0097390A">
        <w:t xml:space="preserve">Hurlbert, A.H. &amp; Liang, Z. (2012). Spatiotemporal Variation in Avian Migration Phenology: Citizen Science Reveals Effects of Climate Change. </w:t>
      </w:r>
      <w:r w:rsidRPr="0097390A">
        <w:rPr>
          <w:i/>
        </w:rPr>
        <w:t>PLoS One</w:t>
      </w:r>
      <w:r w:rsidRPr="0097390A">
        <w:t>, 7, e31662.</w:t>
      </w:r>
    </w:p>
    <w:p w14:paraId="78F0653D" w14:textId="77777777" w:rsidR="0097390A" w:rsidRPr="0097390A" w:rsidRDefault="0097390A" w:rsidP="0097390A">
      <w:pPr>
        <w:pStyle w:val="EndNoteBibliography"/>
        <w:ind w:left="720" w:hanging="720"/>
      </w:pPr>
      <w:r w:rsidRPr="0097390A">
        <w:t>83.</w:t>
      </w:r>
    </w:p>
    <w:p w14:paraId="3968C8C6" w14:textId="77777777" w:rsidR="0097390A" w:rsidRPr="0097390A" w:rsidRDefault="0097390A" w:rsidP="0097390A">
      <w:pPr>
        <w:pStyle w:val="EndNoteBibliography"/>
        <w:ind w:left="720" w:hanging="720"/>
      </w:pPr>
      <w:r w:rsidRPr="0097390A">
        <w:t xml:space="preserve">Iler, A.M., Inouye, D.W., Hoye, T.T., Miller-Rushing, A.J., Burkle, L.A. &amp; Johnston, E.B. (2013). Maintenance of temporal synchrony between syrphid flies and floral resources despite differential phenological responses to climate. </w:t>
      </w:r>
      <w:r w:rsidRPr="0097390A">
        <w:rPr>
          <w:i/>
        </w:rPr>
        <w:t>Glob. Change Biol.</w:t>
      </w:r>
      <w:r w:rsidRPr="0097390A">
        <w:t>, 19, 2348-2359.</w:t>
      </w:r>
    </w:p>
    <w:p w14:paraId="03EB3843" w14:textId="77777777" w:rsidR="0097390A" w:rsidRPr="0097390A" w:rsidRDefault="0097390A" w:rsidP="0097390A">
      <w:pPr>
        <w:pStyle w:val="EndNoteBibliography"/>
        <w:ind w:left="720" w:hanging="720"/>
      </w:pPr>
      <w:r w:rsidRPr="0097390A">
        <w:t>84.</w:t>
      </w:r>
    </w:p>
    <w:p w14:paraId="71DA1E21" w14:textId="77777777" w:rsidR="0097390A" w:rsidRPr="0097390A" w:rsidRDefault="0097390A" w:rsidP="0097390A">
      <w:pPr>
        <w:pStyle w:val="EndNoteBibliography"/>
        <w:ind w:left="720" w:hanging="720"/>
      </w:pPr>
      <w:r w:rsidRPr="0097390A">
        <w:t xml:space="preserve">Inouye, D.W. (2008). Effects of climate change on phenology, frost damage, and floral abundance of montane wildflowers. </w:t>
      </w:r>
      <w:r w:rsidRPr="0097390A">
        <w:rPr>
          <w:i/>
        </w:rPr>
        <w:t>Ecology</w:t>
      </w:r>
      <w:r w:rsidRPr="0097390A">
        <w:t>, 89, 353-362.</w:t>
      </w:r>
    </w:p>
    <w:p w14:paraId="57C2D63E" w14:textId="77777777" w:rsidR="0097390A" w:rsidRPr="0097390A" w:rsidRDefault="0097390A" w:rsidP="0097390A">
      <w:pPr>
        <w:pStyle w:val="EndNoteBibliography"/>
        <w:ind w:left="720" w:hanging="720"/>
      </w:pPr>
      <w:r w:rsidRPr="0097390A">
        <w:t>85.</w:t>
      </w:r>
    </w:p>
    <w:p w14:paraId="68A1E4E8" w14:textId="77777777" w:rsidR="0097390A" w:rsidRPr="0097390A" w:rsidRDefault="0097390A" w:rsidP="0097390A">
      <w:pPr>
        <w:pStyle w:val="EndNoteBibliography"/>
        <w:ind w:left="720" w:hanging="720"/>
      </w:pPr>
      <w:r w:rsidRPr="0097390A">
        <w:t xml:space="preserve">Inouye, D.W., Morales, M.A. &amp; Dodge, G.J. (2002). Variation in timing and abundance of flowering by Delphinium barbeyi Huth (Ranunculaceae): the roles of snowpack, frost, and La Nina, in the context of climate change. </w:t>
      </w:r>
      <w:r w:rsidRPr="0097390A">
        <w:rPr>
          <w:i/>
        </w:rPr>
        <w:t>Oecologia</w:t>
      </w:r>
      <w:r w:rsidRPr="0097390A">
        <w:t>, 130, 543-550.</w:t>
      </w:r>
    </w:p>
    <w:p w14:paraId="25D79710" w14:textId="77777777" w:rsidR="0097390A" w:rsidRPr="0097390A" w:rsidRDefault="0097390A" w:rsidP="0097390A">
      <w:pPr>
        <w:pStyle w:val="EndNoteBibliography"/>
        <w:ind w:left="720" w:hanging="720"/>
      </w:pPr>
      <w:r w:rsidRPr="0097390A">
        <w:t>86.</w:t>
      </w:r>
    </w:p>
    <w:p w14:paraId="5ACB012D" w14:textId="77777777" w:rsidR="0097390A" w:rsidRPr="0097390A" w:rsidRDefault="0097390A" w:rsidP="0097390A">
      <w:pPr>
        <w:pStyle w:val="EndNoteBibliography"/>
        <w:ind w:left="720" w:hanging="720"/>
      </w:pPr>
      <w:r w:rsidRPr="0097390A">
        <w:t xml:space="preserve">Inouye, D.W. &amp; Wielgolaski, F.E. (2013). Phenology at High Altitudes. In: </w:t>
      </w:r>
      <w:r w:rsidRPr="0097390A">
        <w:rPr>
          <w:i/>
        </w:rPr>
        <w:t>Phenology: An Integrative Environmental Science</w:t>
      </w:r>
      <w:r w:rsidRPr="0097390A">
        <w:t xml:space="preserve"> (ed. Schwartz, DM). Springer Netherlands Dordrecht, pp. 249-272.</w:t>
      </w:r>
    </w:p>
    <w:p w14:paraId="38F8F650" w14:textId="77777777" w:rsidR="0097390A" w:rsidRPr="0097390A" w:rsidRDefault="0097390A" w:rsidP="0097390A">
      <w:pPr>
        <w:pStyle w:val="EndNoteBibliography"/>
        <w:ind w:left="720" w:hanging="720"/>
      </w:pPr>
      <w:r w:rsidRPr="0097390A">
        <w:t>87.</w:t>
      </w:r>
    </w:p>
    <w:p w14:paraId="420E222B" w14:textId="77777777" w:rsidR="0097390A" w:rsidRPr="0097390A" w:rsidRDefault="0097390A" w:rsidP="0097390A">
      <w:pPr>
        <w:pStyle w:val="EndNoteBibliography"/>
        <w:ind w:left="720" w:hanging="720"/>
      </w:pPr>
      <w:r w:rsidRPr="0097390A">
        <w:t>IPCC (2014). Synthesis Report. Contribution of Working Groups I, II and III to the Fifth Assessment Report of the Intergovernmental Panel on Climate Change (ed. R.K. Pachauri, LAM). IPCC Geneva,Switzerland, p. 151.</w:t>
      </w:r>
    </w:p>
    <w:p w14:paraId="3341B3EC" w14:textId="77777777" w:rsidR="0097390A" w:rsidRPr="0097390A" w:rsidRDefault="0097390A" w:rsidP="0097390A">
      <w:pPr>
        <w:pStyle w:val="EndNoteBibliography"/>
        <w:ind w:left="720" w:hanging="720"/>
      </w:pPr>
      <w:r w:rsidRPr="0097390A">
        <w:t>88.</w:t>
      </w:r>
    </w:p>
    <w:p w14:paraId="7AA03893" w14:textId="77777777" w:rsidR="0097390A" w:rsidRPr="0097390A" w:rsidRDefault="0097390A" w:rsidP="0097390A">
      <w:pPr>
        <w:pStyle w:val="EndNoteBibliography"/>
        <w:ind w:left="720" w:hanging="720"/>
      </w:pPr>
      <w:r w:rsidRPr="0097390A">
        <w:lastRenderedPageBreak/>
        <w:t xml:space="preserve">Jarrad, F.C., Wahren, C.-H., Williams, R.J. &amp; Burgman, M.A. (2008). Impacts of experimental warming and fire on phenology of subalpine open-heath species. </w:t>
      </w:r>
      <w:r w:rsidRPr="0097390A">
        <w:rPr>
          <w:i/>
        </w:rPr>
        <w:t>Aust. J. Bot.</w:t>
      </w:r>
      <w:r w:rsidRPr="0097390A">
        <w:t>, 56, 617-629.</w:t>
      </w:r>
    </w:p>
    <w:p w14:paraId="6FA7696B" w14:textId="77777777" w:rsidR="0097390A" w:rsidRPr="0097390A" w:rsidRDefault="0097390A" w:rsidP="0097390A">
      <w:pPr>
        <w:pStyle w:val="EndNoteBibliography"/>
        <w:ind w:left="720" w:hanging="720"/>
      </w:pPr>
      <w:r w:rsidRPr="0097390A">
        <w:t>89.</w:t>
      </w:r>
    </w:p>
    <w:p w14:paraId="04841E31" w14:textId="77777777" w:rsidR="0097390A" w:rsidRPr="0097390A" w:rsidRDefault="0097390A" w:rsidP="0097390A">
      <w:pPr>
        <w:pStyle w:val="EndNoteBibliography"/>
        <w:ind w:left="720" w:hanging="720"/>
      </w:pPr>
      <w:r w:rsidRPr="0097390A">
        <w:t xml:space="preserve">Jenni, L. &amp; Kéry, M. (2003). Timing of autumn bird migration under climate change: advances in long–distance migrants, delays in short–distance migrants. </w:t>
      </w:r>
      <w:r w:rsidRPr="0097390A">
        <w:rPr>
          <w:i/>
        </w:rPr>
        <w:t>Proceedings of the Royal Society of London. Series B: Biological Sciences</w:t>
      </w:r>
      <w:r w:rsidRPr="0097390A">
        <w:t>, 270, 1467-1471.</w:t>
      </w:r>
    </w:p>
    <w:p w14:paraId="5B86FC11" w14:textId="77777777" w:rsidR="0097390A" w:rsidRPr="0097390A" w:rsidRDefault="0097390A" w:rsidP="0097390A">
      <w:pPr>
        <w:pStyle w:val="EndNoteBibliography"/>
        <w:ind w:left="720" w:hanging="720"/>
      </w:pPr>
      <w:r w:rsidRPr="0097390A">
        <w:t>90.</w:t>
      </w:r>
    </w:p>
    <w:p w14:paraId="6480EFD7" w14:textId="77777777" w:rsidR="0097390A" w:rsidRPr="0097390A" w:rsidRDefault="0097390A" w:rsidP="0097390A">
      <w:pPr>
        <w:pStyle w:val="EndNoteBibliography"/>
        <w:ind w:left="720" w:hanging="720"/>
      </w:pPr>
      <w:r w:rsidRPr="0097390A">
        <w:t xml:space="preserve">Jochner, S.C., Sparks, T.H., Estrella, N. &amp; Menzel, A. (2012). The influence of altitude and urbanisation on trends and mean dates in phenology (1980-2009). </w:t>
      </w:r>
      <w:r w:rsidRPr="0097390A">
        <w:rPr>
          <w:i/>
        </w:rPr>
        <w:t>Int. J. Biometeorol.</w:t>
      </w:r>
      <w:r w:rsidRPr="0097390A">
        <w:t>, 56, 387-394.</w:t>
      </w:r>
    </w:p>
    <w:p w14:paraId="417DF8E0" w14:textId="77777777" w:rsidR="0097390A" w:rsidRPr="0097390A" w:rsidRDefault="0097390A" w:rsidP="0097390A">
      <w:pPr>
        <w:pStyle w:val="EndNoteBibliography"/>
        <w:ind w:left="720" w:hanging="720"/>
      </w:pPr>
      <w:r w:rsidRPr="0097390A">
        <w:t>91.</w:t>
      </w:r>
    </w:p>
    <w:p w14:paraId="18C18730" w14:textId="77777777" w:rsidR="0097390A" w:rsidRPr="0097390A" w:rsidRDefault="0097390A" w:rsidP="0097390A">
      <w:pPr>
        <w:pStyle w:val="EndNoteBibliography"/>
        <w:ind w:left="720" w:hanging="720"/>
      </w:pPr>
      <w:r w:rsidRPr="0097390A">
        <w:t xml:space="preserve">Jones, J.C. &amp; Oldroyd, B.P. (2006). Nest Thermoregulation in Social Insects. In: </w:t>
      </w:r>
      <w:r w:rsidRPr="0097390A">
        <w:rPr>
          <w:i/>
        </w:rPr>
        <w:t>Advances in Insect Physiology</w:t>
      </w:r>
      <w:r w:rsidRPr="0097390A">
        <w:t xml:space="preserve"> (ed. Simpson, SJ). Academic Press, pp. 153-191.</w:t>
      </w:r>
    </w:p>
    <w:p w14:paraId="536BFFCC" w14:textId="77777777" w:rsidR="0097390A" w:rsidRPr="0097390A" w:rsidRDefault="0097390A" w:rsidP="0097390A">
      <w:pPr>
        <w:pStyle w:val="EndNoteBibliography"/>
        <w:ind w:left="720" w:hanging="720"/>
      </w:pPr>
      <w:r w:rsidRPr="0097390A">
        <w:t>92.</w:t>
      </w:r>
    </w:p>
    <w:p w14:paraId="71411A43" w14:textId="77777777" w:rsidR="0097390A" w:rsidRPr="0097390A" w:rsidRDefault="0097390A" w:rsidP="0097390A">
      <w:pPr>
        <w:pStyle w:val="EndNoteBibliography"/>
        <w:ind w:left="720" w:hanging="720"/>
      </w:pPr>
      <w:r w:rsidRPr="0097390A">
        <w:t xml:space="preserve">Jones, T. &amp; Cresswell, W. (2010). The phenology mismatch hypothesis: are declines of migrant birds linked to uneven global climate change? </w:t>
      </w:r>
      <w:r w:rsidRPr="0097390A">
        <w:rPr>
          <w:i/>
        </w:rPr>
        <w:t>J. Anim. Ecol.</w:t>
      </w:r>
      <w:r w:rsidRPr="0097390A">
        <w:t>, 79, 98-108.</w:t>
      </w:r>
    </w:p>
    <w:p w14:paraId="69995E6B" w14:textId="77777777" w:rsidR="0097390A" w:rsidRPr="0097390A" w:rsidRDefault="0097390A" w:rsidP="0097390A">
      <w:pPr>
        <w:pStyle w:val="EndNoteBibliography"/>
        <w:ind w:left="720" w:hanging="720"/>
      </w:pPr>
      <w:r w:rsidRPr="0097390A">
        <w:t>93.</w:t>
      </w:r>
    </w:p>
    <w:p w14:paraId="3BC8263C" w14:textId="77777777" w:rsidR="0097390A" w:rsidRPr="0097390A" w:rsidRDefault="0097390A" w:rsidP="0097390A">
      <w:pPr>
        <w:pStyle w:val="EndNoteBibliography"/>
        <w:ind w:left="720" w:hanging="720"/>
      </w:pPr>
      <w:r w:rsidRPr="0097390A">
        <w:t>Jonzén, N., Linden, A., Ergon, T., Knudsen, E., Vik, J.O., Rubolini, D.</w:t>
      </w:r>
      <w:r w:rsidRPr="0097390A">
        <w:rPr>
          <w:i/>
        </w:rPr>
        <w:t xml:space="preserve"> et al.</w:t>
      </w:r>
      <w:r w:rsidRPr="0097390A">
        <w:t xml:space="preserve"> (2006). Rapid advance of spring arrival dates in long-distance migratory birds. </w:t>
      </w:r>
      <w:r w:rsidRPr="0097390A">
        <w:rPr>
          <w:i/>
        </w:rPr>
        <w:t>Science</w:t>
      </w:r>
      <w:r w:rsidRPr="0097390A">
        <w:t>, 312, 1959-1961.</w:t>
      </w:r>
    </w:p>
    <w:p w14:paraId="086F8CD7" w14:textId="77777777" w:rsidR="0097390A" w:rsidRPr="0097390A" w:rsidRDefault="0097390A" w:rsidP="0097390A">
      <w:pPr>
        <w:pStyle w:val="EndNoteBibliography"/>
        <w:ind w:left="720" w:hanging="720"/>
      </w:pPr>
      <w:r w:rsidRPr="0097390A">
        <w:t>94.</w:t>
      </w:r>
    </w:p>
    <w:p w14:paraId="3A7ABAB2" w14:textId="77777777" w:rsidR="0097390A" w:rsidRPr="0097390A" w:rsidRDefault="0097390A" w:rsidP="0097390A">
      <w:pPr>
        <w:pStyle w:val="EndNoteBibliography"/>
        <w:ind w:left="720" w:hanging="720"/>
      </w:pPr>
      <w:r w:rsidRPr="0097390A">
        <w:t>Jonzén, N., Linden, A., Ergon, T., Knudsen, E., Vik, J.O., Rubolini, D.</w:t>
      </w:r>
      <w:r w:rsidRPr="0097390A">
        <w:rPr>
          <w:i/>
        </w:rPr>
        <w:t xml:space="preserve"> et al.</w:t>
      </w:r>
      <w:r w:rsidRPr="0097390A">
        <w:t xml:space="preserve"> (2007). Response to comment on "Rapid advance of spring arrival dates in long-distance migratory birds". </w:t>
      </w:r>
      <w:r w:rsidRPr="0097390A">
        <w:rPr>
          <w:i/>
        </w:rPr>
        <w:t>Science</w:t>
      </w:r>
      <w:r w:rsidRPr="0097390A">
        <w:t>, 315, 1.</w:t>
      </w:r>
    </w:p>
    <w:p w14:paraId="1159070C" w14:textId="77777777" w:rsidR="0097390A" w:rsidRPr="0097390A" w:rsidRDefault="0097390A" w:rsidP="0097390A">
      <w:pPr>
        <w:pStyle w:val="EndNoteBibliography"/>
        <w:ind w:left="720" w:hanging="720"/>
      </w:pPr>
      <w:r w:rsidRPr="0097390A">
        <w:t>95.</w:t>
      </w:r>
    </w:p>
    <w:p w14:paraId="1F701CAC" w14:textId="77777777" w:rsidR="0097390A" w:rsidRPr="0097390A" w:rsidRDefault="0097390A" w:rsidP="0097390A">
      <w:pPr>
        <w:pStyle w:val="EndNoteBibliography"/>
        <w:ind w:left="720" w:hanging="720"/>
      </w:pPr>
      <w:r w:rsidRPr="0097390A">
        <w:t xml:space="preserve">Karlsson, B. (2014). Extended season for northern butterflies. </w:t>
      </w:r>
      <w:r w:rsidRPr="0097390A">
        <w:rPr>
          <w:i/>
        </w:rPr>
        <w:t>Int J Biometeorol</w:t>
      </w:r>
      <w:r w:rsidRPr="0097390A">
        <w:t>, 58, 691-701.</w:t>
      </w:r>
    </w:p>
    <w:p w14:paraId="2B08A6A3" w14:textId="77777777" w:rsidR="0097390A" w:rsidRPr="0097390A" w:rsidRDefault="0097390A" w:rsidP="0097390A">
      <w:pPr>
        <w:pStyle w:val="EndNoteBibliography"/>
        <w:ind w:left="720" w:hanging="720"/>
      </w:pPr>
      <w:r w:rsidRPr="0097390A">
        <w:t>96.</w:t>
      </w:r>
    </w:p>
    <w:p w14:paraId="05ED7EE1" w14:textId="77777777" w:rsidR="0097390A" w:rsidRPr="0097390A" w:rsidRDefault="0097390A" w:rsidP="0097390A">
      <w:pPr>
        <w:pStyle w:val="EndNoteBibliography"/>
        <w:ind w:left="720" w:hanging="720"/>
      </w:pPr>
      <w:r w:rsidRPr="0097390A">
        <w:t xml:space="preserve">Kauserud, H., Stige, L.C., Vik, J.O., Økland, R.H., Høiland, K. &amp; Stenseth, N.C. (2008). Mushroom fruiting and climate change. </w:t>
      </w:r>
      <w:r w:rsidRPr="0097390A">
        <w:rPr>
          <w:i/>
        </w:rPr>
        <w:t>Proceedings of the National Academy of Sciences</w:t>
      </w:r>
      <w:r w:rsidRPr="0097390A">
        <w:t>, 105, 3811-3814.</w:t>
      </w:r>
    </w:p>
    <w:p w14:paraId="0329320B" w14:textId="77777777" w:rsidR="0097390A" w:rsidRPr="0097390A" w:rsidRDefault="0097390A" w:rsidP="0097390A">
      <w:pPr>
        <w:pStyle w:val="EndNoteBibliography"/>
        <w:ind w:left="720" w:hanging="720"/>
      </w:pPr>
      <w:r w:rsidRPr="0097390A">
        <w:t>97.</w:t>
      </w:r>
    </w:p>
    <w:p w14:paraId="5E717B3A" w14:textId="77777777" w:rsidR="0097390A" w:rsidRPr="0097390A" w:rsidRDefault="0097390A" w:rsidP="0097390A">
      <w:pPr>
        <w:pStyle w:val="EndNoteBibliography"/>
        <w:ind w:left="720" w:hanging="720"/>
      </w:pPr>
      <w:r w:rsidRPr="0097390A">
        <w:lastRenderedPageBreak/>
        <w:t xml:space="preserve">Keller, F. &amp; Körner, C. (2003). The Role of Photoperiodism in Alpine Plant Development. </w:t>
      </w:r>
      <w:r w:rsidRPr="0097390A">
        <w:rPr>
          <w:i/>
        </w:rPr>
        <w:t>Arctic, Antarctic, and Alpine Research</w:t>
      </w:r>
      <w:r w:rsidRPr="0097390A">
        <w:t>, 35, 361-368.</w:t>
      </w:r>
    </w:p>
    <w:p w14:paraId="429158DB" w14:textId="77777777" w:rsidR="0097390A" w:rsidRPr="0097390A" w:rsidRDefault="0097390A" w:rsidP="0097390A">
      <w:pPr>
        <w:pStyle w:val="EndNoteBibliography"/>
        <w:ind w:left="720" w:hanging="720"/>
      </w:pPr>
      <w:r w:rsidRPr="0097390A">
        <w:t>98.</w:t>
      </w:r>
    </w:p>
    <w:p w14:paraId="5D0AB2E8" w14:textId="77777777" w:rsidR="0097390A" w:rsidRPr="0097390A" w:rsidRDefault="0097390A" w:rsidP="0097390A">
      <w:pPr>
        <w:pStyle w:val="EndNoteBibliography"/>
        <w:ind w:left="720" w:hanging="720"/>
      </w:pPr>
      <w:r w:rsidRPr="0097390A">
        <w:t xml:space="preserve">Kharouba, H.M., Paquette, S.R., Kerr, J.T. &amp; Vellend, M. (2014). Predicting the sensitivity of butterfly phenology to temperature over the past century. </w:t>
      </w:r>
      <w:r w:rsidRPr="0097390A">
        <w:rPr>
          <w:i/>
        </w:rPr>
        <w:t>Glob. Change Biol.</w:t>
      </w:r>
      <w:r w:rsidRPr="0097390A">
        <w:t>, 20, 504-514.</w:t>
      </w:r>
    </w:p>
    <w:p w14:paraId="7E7E56F4" w14:textId="77777777" w:rsidR="0097390A" w:rsidRPr="0097390A" w:rsidRDefault="0097390A" w:rsidP="0097390A">
      <w:pPr>
        <w:pStyle w:val="EndNoteBibliography"/>
        <w:ind w:left="720" w:hanging="720"/>
      </w:pPr>
      <w:r w:rsidRPr="0097390A">
        <w:t>99.</w:t>
      </w:r>
    </w:p>
    <w:p w14:paraId="4FDAC554" w14:textId="77777777" w:rsidR="0097390A" w:rsidRPr="0097390A" w:rsidRDefault="0097390A" w:rsidP="0097390A">
      <w:pPr>
        <w:pStyle w:val="EndNoteBibliography"/>
        <w:ind w:left="720" w:hanging="720"/>
      </w:pPr>
      <w:r w:rsidRPr="0097390A">
        <w:t xml:space="preserve">Kharouba, H.M. &amp; Vellend, M. (2015). Flowering time of butterfly nectar food plants is more sensitive to temperature than the timing of butterfly adult flight. </w:t>
      </w:r>
      <w:r w:rsidRPr="0097390A">
        <w:rPr>
          <w:i/>
        </w:rPr>
        <w:t>J Anim Ecol</w:t>
      </w:r>
      <w:r w:rsidRPr="0097390A">
        <w:t>, 84, 1311-1321.</w:t>
      </w:r>
    </w:p>
    <w:p w14:paraId="16D0F691" w14:textId="77777777" w:rsidR="0097390A" w:rsidRPr="0097390A" w:rsidRDefault="0097390A" w:rsidP="0097390A">
      <w:pPr>
        <w:pStyle w:val="EndNoteBibliography"/>
        <w:ind w:left="720" w:hanging="720"/>
      </w:pPr>
      <w:r w:rsidRPr="0097390A">
        <w:t>100.</w:t>
      </w:r>
    </w:p>
    <w:p w14:paraId="698FE45A" w14:textId="77777777" w:rsidR="0097390A" w:rsidRPr="0097390A" w:rsidRDefault="0097390A" w:rsidP="0097390A">
      <w:pPr>
        <w:pStyle w:val="EndNoteBibliography"/>
        <w:ind w:left="720" w:hanging="720"/>
      </w:pPr>
      <w:r w:rsidRPr="0097390A">
        <w:t xml:space="preserve">Kingsolver, J.G., Diamond, S.E. &amp; Buckley, L.B. (2013). Heat stress and the fitness consequences of climate change for terrestrial ectotherms. </w:t>
      </w:r>
      <w:r w:rsidRPr="0097390A">
        <w:rPr>
          <w:i/>
        </w:rPr>
        <w:t>Funct. Ecol.</w:t>
      </w:r>
      <w:r w:rsidRPr="0097390A">
        <w:t>, 27, 1415-1423.</w:t>
      </w:r>
    </w:p>
    <w:p w14:paraId="50383C11" w14:textId="77777777" w:rsidR="0097390A" w:rsidRPr="0097390A" w:rsidRDefault="0097390A" w:rsidP="0097390A">
      <w:pPr>
        <w:pStyle w:val="EndNoteBibliography"/>
        <w:ind w:left="720" w:hanging="720"/>
      </w:pPr>
      <w:r w:rsidRPr="0097390A">
        <w:t>101.</w:t>
      </w:r>
    </w:p>
    <w:p w14:paraId="18653D2F" w14:textId="77777777" w:rsidR="0097390A" w:rsidRPr="0097390A" w:rsidRDefault="0097390A" w:rsidP="0097390A">
      <w:pPr>
        <w:pStyle w:val="EndNoteBibliography"/>
        <w:ind w:left="720" w:hanging="720"/>
      </w:pPr>
      <w:r w:rsidRPr="0097390A">
        <w:t xml:space="preserve">Kingsolver, J.G. &amp; Huey, R.B. (2008). Size, temperature, and fitness: three rules. </w:t>
      </w:r>
      <w:r w:rsidRPr="0097390A">
        <w:rPr>
          <w:i/>
        </w:rPr>
        <w:t>Evol. Ecol. Res.</w:t>
      </w:r>
      <w:r w:rsidRPr="0097390A">
        <w:t>, 10, 251-268.</w:t>
      </w:r>
    </w:p>
    <w:p w14:paraId="7EE8E1DA" w14:textId="77777777" w:rsidR="0097390A" w:rsidRPr="0097390A" w:rsidRDefault="0097390A" w:rsidP="0097390A">
      <w:pPr>
        <w:pStyle w:val="EndNoteBibliography"/>
        <w:ind w:left="720" w:hanging="720"/>
      </w:pPr>
      <w:r w:rsidRPr="0097390A">
        <w:t>102.</w:t>
      </w:r>
    </w:p>
    <w:p w14:paraId="472D67B9" w14:textId="77777777" w:rsidR="0097390A" w:rsidRPr="0097390A" w:rsidRDefault="0097390A" w:rsidP="0097390A">
      <w:pPr>
        <w:pStyle w:val="EndNoteBibliography"/>
        <w:ind w:left="720" w:hanging="720"/>
      </w:pPr>
      <w:r w:rsidRPr="0097390A">
        <w:t>Kolzsch, A., Bauer, S., de Boer, R., Griffin, L., Cabot, D., Exo, K.M.</w:t>
      </w:r>
      <w:r w:rsidRPr="0097390A">
        <w:rPr>
          <w:i/>
        </w:rPr>
        <w:t xml:space="preserve"> et al.</w:t>
      </w:r>
      <w:r w:rsidRPr="0097390A">
        <w:t xml:space="preserve"> (2015). Forecasting spring from afar? Timing of migration and predictability of phenology along different migration routes of an avian herbivore. </w:t>
      </w:r>
      <w:r w:rsidRPr="0097390A">
        <w:rPr>
          <w:i/>
        </w:rPr>
        <w:t>J Anim Ecol</w:t>
      </w:r>
      <w:r w:rsidRPr="0097390A">
        <w:t>, 84, 272-283.</w:t>
      </w:r>
    </w:p>
    <w:p w14:paraId="33F1040B" w14:textId="77777777" w:rsidR="0097390A" w:rsidRPr="0097390A" w:rsidRDefault="0097390A" w:rsidP="0097390A">
      <w:pPr>
        <w:pStyle w:val="EndNoteBibliography"/>
        <w:ind w:left="720" w:hanging="720"/>
      </w:pPr>
      <w:r w:rsidRPr="0097390A">
        <w:t>103.</w:t>
      </w:r>
    </w:p>
    <w:p w14:paraId="4034D9AF" w14:textId="77777777" w:rsidR="0097390A" w:rsidRPr="0097390A" w:rsidRDefault="0097390A" w:rsidP="0097390A">
      <w:pPr>
        <w:pStyle w:val="EndNoteBibliography"/>
        <w:ind w:left="720" w:hanging="720"/>
      </w:pPr>
      <w:r w:rsidRPr="0097390A">
        <w:t xml:space="preserve">Kudo, G., Ida, T.Y. &amp; Tani, T. (2008). Linkages between Phenology, Pollination, Photosynthesis, and Reproduction in Deciduous Forest Understory Plants. </w:t>
      </w:r>
      <w:r w:rsidRPr="0097390A">
        <w:rPr>
          <w:i/>
        </w:rPr>
        <w:t>Ecology</w:t>
      </w:r>
      <w:r w:rsidRPr="0097390A">
        <w:t>, 89, 321-331.</w:t>
      </w:r>
    </w:p>
    <w:p w14:paraId="468FF78C" w14:textId="77777777" w:rsidR="0097390A" w:rsidRPr="0097390A" w:rsidRDefault="0097390A" w:rsidP="0097390A">
      <w:pPr>
        <w:pStyle w:val="EndNoteBibliography"/>
        <w:ind w:left="720" w:hanging="720"/>
      </w:pPr>
      <w:r w:rsidRPr="0097390A">
        <w:t>104.</w:t>
      </w:r>
    </w:p>
    <w:p w14:paraId="1C18A20F" w14:textId="77777777" w:rsidR="0097390A" w:rsidRPr="0097390A" w:rsidRDefault="0097390A" w:rsidP="0097390A">
      <w:pPr>
        <w:pStyle w:val="EndNoteBibliography"/>
        <w:ind w:left="720" w:hanging="720"/>
      </w:pPr>
      <w:r w:rsidRPr="0097390A">
        <w:t>Kullberg, C., Fransson, T., Hedlund, J., Jonzen, N., Langvall, O., Nilsson, J.</w:t>
      </w:r>
      <w:r w:rsidRPr="0097390A">
        <w:rPr>
          <w:i/>
        </w:rPr>
        <w:t xml:space="preserve"> et al.</w:t>
      </w:r>
      <w:r w:rsidRPr="0097390A">
        <w:t xml:space="preserve"> (2015). Change in spring arrival of migratory birds under an era of climate change, Swedish data from the last 140 years. </w:t>
      </w:r>
      <w:r w:rsidRPr="0097390A">
        <w:rPr>
          <w:i/>
        </w:rPr>
        <w:t>Ambio</w:t>
      </w:r>
      <w:r w:rsidRPr="0097390A">
        <w:t>, 44, S69-S77.</w:t>
      </w:r>
    </w:p>
    <w:p w14:paraId="780DD803" w14:textId="77777777" w:rsidR="0097390A" w:rsidRPr="0097390A" w:rsidRDefault="0097390A" w:rsidP="0097390A">
      <w:pPr>
        <w:pStyle w:val="EndNoteBibliography"/>
        <w:ind w:left="720" w:hanging="720"/>
      </w:pPr>
      <w:r w:rsidRPr="0097390A">
        <w:t>105.</w:t>
      </w:r>
    </w:p>
    <w:p w14:paraId="4624DEA1" w14:textId="77777777" w:rsidR="0097390A" w:rsidRPr="0097390A" w:rsidRDefault="0097390A" w:rsidP="0097390A">
      <w:pPr>
        <w:pStyle w:val="EndNoteBibliography"/>
        <w:ind w:left="720" w:hanging="720"/>
      </w:pPr>
      <w:r w:rsidRPr="0097390A">
        <w:t xml:space="preserve">Leather, S.R., Walters, K.F.A. &amp; Bale, J.S. (1993). </w:t>
      </w:r>
      <w:r w:rsidRPr="0097390A">
        <w:rPr>
          <w:i/>
        </w:rPr>
        <w:t>The ecology of insect overwintering</w:t>
      </w:r>
      <w:r w:rsidRPr="0097390A">
        <w:t>. Cambridge University Press, Cambridge [England]; New York, NY, USA.</w:t>
      </w:r>
    </w:p>
    <w:p w14:paraId="0F7DA3ED" w14:textId="77777777" w:rsidR="0097390A" w:rsidRPr="0097390A" w:rsidRDefault="0097390A" w:rsidP="0097390A">
      <w:pPr>
        <w:pStyle w:val="EndNoteBibliography"/>
        <w:ind w:left="720" w:hanging="720"/>
      </w:pPr>
      <w:r w:rsidRPr="0097390A">
        <w:t>106.</w:t>
      </w:r>
    </w:p>
    <w:p w14:paraId="620681FA" w14:textId="77777777" w:rsidR="0097390A" w:rsidRPr="0097390A" w:rsidRDefault="0097390A" w:rsidP="0097390A">
      <w:pPr>
        <w:pStyle w:val="EndNoteBibliography"/>
        <w:ind w:left="720" w:hanging="720"/>
      </w:pPr>
      <w:r w:rsidRPr="0097390A">
        <w:lastRenderedPageBreak/>
        <w:t xml:space="preserve">Lehikoinen, E., Sparks, T.H. &amp; Zalakevicius, M. (2004). Arrival and departure dates. In: </w:t>
      </w:r>
      <w:r w:rsidRPr="0097390A">
        <w:rPr>
          <w:i/>
        </w:rPr>
        <w:t>Birds and Climate Change</w:t>
      </w:r>
      <w:r w:rsidRPr="0097390A">
        <w:t xml:space="preserve"> (eds. Moller, AP, Fielder, W &amp; Berthold, P). Academic Press Ltd London, pp. 1-31.</w:t>
      </w:r>
    </w:p>
    <w:p w14:paraId="2EB54D95" w14:textId="77777777" w:rsidR="0097390A" w:rsidRPr="0097390A" w:rsidRDefault="0097390A" w:rsidP="0097390A">
      <w:pPr>
        <w:pStyle w:val="EndNoteBibliography"/>
        <w:ind w:left="720" w:hanging="720"/>
      </w:pPr>
      <w:r w:rsidRPr="0097390A">
        <w:t>107.</w:t>
      </w:r>
    </w:p>
    <w:p w14:paraId="7C6E06F8" w14:textId="77777777" w:rsidR="0097390A" w:rsidRPr="0097390A" w:rsidRDefault="0097390A" w:rsidP="0097390A">
      <w:pPr>
        <w:pStyle w:val="EndNoteBibliography"/>
        <w:ind w:left="720" w:hanging="720"/>
      </w:pPr>
      <w:r w:rsidRPr="0097390A">
        <w:t>Levy, O., Buckley, L.B., Keitt, T.H., Smith, C.D., Boateng, K.O., Kumar, D.S.</w:t>
      </w:r>
      <w:r w:rsidRPr="0097390A">
        <w:rPr>
          <w:i/>
        </w:rPr>
        <w:t xml:space="preserve"> et al.</w:t>
      </w:r>
      <w:r w:rsidRPr="0097390A">
        <w:t xml:space="preserve"> (2015). Resolving the life cycle alters expected impacts of climate change. </w:t>
      </w:r>
      <w:r w:rsidRPr="0097390A">
        <w:rPr>
          <w:i/>
        </w:rPr>
        <w:t>Proc. R. Soc. B-Biol. Sci.</w:t>
      </w:r>
      <w:r w:rsidRPr="0097390A">
        <w:t>, 282, 9.</w:t>
      </w:r>
    </w:p>
    <w:p w14:paraId="240E60FD" w14:textId="77777777" w:rsidR="0097390A" w:rsidRPr="0097390A" w:rsidRDefault="0097390A" w:rsidP="0097390A">
      <w:pPr>
        <w:pStyle w:val="EndNoteBibliography"/>
        <w:ind w:left="720" w:hanging="720"/>
      </w:pPr>
      <w:r w:rsidRPr="0097390A">
        <w:t>108.</w:t>
      </w:r>
    </w:p>
    <w:p w14:paraId="56AB9E5A" w14:textId="77777777" w:rsidR="0097390A" w:rsidRPr="0097390A" w:rsidRDefault="0097390A" w:rsidP="0097390A">
      <w:pPr>
        <w:pStyle w:val="EndNoteBibliography"/>
        <w:ind w:left="720" w:hanging="720"/>
      </w:pPr>
      <w:r w:rsidRPr="0097390A">
        <w:t>Liancourt, P., Spence, L.A., Boldgiv, B., Lkhagva, A., Helliker, B.R., Casper, B.B.</w:t>
      </w:r>
      <w:r w:rsidRPr="0097390A">
        <w:rPr>
          <w:i/>
        </w:rPr>
        <w:t xml:space="preserve"> et al.</w:t>
      </w:r>
      <w:r w:rsidRPr="0097390A">
        <w:t xml:space="preserve"> (2012). Vulnerability of the northern Mongolian steppe to climate change: insights from flower production and phenology. </w:t>
      </w:r>
      <w:r w:rsidRPr="0097390A">
        <w:rPr>
          <w:i/>
        </w:rPr>
        <w:t>Ecology</w:t>
      </w:r>
      <w:r w:rsidRPr="0097390A">
        <w:t>, 93, 815-824.</w:t>
      </w:r>
    </w:p>
    <w:p w14:paraId="10E6D7BD" w14:textId="77777777" w:rsidR="0097390A" w:rsidRPr="0097390A" w:rsidRDefault="0097390A" w:rsidP="0097390A">
      <w:pPr>
        <w:pStyle w:val="EndNoteBibliography"/>
        <w:ind w:left="720" w:hanging="720"/>
      </w:pPr>
      <w:r w:rsidRPr="0097390A">
        <w:t>109.</w:t>
      </w:r>
    </w:p>
    <w:p w14:paraId="02EF1680" w14:textId="77777777" w:rsidR="0097390A" w:rsidRPr="0097390A" w:rsidRDefault="0097390A" w:rsidP="0097390A">
      <w:pPr>
        <w:pStyle w:val="EndNoteBibliography"/>
        <w:ind w:left="720" w:hanging="720"/>
      </w:pPr>
      <w:r w:rsidRPr="0097390A">
        <w:t xml:space="preserve">Liang, L. &amp; Schwartz, M.D. (2014). Testing a growth efficiency hypothesis with continental-scale phenological variations of common and cloned plants. </w:t>
      </w:r>
      <w:r w:rsidRPr="0097390A">
        <w:rPr>
          <w:i/>
        </w:rPr>
        <w:t>Int. J. Biometeorol.</w:t>
      </w:r>
      <w:r w:rsidRPr="0097390A">
        <w:t>, 58, 1789-1797.</w:t>
      </w:r>
    </w:p>
    <w:p w14:paraId="293EDFC1" w14:textId="77777777" w:rsidR="0097390A" w:rsidRPr="0097390A" w:rsidRDefault="0097390A" w:rsidP="0097390A">
      <w:pPr>
        <w:pStyle w:val="EndNoteBibliography"/>
        <w:ind w:left="720" w:hanging="720"/>
      </w:pPr>
      <w:r w:rsidRPr="0097390A">
        <w:t>110.</w:t>
      </w:r>
    </w:p>
    <w:p w14:paraId="6C1AABE1" w14:textId="77777777" w:rsidR="0097390A" w:rsidRPr="0097390A" w:rsidRDefault="0097390A" w:rsidP="0097390A">
      <w:pPr>
        <w:pStyle w:val="EndNoteBibliography"/>
        <w:ind w:left="720" w:hanging="720"/>
      </w:pPr>
      <w:r w:rsidRPr="0097390A">
        <w:t xml:space="preserve">Liu, L., Liu, L., Liang, L., Donnelly, A., Park, I. &amp; Schwartz, M.D. (2014). Effects of elevation on spring phenological sensitivity to temperature in Tibetan Plateau grasslands. </w:t>
      </w:r>
      <w:r w:rsidRPr="0097390A">
        <w:rPr>
          <w:i/>
        </w:rPr>
        <w:t>Chinese Science Bulletin</w:t>
      </w:r>
      <w:r w:rsidRPr="0097390A">
        <w:t>, 59, 4856-4863.</w:t>
      </w:r>
    </w:p>
    <w:p w14:paraId="5640D37E" w14:textId="77777777" w:rsidR="0097390A" w:rsidRPr="0097390A" w:rsidRDefault="0097390A" w:rsidP="0097390A">
      <w:pPr>
        <w:pStyle w:val="EndNoteBibliography"/>
        <w:ind w:left="720" w:hanging="720"/>
      </w:pPr>
      <w:r w:rsidRPr="0097390A">
        <w:t>111.</w:t>
      </w:r>
    </w:p>
    <w:p w14:paraId="0FFE7340" w14:textId="77777777" w:rsidR="0097390A" w:rsidRPr="0097390A" w:rsidRDefault="0097390A" w:rsidP="0097390A">
      <w:pPr>
        <w:pStyle w:val="EndNoteBibliography"/>
        <w:ind w:left="720" w:hanging="720"/>
      </w:pPr>
      <w:r w:rsidRPr="0097390A">
        <w:t xml:space="preserve">Loarie, S.R., Duffy, P.B., Hamilton, H., Asner, G.P., Field, C.B. &amp; Ackerly, D.D. (2009). The velocity of climate change. </w:t>
      </w:r>
      <w:r w:rsidRPr="0097390A">
        <w:rPr>
          <w:i/>
        </w:rPr>
        <w:t>Nature</w:t>
      </w:r>
      <w:r w:rsidRPr="0097390A">
        <w:t>, 462, 1052-1055.</w:t>
      </w:r>
    </w:p>
    <w:p w14:paraId="2F9815FF" w14:textId="77777777" w:rsidR="0097390A" w:rsidRPr="0097390A" w:rsidRDefault="0097390A" w:rsidP="0097390A">
      <w:pPr>
        <w:pStyle w:val="EndNoteBibliography"/>
        <w:ind w:left="720" w:hanging="720"/>
      </w:pPr>
      <w:r w:rsidRPr="0097390A">
        <w:t>112.</w:t>
      </w:r>
    </w:p>
    <w:p w14:paraId="7890B6DE" w14:textId="77777777" w:rsidR="0097390A" w:rsidRPr="0097390A" w:rsidRDefault="0097390A" w:rsidP="0097390A">
      <w:pPr>
        <w:pStyle w:val="EndNoteBibliography"/>
        <w:ind w:left="720" w:hanging="720"/>
      </w:pPr>
      <w:r w:rsidRPr="0097390A">
        <w:t xml:space="preserve">Marra, P.P., Francis, C.M., Mulvihill, R.S. &amp; Moore, F.R. (2005). The influence of climate on the timing and rate of spring bird migration. </w:t>
      </w:r>
      <w:r w:rsidRPr="0097390A">
        <w:rPr>
          <w:i/>
        </w:rPr>
        <w:t>Oecologia</w:t>
      </w:r>
      <w:r w:rsidRPr="0097390A">
        <w:t>, 142, 307-315.</w:t>
      </w:r>
    </w:p>
    <w:p w14:paraId="62C45DAE" w14:textId="77777777" w:rsidR="0097390A" w:rsidRPr="0097390A" w:rsidRDefault="0097390A" w:rsidP="0097390A">
      <w:pPr>
        <w:pStyle w:val="EndNoteBibliography"/>
        <w:ind w:left="720" w:hanging="720"/>
      </w:pPr>
      <w:r w:rsidRPr="0097390A">
        <w:t>113.</w:t>
      </w:r>
    </w:p>
    <w:p w14:paraId="224ABFF1" w14:textId="77777777" w:rsidR="0097390A" w:rsidRPr="0097390A" w:rsidRDefault="0097390A" w:rsidP="0097390A">
      <w:pPr>
        <w:pStyle w:val="EndNoteBibliography"/>
        <w:ind w:left="720" w:hanging="720"/>
      </w:pPr>
      <w:r w:rsidRPr="0097390A">
        <w:t>Mazer, S.J., Travers, S.E., Cook, B.I., Davies, T.J., Bolmgren, K., Kraft, N.J.</w:t>
      </w:r>
      <w:r w:rsidRPr="0097390A">
        <w:rPr>
          <w:i/>
        </w:rPr>
        <w:t xml:space="preserve"> et al.</w:t>
      </w:r>
      <w:r w:rsidRPr="0097390A">
        <w:t xml:space="preserve"> (2013). Flowering date of taxonomic families predicts phenological sensitivity to temperature: Implications for forecasting the effects of climate change on unstudied taxa. </w:t>
      </w:r>
      <w:r w:rsidRPr="0097390A">
        <w:rPr>
          <w:i/>
        </w:rPr>
        <w:t>Am J Bot</w:t>
      </w:r>
      <w:r w:rsidRPr="0097390A">
        <w:t>, 100, 1381-1397.</w:t>
      </w:r>
    </w:p>
    <w:p w14:paraId="28B25153" w14:textId="77777777" w:rsidR="0097390A" w:rsidRPr="0097390A" w:rsidRDefault="0097390A" w:rsidP="0097390A">
      <w:pPr>
        <w:pStyle w:val="EndNoteBibliography"/>
        <w:ind w:left="720" w:hanging="720"/>
      </w:pPr>
      <w:r w:rsidRPr="0097390A">
        <w:t>114.</w:t>
      </w:r>
    </w:p>
    <w:p w14:paraId="5BE6AFA6" w14:textId="77777777" w:rsidR="0097390A" w:rsidRPr="0097390A" w:rsidRDefault="0097390A" w:rsidP="0097390A">
      <w:pPr>
        <w:pStyle w:val="EndNoteBibliography"/>
        <w:ind w:left="720" w:hanging="720"/>
      </w:pPr>
      <w:r w:rsidRPr="0097390A">
        <w:t xml:space="preserve">Menzel, A. (2000). Trends in phenological phases in Europe between 1951 and 1996. </w:t>
      </w:r>
      <w:r w:rsidRPr="0097390A">
        <w:rPr>
          <w:i/>
        </w:rPr>
        <w:t>Int. J. Biometeorol.</w:t>
      </w:r>
      <w:r w:rsidRPr="0097390A">
        <w:t>, 44, 76-81.</w:t>
      </w:r>
    </w:p>
    <w:p w14:paraId="3BED4C9F" w14:textId="77777777" w:rsidR="0097390A" w:rsidRPr="0097390A" w:rsidRDefault="0097390A" w:rsidP="0097390A">
      <w:pPr>
        <w:pStyle w:val="EndNoteBibliography"/>
        <w:ind w:left="720" w:hanging="720"/>
      </w:pPr>
      <w:r w:rsidRPr="0097390A">
        <w:lastRenderedPageBreak/>
        <w:t>115.</w:t>
      </w:r>
    </w:p>
    <w:p w14:paraId="19A13705" w14:textId="77777777" w:rsidR="0097390A" w:rsidRPr="0097390A" w:rsidRDefault="0097390A" w:rsidP="0097390A">
      <w:pPr>
        <w:pStyle w:val="EndNoteBibliography"/>
        <w:ind w:left="720" w:hanging="720"/>
      </w:pPr>
      <w:r w:rsidRPr="0097390A">
        <w:t xml:space="preserve">Menzel, A., Estrella, N. &amp; Fabian, P. (2001). Spatial and temporal variability of the phenological seasons in Germany from 1951 to 1996. </w:t>
      </w:r>
      <w:r w:rsidRPr="0097390A">
        <w:rPr>
          <w:i/>
        </w:rPr>
        <w:t>Glob. Change Biol.</w:t>
      </w:r>
      <w:r w:rsidRPr="0097390A">
        <w:t>, 7, 657-666.</w:t>
      </w:r>
    </w:p>
    <w:p w14:paraId="58C88AB0" w14:textId="77777777" w:rsidR="0097390A" w:rsidRPr="0097390A" w:rsidRDefault="0097390A" w:rsidP="0097390A">
      <w:pPr>
        <w:pStyle w:val="EndNoteBibliography"/>
        <w:ind w:left="720" w:hanging="720"/>
      </w:pPr>
      <w:r w:rsidRPr="0097390A">
        <w:t>116.</w:t>
      </w:r>
    </w:p>
    <w:p w14:paraId="207D73E8" w14:textId="77777777" w:rsidR="0097390A" w:rsidRPr="0097390A" w:rsidRDefault="0097390A" w:rsidP="0097390A">
      <w:pPr>
        <w:pStyle w:val="EndNoteBibliography"/>
        <w:ind w:left="720" w:hanging="720"/>
      </w:pPr>
      <w:r w:rsidRPr="0097390A">
        <w:t xml:space="preserve">Menzel, A., Sparks, T.H., Estrella, N. &amp; Roy, D.B. (2006). Altered geographic and temporal variability in phenology in response to climate change. </w:t>
      </w:r>
      <w:r w:rsidRPr="0097390A">
        <w:rPr>
          <w:i/>
        </w:rPr>
        <w:t>Glob. Ecol. Biogeogr.</w:t>
      </w:r>
      <w:r w:rsidRPr="0097390A">
        <w:t>, 15, 498-504.</w:t>
      </w:r>
    </w:p>
    <w:p w14:paraId="07D44953" w14:textId="77777777" w:rsidR="0097390A" w:rsidRPr="0097390A" w:rsidRDefault="0097390A" w:rsidP="0097390A">
      <w:pPr>
        <w:pStyle w:val="EndNoteBibliography"/>
        <w:ind w:left="720" w:hanging="720"/>
      </w:pPr>
      <w:r w:rsidRPr="0097390A">
        <w:t>117.</w:t>
      </w:r>
    </w:p>
    <w:p w14:paraId="760DB7E9" w14:textId="77777777" w:rsidR="0097390A" w:rsidRPr="0097390A" w:rsidRDefault="0097390A" w:rsidP="0097390A">
      <w:pPr>
        <w:pStyle w:val="EndNoteBibliography"/>
        <w:ind w:left="720" w:hanging="720"/>
      </w:pPr>
      <w:r w:rsidRPr="0097390A">
        <w:t xml:space="preserve">Miller-Rushing, A.J., Høye, T.T., Inouye, D.W. &amp; Post, E. (2010). The effects of phenological mismatches on demography. </w:t>
      </w:r>
      <w:r w:rsidRPr="0097390A">
        <w:rPr>
          <w:i/>
        </w:rPr>
        <w:t>Philosophical Transactions of the Royal Society B: Biological Sciences</w:t>
      </w:r>
      <w:r w:rsidRPr="0097390A">
        <w:t>, 365, 3177-3186.</w:t>
      </w:r>
    </w:p>
    <w:p w14:paraId="07555FC8" w14:textId="77777777" w:rsidR="0097390A" w:rsidRPr="0097390A" w:rsidRDefault="0097390A" w:rsidP="0097390A">
      <w:pPr>
        <w:pStyle w:val="EndNoteBibliography"/>
        <w:ind w:left="720" w:hanging="720"/>
      </w:pPr>
      <w:r w:rsidRPr="0097390A">
        <w:t>118.</w:t>
      </w:r>
    </w:p>
    <w:p w14:paraId="71483220" w14:textId="77777777" w:rsidR="0097390A" w:rsidRPr="0097390A" w:rsidRDefault="0097390A" w:rsidP="0097390A">
      <w:pPr>
        <w:pStyle w:val="EndNoteBibliography"/>
        <w:ind w:left="720" w:hanging="720"/>
      </w:pPr>
      <w:r w:rsidRPr="0097390A">
        <w:t xml:space="preserve">Miller-Rushing, A.J. &amp; Inouye, D.W. (2009). VARIATION IN THE IMPACT OF CLIMATE CHANGE ON FLOWERING PHENOLOGY AND ABUNDANCE: AN EXAMINATION OF TWO PAIRS OF CLOSELY RELATED WILDFLOWER SPECIES. </w:t>
      </w:r>
      <w:r w:rsidRPr="0097390A">
        <w:rPr>
          <w:i/>
        </w:rPr>
        <w:t>American Journal of Botany</w:t>
      </w:r>
      <w:r w:rsidRPr="0097390A">
        <w:t>, 96, 1821-1829.</w:t>
      </w:r>
    </w:p>
    <w:p w14:paraId="79B7F7D9" w14:textId="77777777" w:rsidR="0097390A" w:rsidRPr="0097390A" w:rsidRDefault="0097390A" w:rsidP="0097390A">
      <w:pPr>
        <w:pStyle w:val="EndNoteBibliography"/>
        <w:ind w:left="720" w:hanging="720"/>
      </w:pPr>
      <w:r w:rsidRPr="0097390A">
        <w:t>119.</w:t>
      </w:r>
    </w:p>
    <w:p w14:paraId="21AC3459" w14:textId="77777777" w:rsidR="0097390A" w:rsidRPr="0097390A" w:rsidRDefault="0097390A" w:rsidP="0097390A">
      <w:pPr>
        <w:pStyle w:val="EndNoteBibliography"/>
        <w:ind w:left="720" w:hanging="720"/>
      </w:pPr>
      <w:r w:rsidRPr="0097390A">
        <w:t xml:space="preserve">Miller-Rushing, A.J. &amp; Primack, R.B. (2008). Global warming and flowering times in Thoreau's concord: A community perspective. </w:t>
      </w:r>
      <w:r w:rsidRPr="0097390A">
        <w:rPr>
          <w:i/>
        </w:rPr>
        <w:t>Ecology</w:t>
      </w:r>
      <w:r w:rsidRPr="0097390A">
        <w:t>, 89, 332-341.</w:t>
      </w:r>
    </w:p>
    <w:p w14:paraId="6660FF30" w14:textId="77777777" w:rsidR="0097390A" w:rsidRPr="0097390A" w:rsidRDefault="0097390A" w:rsidP="0097390A">
      <w:pPr>
        <w:pStyle w:val="EndNoteBibliography"/>
        <w:ind w:left="720" w:hanging="720"/>
      </w:pPr>
      <w:r w:rsidRPr="0097390A">
        <w:t>120.</w:t>
      </w:r>
    </w:p>
    <w:p w14:paraId="322AD1DE" w14:textId="77777777" w:rsidR="0097390A" w:rsidRPr="0097390A" w:rsidRDefault="0097390A" w:rsidP="0097390A">
      <w:pPr>
        <w:pStyle w:val="EndNoteBibliography"/>
        <w:ind w:left="720" w:hanging="720"/>
      </w:pPr>
      <w:r w:rsidRPr="0097390A">
        <w:t xml:space="preserve">Møller, A.P., Rubolini, D. &amp; Lehikoinen, E. (2008). Populations of migratory bird species that did not show a phenological response to climate change are declining. </w:t>
      </w:r>
      <w:r w:rsidRPr="0097390A">
        <w:rPr>
          <w:i/>
        </w:rPr>
        <w:t>Proceedings of the National Academy of Sciences</w:t>
      </w:r>
      <w:r w:rsidRPr="0097390A">
        <w:t>, 105, 16195-16200.</w:t>
      </w:r>
    </w:p>
    <w:p w14:paraId="2FC20E09" w14:textId="77777777" w:rsidR="0097390A" w:rsidRPr="0097390A" w:rsidRDefault="0097390A" w:rsidP="0097390A">
      <w:pPr>
        <w:pStyle w:val="EndNoteBibliography"/>
        <w:ind w:left="720" w:hanging="720"/>
      </w:pPr>
      <w:r w:rsidRPr="0097390A">
        <w:t>121.</w:t>
      </w:r>
    </w:p>
    <w:p w14:paraId="42A147AF" w14:textId="77777777" w:rsidR="0097390A" w:rsidRPr="0097390A" w:rsidRDefault="0097390A" w:rsidP="0097390A">
      <w:pPr>
        <w:pStyle w:val="EndNoteBibliography"/>
        <w:ind w:left="720" w:hanging="720"/>
      </w:pPr>
      <w:r w:rsidRPr="0097390A">
        <w:t>Mooney, H., Larigauderie, A., Cesario, M., Elmquist, T., Hoegh-Guldberg, O., Lavorel, S.</w:t>
      </w:r>
      <w:r w:rsidRPr="0097390A">
        <w:rPr>
          <w:i/>
        </w:rPr>
        <w:t xml:space="preserve"> et al.</w:t>
      </w:r>
      <w:r w:rsidRPr="0097390A">
        <w:t xml:space="preserve"> (2009). Biodiversity, climate change, and ecosystem services. </w:t>
      </w:r>
      <w:r w:rsidRPr="0097390A">
        <w:rPr>
          <w:i/>
        </w:rPr>
        <w:t>Current Opinion in Environmental Sustainability</w:t>
      </w:r>
      <w:r w:rsidRPr="0097390A">
        <w:t>, 1, 46-54.</w:t>
      </w:r>
    </w:p>
    <w:p w14:paraId="4047EB4D" w14:textId="77777777" w:rsidR="0097390A" w:rsidRPr="0097390A" w:rsidRDefault="0097390A" w:rsidP="0097390A">
      <w:pPr>
        <w:pStyle w:val="EndNoteBibliography"/>
        <w:ind w:left="720" w:hanging="720"/>
      </w:pPr>
      <w:r w:rsidRPr="0097390A">
        <w:t>122.</w:t>
      </w:r>
    </w:p>
    <w:p w14:paraId="221AC3F0" w14:textId="77777777" w:rsidR="0097390A" w:rsidRPr="0097390A" w:rsidRDefault="0097390A" w:rsidP="0097390A">
      <w:pPr>
        <w:pStyle w:val="EndNoteBibliography"/>
        <w:ind w:left="720" w:hanging="720"/>
      </w:pPr>
      <w:r w:rsidRPr="0097390A">
        <w:t xml:space="preserve">Mopper, S. &amp; Simberloff, D. (1995). Differential Herbivory in an Oak Population: The Role of Plant Phenology and Insect Performance. </w:t>
      </w:r>
      <w:r w:rsidRPr="0097390A">
        <w:rPr>
          <w:i/>
        </w:rPr>
        <w:t>Ecology</w:t>
      </w:r>
      <w:r w:rsidRPr="0097390A">
        <w:t>, 76, 1233-1241.</w:t>
      </w:r>
    </w:p>
    <w:p w14:paraId="77DB954B" w14:textId="77777777" w:rsidR="0097390A" w:rsidRPr="0097390A" w:rsidRDefault="0097390A" w:rsidP="0097390A">
      <w:pPr>
        <w:pStyle w:val="EndNoteBibliography"/>
        <w:ind w:left="720" w:hanging="720"/>
      </w:pPr>
      <w:r w:rsidRPr="0097390A">
        <w:t>123.</w:t>
      </w:r>
    </w:p>
    <w:p w14:paraId="3DFB468C" w14:textId="77777777" w:rsidR="0097390A" w:rsidRPr="0097390A" w:rsidRDefault="0097390A" w:rsidP="0097390A">
      <w:pPr>
        <w:pStyle w:val="EndNoteBibliography"/>
        <w:ind w:left="720" w:hanging="720"/>
      </w:pPr>
      <w:r w:rsidRPr="0097390A">
        <w:lastRenderedPageBreak/>
        <w:t xml:space="preserve">Morin, X., Lechowicz, M.J., Augspurger, C., O'Keefe, J., Viner, D. &amp; Chuine, I. (2009). Leaf phenology in 22 North American tree species during the 21st century. </w:t>
      </w:r>
      <w:r w:rsidRPr="0097390A">
        <w:rPr>
          <w:i/>
        </w:rPr>
        <w:t>Glob. Change Biol.</w:t>
      </w:r>
      <w:r w:rsidRPr="0097390A">
        <w:t>, 15, 961-975.</w:t>
      </w:r>
    </w:p>
    <w:p w14:paraId="6BCE3CB4" w14:textId="77777777" w:rsidR="0097390A" w:rsidRPr="0097390A" w:rsidRDefault="0097390A" w:rsidP="0097390A">
      <w:pPr>
        <w:pStyle w:val="EndNoteBibliography"/>
        <w:ind w:left="720" w:hanging="720"/>
      </w:pPr>
      <w:r w:rsidRPr="0097390A">
        <w:t>124.</w:t>
      </w:r>
    </w:p>
    <w:p w14:paraId="61FBA90B" w14:textId="77777777" w:rsidR="0097390A" w:rsidRPr="0097390A" w:rsidRDefault="0097390A" w:rsidP="0097390A">
      <w:pPr>
        <w:pStyle w:val="EndNoteBibliography"/>
        <w:ind w:left="720" w:hanging="720"/>
      </w:pPr>
      <w:r w:rsidRPr="0097390A">
        <w:t xml:space="preserve">Moussus, J.-P., Clavel, J., Jiguet, F. &amp; Julliard, R. (2011). Which are the phenologically flexible species? A case study with common passerine birds. </w:t>
      </w:r>
      <w:r w:rsidRPr="0097390A">
        <w:rPr>
          <w:i/>
        </w:rPr>
        <w:t>Oikos</w:t>
      </w:r>
      <w:r w:rsidRPr="0097390A">
        <w:t>, 120, 991-998.</w:t>
      </w:r>
    </w:p>
    <w:p w14:paraId="0E90FB51" w14:textId="77777777" w:rsidR="0097390A" w:rsidRPr="0097390A" w:rsidRDefault="0097390A" w:rsidP="0097390A">
      <w:pPr>
        <w:pStyle w:val="EndNoteBibliography"/>
        <w:ind w:left="720" w:hanging="720"/>
      </w:pPr>
      <w:r w:rsidRPr="0097390A">
        <w:t>125.</w:t>
      </w:r>
    </w:p>
    <w:p w14:paraId="6B06109D" w14:textId="77777777" w:rsidR="0097390A" w:rsidRPr="0097390A" w:rsidRDefault="0097390A" w:rsidP="0097390A">
      <w:pPr>
        <w:pStyle w:val="EndNoteBibliography"/>
        <w:ind w:left="720" w:hanging="720"/>
      </w:pPr>
      <w:r w:rsidRPr="0097390A">
        <w:t xml:space="preserve">Nufio, C.R., McGuire, C.R., Bowers, M.D. &amp; Guralnick, R.P. (2010). Grasshopper Community Response to Climatic Change: Variation Along an Elevational Gradient. </w:t>
      </w:r>
      <w:r w:rsidRPr="0097390A">
        <w:rPr>
          <w:i/>
        </w:rPr>
        <w:t>PLoS One</w:t>
      </w:r>
      <w:r w:rsidRPr="0097390A">
        <w:t>, 5, 11.</w:t>
      </w:r>
    </w:p>
    <w:p w14:paraId="62B84E18" w14:textId="77777777" w:rsidR="0097390A" w:rsidRPr="0097390A" w:rsidRDefault="0097390A" w:rsidP="0097390A">
      <w:pPr>
        <w:pStyle w:val="EndNoteBibliography"/>
        <w:ind w:left="720" w:hanging="720"/>
      </w:pPr>
      <w:r w:rsidRPr="0097390A">
        <w:t>126.</w:t>
      </w:r>
    </w:p>
    <w:p w14:paraId="5398E0AF" w14:textId="77777777" w:rsidR="0097390A" w:rsidRPr="0097390A" w:rsidRDefault="0097390A" w:rsidP="0097390A">
      <w:pPr>
        <w:pStyle w:val="EndNoteBibliography"/>
        <w:ind w:left="720" w:hanging="720"/>
      </w:pPr>
      <w:r w:rsidRPr="0097390A">
        <w:t xml:space="preserve">Nussey, D.H., Postma, E., Gienapp, P. &amp; Visser, M.E. (2005). Selection on heritable phenotypic plasticity in a wild bird population. </w:t>
      </w:r>
      <w:r w:rsidRPr="0097390A">
        <w:rPr>
          <w:i/>
        </w:rPr>
        <w:t>Science</w:t>
      </w:r>
      <w:r w:rsidRPr="0097390A">
        <w:t>, 310, 304-306.</w:t>
      </w:r>
    </w:p>
    <w:p w14:paraId="2AF07DFB" w14:textId="77777777" w:rsidR="0097390A" w:rsidRPr="0097390A" w:rsidRDefault="0097390A" w:rsidP="0097390A">
      <w:pPr>
        <w:pStyle w:val="EndNoteBibliography"/>
        <w:ind w:left="720" w:hanging="720"/>
      </w:pPr>
      <w:r w:rsidRPr="0097390A">
        <w:t>127.</w:t>
      </w:r>
    </w:p>
    <w:p w14:paraId="671DC8F1" w14:textId="77777777" w:rsidR="0097390A" w:rsidRPr="0097390A" w:rsidRDefault="0097390A" w:rsidP="0097390A">
      <w:pPr>
        <w:pStyle w:val="EndNoteBibliography"/>
        <w:ind w:left="720" w:hanging="720"/>
      </w:pPr>
      <w:r w:rsidRPr="0097390A">
        <w:t>O’Neill, B.F., Bond, K., Tyner, A., Sheppard, R., Bryant, T., Chapman, J.</w:t>
      </w:r>
      <w:r w:rsidRPr="0097390A">
        <w:rPr>
          <w:i/>
        </w:rPr>
        <w:t xml:space="preserve"> et al.</w:t>
      </w:r>
      <w:r w:rsidRPr="0097390A">
        <w:t xml:space="preserve"> (2012). Climatic change is advancing the phenology of moth species in Ireland. </w:t>
      </w:r>
      <w:r w:rsidRPr="0097390A">
        <w:rPr>
          <w:i/>
        </w:rPr>
        <w:t>Entomologia Experimentalis et Applicata</w:t>
      </w:r>
      <w:r w:rsidRPr="0097390A">
        <w:t>, 143, 74-88.</w:t>
      </w:r>
    </w:p>
    <w:p w14:paraId="7CB2BFAE" w14:textId="77777777" w:rsidR="0097390A" w:rsidRPr="0097390A" w:rsidRDefault="0097390A" w:rsidP="0097390A">
      <w:pPr>
        <w:pStyle w:val="EndNoteBibliography"/>
        <w:ind w:left="720" w:hanging="720"/>
      </w:pPr>
      <w:r w:rsidRPr="0097390A">
        <w:t>128.</w:t>
      </w:r>
    </w:p>
    <w:p w14:paraId="70707942" w14:textId="77777777" w:rsidR="0097390A" w:rsidRPr="0097390A" w:rsidRDefault="0097390A" w:rsidP="0097390A">
      <w:pPr>
        <w:pStyle w:val="EndNoteBibliography"/>
        <w:ind w:left="720" w:hanging="720"/>
      </w:pPr>
      <w:r w:rsidRPr="0097390A">
        <w:t>Ovaskainen, O., Skorokhodova, S., Yakovleva, M., Sukhov, A., Kutenkov, A., Kutenkova, N.</w:t>
      </w:r>
      <w:r w:rsidRPr="0097390A">
        <w:rPr>
          <w:i/>
        </w:rPr>
        <w:t xml:space="preserve"> et al.</w:t>
      </w:r>
      <w:r w:rsidRPr="0097390A">
        <w:t xml:space="preserve"> (2013). Community-level phenological response to climate change. </w:t>
      </w:r>
      <w:r w:rsidRPr="0097390A">
        <w:rPr>
          <w:i/>
        </w:rPr>
        <w:t>Proc. Natl. Acad. Sci. U. S. A.</w:t>
      </w:r>
      <w:r w:rsidRPr="0097390A">
        <w:t>, 110, 13434-13439.</w:t>
      </w:r>
    </w:p>
    <w:p w14:paraId="25E8CD58" w14:textId="77777777" w:rsidR="0097390A" w:rsidRPr="0097390A" w:rsidRDefault="0097390A" w:rsidP="0097390A">
      <w:pPr>
        <w:pStyle w:val="EndNoteBibliography"/>
        <w:ind w:left="720" w:hanging="720"/>
      </w:pPr>
      <w:r w:rsidRPr="0097390A">
        <w:t>129.</w:t>
      </w:r>
    </w:p>
    <w:p w14:paraId="6F1A5FE3" w14:textId="77777777" w:rsidR="0097390A" w:rsidRPr="0097390A" w:rsidRDefault="0097390A" w:rsidP="0097390A">
      <w:pPr>
        <w:pStyle w:val="EndNoteBibliography"/>
        <w:ind w:left="720" w:hanging="720"/>
      </w:pPr>
      <w:r w:rsidRPr="0097390A">
        <w:t xml:space="preserve">Park, I.W. &amp; Schwartz, M.D. (2015). Long-term herbarium records reveal temperature-dependent changes in flowering phenology in the southeastern USA. </w:t>
      </w:r>
      <w:r w:rsidRPr="0097390A">
        <w:rPr>
          <w:i/>
        </w:rPr>
        <w:t>Int. J. Biometeorol.</w:t>
      </w:r>
      <w:r w:rsidRPr="0097390A">
        <w:t>, 59, 347-355.</w:t>
      </w:r>
    </w:p>
    <w:p w14:paraId="61DD8D23" w14:textId="77777777" w:rsidR="0097390A" w:rsidRPr="0097390A" w:rsidRDefault="0097390A" w:rsidP="0097390A">
      <w:pPr>
        <w:pStyle w:val="EndNoteBibliography"/>
        <w:ind w:left="720" w:hanging="720"/>
      </w:pPr>
      <w:r w:rsidRPr="0097390A">
        <w:t>130.</w:t>
      </w:r>
    </w:p>
    <w:p w14:paraId="0B7C535B" w14:textId="77777777" w:rsidR="0097390A" w:rsidRPr="0097390A" w:rsidRDefault="0097390A" w:rsidP="0097390A">
      <w:pPr>
        <w:pStyle w:val="EndNoteBibliography"/>
        <w:ind w:left="720" w:hanging="720"/>
      </w:pPr>
      <w:r w:rsidRPr="0097390A">
        <w:t xml:space="preserve">Parmesan, C. (2007). Influences of species, latitudes and methodologies on estimates of phenological response to global warming. </w:t>
      </w:r>
      <w:r w:rsidRPr="0097390A">
        <w:rPr>
          <w:i/>
        </w:rPr>
        <w:t>Glob. Change Biol.</w:t>
      </w:r>
      <w:r w:rsidRPr="0097390A">
        <w:t>, 13, 1860-1872.</w:t>
      </w:r>
    </w:p>
    <w:p w14:paraId="3B968328" w14:textId="77777777" w:rsidR="0097390A" w:rsidRPr="0097390A" w:rsidRDefault="0097390A" w:rsidP="0097390A">
      <w:pPr>
        <w:pStyle w:val="EndNoteBibliography"/>
        <w:ind w:left="720" w:hanging="720"/>
      </w:pPr>
      <w:r w:rsidRPr="0097390A">
        <w:t>131.</w:t>
      </w:r>
    </w:p>
    <w:p w14:paraId="183258BF" w14:textId="77777777" w:rsidR="0097390A" w:rsidRPr="0097390A" w:rsidRDefault="0097390A" w:rsidP="0097390A">
      <w:pPr>
        <w:pStyle w:val="EndNoteBibliography"/>
        <w:ind w:left="720" w:hanging="720"/>
      </w:pPr>
      <w:r w:rsidRPr="0097390A">
        <w:t xml:space="preserve">Parmesan, C. &amp; Yohe, G. (2003). A globally coherent fingerprint of climate change impacts across natural systems. </w:t>
      </w:r>
      <w:r w:rsidRPr="0097390A">
        <w:rPr>
          <w:i/>
        </w:rPr>
        <w:t>Nature</w:t>
      </w:r>
      <w:r w:rsidRPr="0097390A">
        <w:t>, 421, 37-42.</w:t>
      </w:r>
    </w:p>
    <w:p w14:paraId="5E83483D" w14:textId="77777777" w:rsidR="0097390A" w:rsidRPr="0097390A" w:rsidRDefault="0097390A" w:rsidP="0097390A">
      <w:pPr>
        <w:pStyle w:val="EndNoteBibliography"/>
        <w:ind w:left="720" w:hanging="720"/>
      </w:pPr>
      <w:r w:rsidRPr="0097390A">
        <w:t>132.</w:t>
      </w:r>
    </w:p>
    <w:p w14:paraId="6D77367B" w14:textId="77777777" w:rsidR="0097390A" w:rsidRPr="0097390A" w:rsidRDefault="0097390A" w:rsidP="0097390A">
      <w:pPr>
        <w:pStyle w:val="EndNoteBibliography"/>
        <w:ind w:left="720" w:hanging="720"/>
      </w:pPr>
      <w:r w:rsidRPr="0097390A">
        <w:lastRenderedPageBreak/>
        <w:t>Pau, S., Wolkovich, E.M., Cook, B.I., Davies, T.J., Kraft, N.J.B., Bolmgren, K.</w:t>
      </w:r>
      <w:r w:rsidRPr="0097390A">
        <w:rPr>
          <w:i/>
        </w:rPr>
        <w:t xml:space="preserve"> et al.</w:t>
      </w:r>
      <w:r w:rsidRPr="0097390A">
        <w:t xml:space="preserve"> (2011). Predicting phenology by integrating ecology, evolution and climate science. </w:t>
      </w:r>
      <w:r w:rsidRPr="0097390A">
        <w:rPr>
          <w:i/>
        </w:rPr>
        <w:t>Glob. Change Biol.</w:t>
      </w:r>
      <w:r w:rsidRPr="0097390A">
        <w:t>, 17, 3633-3643.</w:t>
      </w:r>
    </w:p>
    <w:p w14:paraId="11720339" w14:textId="77777777" w:rsidR="0097390A" w:rsidRPr="0097390A" w:rsidRDefault="0097390A" w:rsidP="0097390A">
      <w:pPr>
        <w:pStyle w:val="EndNoteBibliography"/>
        <w:ind w:left="720" w:hanging="720"/>
      </w:pPr>
      <w:r w:rsidRPr="0097390A">
        <w:t>133.</w:t>
      </w:r>
    </w:p>
    <w:p w14:paraId="5DF262F8" w14:textId="77777777" w:rsidR="0097390A" w:rsidRPr="0097390A" w:rsidRDefault="0097390A" w:rsidP="0097390A">
      <w:pPr>
        <w:pStyle w:val="EndNoteBibliography"/>
        <w:ind w:left="720" w:hanging="720"/>
      </w:pPr>
      <w:r w:rsidRPr="0097390A">
        <w:t xml:space="preserve">Peñuelas, J., Filella, I. &amp; Comas, P. (2002). Changed plant and animal life cycles from 1952 to 2000 in the Mediterranean region. </w:t>
      </w:r>
      <w:r w:rsidRPr="0097390A">
        <w:rPr>
          <w:i/>
        </w:rPr>
        <w:t>Glob. Change Biol.</w:t>
      </w:r>
      <w:r w:rsidRPr="0097390A">
        <w:t>, 8, 531-544.</w:t>
      </w:r>
    </w:p>
    <w:p w14:paraId="36CBA5F3" w14:textId="77777777" w:rsidR="0097390A" w:rsidRPr="0097390A" w:rsidRDefault="0097390A" w:rsidP="0097390A">
      <w:pPr>
        <w:pStyle w:val="EndNoteBibliography"/>
        <w:ind w:left="720" w:hanging="720"/>
      </w:pPr>
      <w:r w:rsidRPr="0097390A">
        <w:t>134.</w:t>
      </w:r>
    </w:p>
    <w:p w14:paraId="3DAA3DA9" w14:textId="77777777" w:rsidR="0097390A" w:rsidRPr="0097390A" w:rsidRDefault="0097390A" w:rsidP="0097390A">
      <w:pPr>
        <w:pStyle w:val="EndNoteBibliography"/>
        <w:ind w:left="720" w:hanging="720"/>
      </w:pPr>
      <w:r w:rsidRPr="0097390A">
        <w:t xml:space="preserve">Phillimore, A.B., Stalhandske, S., Smithers, R.J. &amp; Bernard, R. (2012). Dissecting the Contributions of Plasticity and Local Adaptation to the Phenology of a Butterfly and Its Host Plants. </w:t>
      </w:r>
      <w:r w:rsidRPr="0097390A">
        <w:rPr>
          <w:i/>
        </w:rPr>
        <w:t>Am. Nat.</w:t>
      </w:r>
      <w:r w:rsidRPr="0097390A">
        <w:t>, 180, 655-670.</w:t>
      </w:r>
    </w:p>
    <w:p w14:paraId="470C42D4" w14:textId="77777777" w:rsidR="0097390A" w:rsidRPr="0097390A" w:rsidRDefault="0097390A" w:rsidP="0097390A">
      <w:pPr>
        <w:pStyle w:val="EndNoteBibliography"/>
        <w:ind w:left="720" w:hanging="720"/>
      </w:pPr>
      <w:r w:rsidRPr="0097390A">
        <w:t>135.</w:t>
      </w:r>
    </w:p>
    <w:p w14:paraId="3C6C8EF7" w14:textId="77777777" w:rsidR="0097390A" w:rsidRPr="0097390A" w:rsidRDefault="0097390A" w:rsidP="0097390A">
      <w:pPr>
        <w:pStyle w:val="EndNoteBibliography"/>
        <w:ind w:left="720" w:hanging="720"/>
      </w:pPr>
      <w:r w:rsidRPr="0097390A">
        <w:t>Piao, S., Cui, M., Chen, A., Wang, X., Ciais, P., Liu, J.</w:t>
      </w:r>
      <w:r w:rsidRPr="0097390A">
        <w:rPr>
          <w:i/>
        </w:rPr>
        <w:t xml:space="preserve"> et al.</w:t>
      </w:r>
      <w:r w:rsidRPr="0097390A">
        <w:t xml:space="preserve"> (2011). Altitude and temperature dependence of change in the spring vegetation green-up date from 1982 to 2006 in the Qinghai-Xizang Plateau. </w:t>
      </w:r>
      <w:r w:rsidRPr="0097390A">
        <w:rPr>
          <w:i/>
        </w:rPr>
        <w:t>Agric. For. Meteorol.</w:t>
      </w:r>
      <w:r w:rsidRPr="0097390A">
        <w:t>, 151, 1599-1608.</w:t>
      </w:r>
    </w:p>
    <w:p w14:paraId="2BB56C4E" w14:textId="77777777" w:rsidR="0097390A" w:rsidRPr="0097390A" w:rsidRDefault="0097390A" w:rsidP="0097390A">
      <w:pPr>
        <w:pStyle w:val="EndNoteBibliography"/>
        <w:ind w:left="720" w:hanging="720"/>
      </w:pPr>
      <w:r w:rsidRPr="0097390A">
        <w:t>136.</w:t>
      </w:r>
    </w:p>
    <w:p w14:paraId="6A08A641" w14:textId="77777777" w:rsidR="0097390A" w:rsidRPr="0097390A" w:rsidRDefault="0097390A" w:rsidP="0097390A">
      <w:pPr>
        <w:pStyle w:val="EndNoteBibliography"/>
        <w:ind w:left="720" w:hanging="720"/>
      </w:pPr>
      <w:r w:rsidRPr="0097390A">
        <w:t xml:space="preserve">Pinsky, M.L., Worm, B., Fogarty, M.J., Sarmiento, J.L. &amp; Levin, S.A. (2013). Marine Taxa Track Local Climate Velocities. </w:t>
      </w:r>
      <w:r w:rsidRPr="0097390A">
        <w:rPr>
          <w:i/>
        </w:rPr>
        <w:t>Science</w:t>
      </w:r>
      <w:r w:rsidRPr="0097390A">
        <w:t>, 341, 1239-1242.</w:t>
      </w:r>
    </w:p>
    <w:p w14:paraId="68DEF51C" w14:textId="77777777" w:rsidR="0097390A" w:rsidRPr="0097390A" w:rsidRDefault="0097390A" w:rsidP="0097390A">
      <w:pPr>
        <w:pStyle w:val="EndNoteBibliography"/>
        <w:ind w:left="720" w:hanging="720"/>
      </w:pPr>
      <w:r w:rsidRPr="0097390A">
        <w:t>137.</w:t>
      </w:r>
    </w:p>
    <w:p w14:paraId="4C6E29C8" w14:textId="77777777" w:rsidR="0097390A" w:rsidRPr="0097390A" w:rsidRDefault="0097390A" w:rsidP="0097390A">
      <w:pPr>
        <w:pStyle w:val="EndNoteBibliography"/>
        <w:ind w:left="720" w:hanging="720"/>
      </w:pPr>
      <w:r w:rsidRPr="0097390A">
        <w:t xml:space="preserve">Polgar, C.A., Primack, R.B., Williams, E.H., Stichter, S. &amp; Hitchcock, C. (2013). Climate effects on the flight period of Lycaenid butterflies in Massachusetts. </w:t>
      </w:r>
      <w:r w:rsidRPr="0097390A">
        <w:rPr>
          <w:i/>
        </w:rPr>
        <w:t>Biol. Conserv.</w:t>
      </w:r>
      <w:r w:rsidRPr="0097390A">
        <w:t>, 160, 25-31.</w:t>
      </w:r>
    </w:p>
    <w:p w14:paraId="3945CC1A" w14:textId="77777777" w:rsidR="0097390A" w:rsidRPr="0097390A" w:rsidRDefault="0097390A" w:rsidP="0097390A">
      <w:pPr>
        <w:pStyle w:val="EndNoteBibliography"/>
        <w:ind w:left="720" w:hanging="720"/>
      </w:pPr>
      <w:r w:rsidRPr="0097390A">
        <w:t>138.</w:t>
      </w:r>
    </w:p>
    <w:p w14:paraId="45B3D13E" w14:textId="77777777" w:rsidR="0097390A" w:rsidRPr="0097390A" w:rsidRDefault="0097390A" w:rsidP="0097390A">
      <w:pPr>
        <w:pStyle w:val="EndNoteBibliography"/>
        <w:ind w:left="720" w:hanging="720"/>
      </w:pPr>
      <w:r w:rsidRPr="0097390A">
        <w:t>Poloczanska, E.S., Brown, C.J., Sydeman, W.J., Kiessling, W., Schoeman, D.S., Moore, P.J.</w:t>
      </w:r>
      <w:r w:rsidRPr="0097390A">
        <w:rPr>
          <w:i/>
        </w:rPr>
        <w:t xml:space="preserve"> et al.</w:t>
      </w:r>
      <w:r w:rsidRPr="0097390A">
        <w:t xml:space="preserve"> (2013). Global imprint of climate change on marine life. </w:t>
      </w:r>
      <w:r w:rsidRPr="0097390A">
        <w:rPr>
          <w:i/>
        </w:rPr>
        <w:t>Nat. Clim. Chang.</w:t>
      </w:r>
      <w:r w:rsidRPr="0097390A">
        <w:t>, 3, 919-925.</w:t>
      </w:r>
    </w:p>
    <w:p w14:paraId="1E6F2286" w14:textId="77777777" w:rsidR="0097390A" w:rsidRPr="0097390A" w:rsidRDefault="0097390A" w:rsidP="0097390A">
      <w:pPr>
        <w:pStyle w:val="EndNoteBibliography"/>
        <w:ind w:left="720" w:hanging="720"/>
      </w:pPr>
      <w:r w:rsidRPr="0097390A">
        <w:t>139.</w:t>
      </w:r>
    </w:p>
    <w:p w14:paraId="288C30D8" w14:textId="77777777" w:rsidR="0097390A" w:rsidRPr="0097390A" w:rsidRDefault="0097390A" w:rsidP="0097390A">
      <w:pPr>
        <w:pStyle w:val="EndNoteBibliography"/>
        <w:ind w:left="720" w:hanging="720"/>
      </w:pPr>
      <w:r w:rsidRPr="0097390A">
        <w:t>Poloczanska, E.S., Burrows, M.T., Brown, C.J., García Molinos, J., Halpern, B.S., Hoegh-Guldberg, O.</w:t>
      </w:r>
      <w:r w:rsidRPr="0097390A">
        <w:rPr>
          <w:i/>
        </w:rPr>
        <w:t xml:space="preserve"> et al.</w:t>
      </w:r>
      <w:r w:rsidRPr="0097390A">
        <w:t xml:space="preserve"> (2016). Responses of Marine Organisms to Climate Change across Oceans. </w:t>
      </w:r>
      <w:r w:rsidRPr="0097390A">
        <w:rPr>
          <w:i/>
        </w:rPr>
        <w:t>Frontiers in Marine Science</w:t>
      </w:r>
      <w:r w:rsidRPr="0097390A">
        <w:t>, 3.</w:t>
      </w:r>
    </w:p>
    <w:p w14:paraId="253A90DB" w14:textId="77777777" w:rsidR="0097390A" w:rsidRPr="0097390A" w:rsidRDefault="0097390A" w:rsidP="0097390A">
      <w:pPr>
        <w:pStyle w:val="EndNoteBibliography"/>
        <w:ind w:left="720" w:hanging="720"/>
      </w:pPr>
      <w:r w:rsidRPr="0097390A">
        <w:t>140.</w:t>
      </w:r>
    </w:p>
    <w:p w14:paraId="52D3F8D9" w14:textId="77777777" w:rsidR="0097390A" w:rsidRPr="0097390A" w:rsidRDefault="0097390A" w:rsidP="0097390A">
      <w:pPr>
        <w:pStyle w:val="EndNoteBibliography"/>
        <w:ind w:left="720" w:hanging="720"/>
      </w:pPr>
      <w:r w:rsidRPr="0097390A">
        <w:t xml:space="preserve">Post, E. &amp; Forchhammer, M.C. (2008). Climate change reduces reproductive success of an Arctic herbivore through trophic mismatch. </w:t>
      </w:r>
      <w:r w:rsidRPr="0097390A">
        <w:rPr>
          <w:i/>
        </w:rPr>
        <w:t>Philos. Trans. R. Soc. B-Biol. Sci.</w:t>
      </w:r>
      <w:r w:rsidRPr="0097390A">
        <w:t>, 363, 2369-2375.</w:t>
      </w:r>
    </w:p>
    <w:p w14:paraId="28FE8E20" w14:textId="77777777" w:rsidR="0097390A" w:rsidRPr="0097390A" w:rsidRDefault="0097390A" w:rsidP="0097390A">
      <w:pPr>
        <w:pStyle w:val="EndNoteBibliography"/>
        <w:ind w:left="720" w:hanging="720"/>
      </w:pPr>
      <w:r w:rsidRPr="0097390A">
        <w:lastRenderedPageBreak/>
        <w:t>141.</w:t>
      </w:r>
    </w:p>
    <w:p w14:paraId="489F2DAD" w14:textId="77777777" w:rsidR="0097390A" w:rsidRPr="0097390A" w:rsidRDefault="0097390A" w:rsidP="0097390A">
      <w:pPr>
        <w:pStyle w:val="EndNoteBibliography"/>
        <w:ind w:left="720" w:hanging="720"/>
      </w:pPr>
      <w:r w:rsidRPr="0097390A">
        <w:t xml:space="preserve">Post, E. &amp; Nils Chr, S. (1999). Climatic Variability, Plant Phenology, and Northern Ungulates. </w:t>
      </w:r>
      <w:r w:rsidRPr="0097390A">
        <w:rPr>
          <w:i/>
        </w:rPr>
        <w:t>Ecology</w:t>
      </w:r>
      <w:r w:rsidRPr="0097390A">
        <w:t>, 80, 1322-1339.</w:t>
      </w:r>
    </w:p>
    <w:p w14:paraId="1DA82DB3" w14:textId="77777777" w:rsidR="0097390A" w:rsidRPr="0097390A" w:rsidRDefault="0097390A" w:rsidP="0097390A">
      <w:pPr>
        <w:pStyle w:val="EndNoteBibliography"/>
        <w:ind w:left="720" w:hanging="720"/>
      </w:pPr>
      <w:r w:rsidRPr="0097390A">
        <w:t>142.</w:t>
      </w:r>
    </w:p>
    <w:p w14:paraId="57EDFC6D" w14:textId="77777777" w:rsidR="0097390A" w:rsidRPr="0097390A" w:rsidRDefault="0097390A" w:rsidP="0097390A">
      <w:pPr>
        <w:pStyle w:val="EndNoteBibliography"/>
        <w:ind w:left="720" w:hanging="720"/>
      </w:pPr>
      <w:r w:rsidRPr="0097390A">
        <w:t xml:space="preserve">Price, M.V. &amp; Waser, N.M. (1998). Effects of Experimental Warming on Plant Reproductive Phenology in a Subalpine Meadow. </w:t>
      </w:r>
      <w:r w:rsidRPr="0097390A">
        <w:rPr>
          <w:i/>
        </w:rPr>
        <w:t>Ecology</w:t>
      </w:r>
      <w:r w:rsidRPr="0097390A">
        <w:t>, 79, 1261-1271.</w:t>
      </w:r>
    </w:p>
    <w:p w14:paraId="5FF9B79D" w14:textId="77777777" w:rsidR="0097390A" w:rsidRPr="0097390A" w:rsidRDefault="0097390A" w:rsidP="0097390A">
      <w:pPr>
        <w:pStyle w:val="EndNoteBibliography"/>
        <w:ind w:left="720" w:hanging="720"/>
      </w:pPr>
      <w:r w:rsidRPr="0097390A">
        <w:t>143.</w:t>
      </w:r>
    </w:p>
    <w:p w14:paraId="0A05EFF5" w14:textId="77777777" w:rsidR="0097390A" w:rsidRPr="0097390A" w:rsidRDefault="0097390A" w:rsidP="0097390A">
      <w:pPr>
        <w:pStyle w:val="EndNoteBibliography"/>
        <w:ind w:left="720" w:hanging="720"/>
      </w:pPr>
      <w:r w:rsidRPr="0097390A">
        <w:t xml:space="preserve">Pudas, E., Leppala, M., Tolvanen, A., Poikolainen, J., Venalainen, A. &amp; Kubin, E. (2008). Trends in phenology of Betula pubescens across the boreal zone in Finland. </w:t>
      </w:r>
      <w:r w:rsidRPr="0097390A">
        <w:rPr>
          <w:i/>
        </w:rPr>
        <w:t>Int J Biometeorol</w:t>
      </w:r>
      <w:r w:rsidRPr="0097390A">
        <w:t>, 52, 251-259.</w:t>
      </w:r>
    </w:p>
    <w:p w14:paraId="20D34F64" w14:textId="77777777" w:rsidR="0097390A" w:rsidRPr="0097390A" w:rsidRDefault="0097390A" w:rsidP="0097390A">
      <w:pPr>
        <w:pStyle w:val="EndNoteBibliography"/>
        <w:ind w:left="720" w:hanging="720"/>
      </w:pPr>
      <w:r w:rsidRPr="0097390A">
        <w:t>144.</w:t>
      </w:r>
    </w:p>
    <w:p w14:paraId="65996A72" w14:textId="77777777" w:rsidR="0097390A" w:rsidRPr="0097390A" w:rsidRDefault="0097390A" w:rsidP="0097390A">
      <w:pPr>
        <w:pStyle w:val="EndNoteBibliography"/>
        <w:ind w:left="720" w:hanging="720"/>
      </w:pPr>
      <w:r w:rsidRPr="0097390A">
        <w:t xml:space="preserve">Pyke, G.H., Thomson, J.D., Inouye, D.W. &amp; Miller, T.J. (2016). Effects of climate change on phenologies and distributions of bumble bees and the plants they visit. </w:t>
      </w:r>
      <w:r w:rsidRPr="0097390A">
        <w:rPr>
          <w:i/>
        </w:rPr>
        <w:t>Ecosphere</w:t>
      </w:r>
      <w:r w:rsidRPr="0097390A">
        <w:t>, 7, 19.</w:t>
      </w:r>
    </w:p>
    <w:p w14:paraId="49957D51" w14:textId="77777777" w:rsidR="0097390A" w:rsidRPr="0097390A" w:rsidRDefault="0097390A" w:rsidP="0097390A">
      <w:pPr>
        <w:pStyle w:val="EndNoteBibliography"/>
        <w:ind w:left="720" w:hanging="720"/>
      </w:pPr>
      <w:r w:rsidRPr="0097390A">
        <w:t>145.</w:t>
      </w:r>
    </w:p>
    <w:p w14:paraId="06F56778" w14:textId="77777777" w:rsidR="0097390A" w:rsidRPr="0097390A" w:rsidRDefault="0097390A" w:rsidP="0097390A">
      <w:pPr>
        <w:pStyle w:val="EndNoteBibliography"/>
        <w:ind w:left="720" w:hanging="720"/>
      </w:pPr>
      <w:r w:rsidRPr="0097390A">
        <w:t xml:space="preserve">Rangwala, I. &amp; Miller, J.R. (2012). Climate change in mountains: a review of elevation-dependent warming and its possible causes. </w:t>
      </w:r>
      <w:r w:rsidRPr="0097390A">
        <w:rPr>
          <w:i/>
        </w:rPr>
        <w:t>Clim. Change</w:t>
      </w:r>
      <w:r w:rsidRPr="0097390A">
        <w:t>, 114, 527-547.</w:t>
      </w:r>
    </w:p>
    <w:p w14:paraId="0F8F0E4F" w14:textId="77777777" w:rsidR="0097390A" w:rsidRPr="0097390A" w:rsidRDefault="0097390A" w:rsidP="0097390A">
      <w:pPr>
        <w:pStyle w:val="EndNoteBibliography"/>
        <w:ind w:left="720" w:hanging="720"/>
      </w:pPr>
      <w:r w:rsidRPr="0097390A">
        <w:t>146.</w:t>
      </w:r>
    </w:p>
    <w:p w14:paraId="7E24AA83" w14:textId="77777777" w:rsidR="0097390A" w:rsidRPr="0097390A" w:rsidRDefault="0097390A" w:rsidP="0097390A">
      <w:pPr>
        <w:pStyle w:val="EndNoteBibliography"/>
        <w:ind w:left="720" w:hanging="720"/>
      </w:pPr>
      <w:r w:rsidRPr="0097390A">
        <w:t xml:space="preserve">Rasmussen, N.L., Van Allen, B.G. &amp; Rudolf, V.H. (2014). Linking phenological shifts to species interactions through size-mediated priority effects. </w:t>
      </w:r>
      <w:r w:rsidRPr="0097390A">
        <w:rPr>
          <w:i/>
        </w:rPr>
        <w:t>J Anim Ecol</w:t>
      </w:r>
      <w:r w:rsidRPr="0097390A">
        <w:t>, 83, 1206-1215.</w:t>
      </w:r>
    </w:p>
    <w:p w14:paraId="5FAE5E2C" w14:textId="77777777" w:rsidR="0097390A" w:rsidRPr="0097390A" w:rsidRDefault="0097390A" w:rsidP="0097390A">
      <w:pPr>
        <w:pStyle w:val="EndNoteBibliography"/>
        <w:ind w:left="720" w:hanging="720"/>
      </w:pPr>
      <w:r w:rsidRPr="0097390A">
        <w:t>147.</w:t>
      </w:r>
    </w:p>
    <w:p w14:paraId="3F5F9E1E" w14:textId="77777777" w:rsidR="0097390A" w:rsidRPr="0097390A" w:rsidRDefault="0097390A" w:rsidP="0097390A">
      <w:pPr>
        <w:pStyle w:val="EndNoteBibliography"/>
        <w:ind w:left="720" w:hanging="720"/>
      </w:pPr>
      <w:r w:rsidRPr="0097390A">
        <w:t xml:space="preserve">Richardson, S.G. (1978). </w:t>
      </w:r>
      <w:r w:rsidRPr="0097390A">
        <w:rPr>
          <w:i/>
        </w:rPr>
        <w:t>Plant responses to the light penetrating snow</w:t>
      </w:r>
      <w:r w:rsidRPr="0097390A">
        <w:t>.</w:t>
      </w:r>
    </w:p>
    <w:p w14:paraId="5241C076" w14:textId="77777777" w:rsidR="0097390A" w:rsidRPr="0097390A" w:rsidRDefault="0097390A" w:rsidP="0097390A">
      <w:pPr>
        <w:pStyle w:val="EndNoteBibliography"/>
        <w:ind w:left="720" w:hanging="720"/>
      </w:pPr>
      <w:r w:rsidRPr="0097390A">
        <w:t>148.</w:t>
      </w:r>
    </w:p>
    <w:p w14:paraId="3F81475C" w14:textId="77777777" w:rsidR="0097390A" w:rsidRPr="0097390A" w:rsidRDefault="0097390A" w:rsidP="0097390A">
      <w:pPr>
        <w:pStyle w:val="EndNoteBibliography"/>
        <w:ind w:left="720" w:hanging="720"/>
      </w:pPr>
      <w:r w:rsidRPr="0097390A">
        <w:t xml:space="preserve">Robson, D. &amp; Barriocanal, C. (2011). Ecological conditions in wintering and passage areas as determinants of timing of spring migration in trans-Saharan migratory birds. </w:t>
      </w:r>
      <w:r w:rsidRPr="0097390A">
        <w:rPr>
          <w:i/>
        </w:rPr>
        <w:t>J. Anim. Ecol.</w:t>
      </w:r>
      <w:r w:rsidRPr="0097390A">
        <w:t>, 80, 320-331.</w:t>
      </w:r>
    </w:p>
    <w:p w14:paraId="5D9B5BC1" w14:textId="77777777" w:rsidR="0097390A" w:rsidRPr="0097390A" w:rsidRDefault="0097390A" w:rsidP="0097390A">
      <w:pPr>
        <w:pStyle w:val="EndNoteBibliography"/>
        <w:ind w:left="720" w:hanging="720"/>
      </w:pPr>
      <w:r w:rsidRPr="0097390A">
        <w:t>149.</w:t>
      </w:r>
    </w:p>
    <w:p w14:paraId="2C1BD1F5" w14:textId="77777777" w:rsidR="0097390A" w:rsidRPr="0097390A" w:rsidRDefault="0097390A" w:rsidP="0097390A">
      <w:pPr>
        <w:pStyle w:val="EndNoteBibliography"/>
        <w:ind w:left="720" w:hanging="720"/>
      </w:pPr>
      <w:r w:rsidRPr="0097390A">
        <w:t xml:space="preserve">Root, T.L., MacMynowski, D.P., Mastrandrea, M.D. &amp; Schneider, S.H. (2005). Human-modified temperatures induce species changes: Joint attribution. </w:t>
      </w:r>
      <w:r w:rsidRPr="0097390A">
        <w:rPr>
          <w:i/>
        </w:rPr>
        <w:t>Proc. Natl. Acad. Sci. U. S. A.</w:t>
      </w:r>
      <w:r w:rsidRPr="0097390A">
        <w:t>, 102, 7465-7469.</w:t>
      </w:r>
    </w:p>
    <w:p w14:paraId="42526B7C" w14:textId="77777777" w:rsidR="0097390A" w:rsidRPr="0097390A" w:rsidRDefault="0097390A" w:rsidP="0097390A">
      <w:pPr>
        <w:pStyle w:val="EndNoteBibliography"/>
        <w:ind w:left="720" w:hanging="720"/>
      </w:pPr>
      <w:r w:rsidRPr="0097390A">
        <w:t>150.</w:t>
      </w:r>
    </w:p>
    <w:p w14:paraId="6EF258D3" w14:textId="77777777" w:rsidR="0097390A" w:rsidRPr="0097390A" w:rsidRDefault="0097390A" w:rsidP="0097390A">
      <w:pPr>
        <w:pStyle w:val="EndNoteBibliography"/>
        <w:ind w:left="720" w:hanging="720"/>
      </w:pPr>
      <w:r w:rsidRPr="0097390A">
        <w:lastRenderedPageBreak/>
        <w:t xml:space="preserve">Root, T.L., Price, J.T., Hall, K.R., Schneider, S.H., Rosenzweig, C. &amp; Pounds, J.A. (2003). Fingerprints of global warming on wild animals and plants. </w:t>
      </w:r>
      <w:r w:rsidRPr="0097390A">
        <w:rPr>
          <w:i/>
        </w:rPr>
        <w:t>Nature</w:t>
      </w:r>
      <w:r w:rsidRPr="0097390A">
        <w:t>, 421, 57-60.</w:t>
      </w:r>
    </w:p>
    <w:p w14:paraId="62467C41" w14:textId="77777777" w:rsidR="0097390A" w:rsidRPr="0097390A" w:rsidRDefault="0097390A" w:rsidP="0097390A">
      <w:pPr>
        <w:pStyle w:val="EndNoteBibliography"/>
        <w:ind w:left="720" w:hanging="720"/>
      </w:pPr>
      <w:r w:rsidRPr="0097390A">
        <w:t>151.</w:t>
      </w:r>
    </w:p>
    <w:p w14:paraId="4519AF24" w14:textId="77777777" w:rsidR="0097390A" w:rsidRPr="0097390A" w:rsidRDefault="0097390A" w:rsidP="0097390A">
      <w:pPr>
        <w:pStyle w:val="EndNoteBibliography"/>
        <w:ind w:left="720" w:hanging="720"/>
      </w:pPr>
      <w:r w:rsidRPr="0097390A">
        <w:t>Roy, D.B., Oliver, T.H., Botham, M.S., Beckmann, B., Brereton, T., Dennis, R.L.H.</w:t>
      </w:r>
      <w:r w:rsidRPr="0097390A">
        <w:rPr>
          <w:i/>
        </w:rPr>
        <w:t xml:space="preserve"> et al.</w:t>
      </w:r>
      <w:r w:rsidRPr="0097390A">
        <w:t xml:space="preserve"> (2015). Similarities in butterfly emergence dates among populations suggest local adaptation to climate. </w:t>
      </w:r>
      <w:r w:rsidRPr="0097390A">
        <w:rPr>
          <w:i/>
        </w:rPr>
        <w:t>Glob. Change Biol.</w:t>
      </w:r>
      <w:r w:rsidRPr="0097390A">
        <w:t>, 21, 3313-3322.</w:t>
      </w:r>
    </w:p>
    <w:p w14:paraId="0560D6A4" w14:textId="77777777" w:rsidR="0097390A" w:rsidRPr="0097390A" w:rsidRDefault="0097390A" w:rsidP="0097390A">
      <w:pPr>
        <w:pStyle w:val="EndNoteBibliography"/>
        <w:ind w:left="720" w:hanging="720"/>
      </w:pPr>
      <w:r w:rsidRPr="0097390A">
        <w:t>152.</w:t>
      </w:r>
    </w:p>
    <w:p w14:paraId="6F170DE5" w14:textId="77777777" w:rsidR="0097390A" w:rsidRPr="0097390A" w:rsidRDefault="0097390A" w:rsidP="0097390A">
      <w:pPr>
        <w:pStyle w:val="EndNoteBibliography"/>
        <w:ind w:left="720" w:hanging="720"/>
      </w:pPr>
      <w:r w:rsidRPr="0097390A">
        <w:t xml:space="preserve">Rubolini, D., Ambrosini, R., Caffi, M., Brichetti, P., Armiraglio, S. &amp; Saino, N. (2007a). Long-term trends in first arrival and first egg laying dates of some migrant and resident bird species in northern Italy. </w:t>
      </w:r>
      <w:r w:rsidRPr="0097390A">
        <w:rPr>
          <w:i/>
        </w:rPr>
        <w:t>Int J Biometeorol</w:t>
      </w:r>
      <w:r w:rsidRPr="0097390A">
        <w:t>, 51, 553-563.</w:t>
      </w:r>
    </w:p>
    <w:p w14:paraId="627CEC7F" w14:textId="77777777" w:rsidR="0097390A" w:rsidRPr="0097390A" w:rsidRDefault="0097390A" w:rsidP="0097390A">
      <w:pPr>
        <w:pStyle w:val="EndNoteBibliography"/>
        <w:ind w:left="720" w:hanging="720"/>
      </w:pPr>
      <w:r w:rsidRPr="0097390A">
        <w:t>153.</w:t>
      </w:r>
    </w:p>
    <w:p w14:paraId="6D89A9F6" w14:textId="77777777" w:rsidR="0097390A" w:rsidRPr="0097390A" w:rsidRDefault="0097390A" w:rsidP="0097390A">
      <w:pPr>
        <w:pStyle w:val="EndNoteBibliography"/>
        <w:ind w:left="720" w:hanging="720"/>
      </w:pPr>
      <w:r w:rsidRPr="0097390A">
        <w:t xml:space="preserve">Rubolini, D., Moller, A.P., Rainio, K. &amp; Lehikoinen, E. (2007b). Intraspecific consistency and geographic variability in temporal trends of spring migration phenology among European bird species. </w:t>
      </w:r>
      <w:r w:rsidRPr="0097390A">
        <w:rPr>
          <w:i/>
        </w:rPr>
        <w:t>Clim. Res.</w:t>
      </w:r>
      <w:r w:rsidRPr="0097390A">
        <w:t>, 35, 135-146.</w:t>
      </w:r>
    </w:p>
    <w:p w14:paraId="554A3CCD" w14:textId="77777777" w:rsidR="0097390A" w:rsidRPr="0097390A" w:rsidRDefault="0097390A" w:rsidP="0097390A">
      <w:pPr>
        <w:pStyle w:val="EndNoteBibliography"/>
        <w:ind w:left="720" w:hanging="720"/>
      </w:pPr>
      <w:r w:rsidRPr="0097390A">
        <w:t>154.</w:t>
      </w:r>
    </w:p>
    <w:p w14:paraId="1C0B56D2" w14:textId="77777777" w:rsidR="0097390A" w:rsidRPr="0097390A" w:rsidRDefault="0097390A" w:rsidP="0097390A">
      <w:pPr>
        <w:pStyle w:val="EndNoteBibliography"/>
        <w:ind w:left="720" w:hanging="720"/>
      </w:pPr>
      <w:r w:rsidRPr="0097390A">
        <w:t xml:space="preserve">Rubolini, D., Saino, N. &amp; Møller, A.P. (2010). Migratory behaviour constrains the phenological response of birds to climate change. </w:t>
      </w:r>
      <w:r w:rsidRPr="0097390A">
        <w:rPr>
          <w:i/>
        </w:rPr>
        <w:t>Clim. Res.</w:t>
      </w:r>
      <w:r w:rsidRPr="0097390A">
        <w:t>, 42, 45-55.</w:t>
      </w:r>
    </w:p>
    <w:p w14:paraId="7A0E81AA" w14:textId="77777777" w:rsidR="0097390A" w:rsidRPr="0097390A" w:rsidRDefault="0097390A" w:rsidP="0097390A">
      <w:pPr>
        <w:pStyle w:val="EndNoteBibliography"/>
        <w:ind w:left="720" w:hanging="720"/>
      </w:pPr>
      <w:r w:rsidRPr="0097390A">
        <w:t>155.</w:t>
      </w:r>
    </w:p>
    <w:p w14:paraId="19914C9F" w14:textId="77777777" w:rsidR="0097390A" w:rsidRPr="0097390A" w:rsidRDefault="0097390A" w:rsidP="0097390A">
      <w:pPr>
        <w:pStyle w:val="EndNoteBibliography"/>
        <w:ind w:left="720" w:hanging="720"/>
      </w:pPr>
      <w:r w:rsidRPr="0097390A">
        <w:t>Rutschmann, A., Miles, D.B., Le Galliard, J.-F., Richard, M., Moulherat, S., Sinervo, B.</w:t>
      </w:r>
      <w:r w:rsidRPr="0097390A">
        <w:rPr>
          <w:i/>
        </w:rPr>
        <w:t xml:space="preserve"> et al.</w:t>
      </w:r>
      <w:r w:rsidRPr="0097390A">
        <w:t xml:space="preserve"> (2016). Climate and habitat interact to shape the thermal reaction norms of breeding phenology across lizard populations. </w:t>
      </w:r>
      <w:r w:rsidRPr="0097390A">
        <w:rPr>
          <w:i/>
        </w:rPr>
        <w:t>J. Anim. Ecol.</w:t>
      </w:r>
      <w:r w:rsidRPr="0097390A">
        <w:t>, 85, 457-466.</w:t>
      </w:r>
    </w:p>
    <w:p w14:paraId="76353EF5" w14:textId="77777777" w:rsidR="0097390A" w:rsidRPr="0097390A" w:rsidRDefault="0097390A" w:rsidP="0097390A">
      <w:pPr>
        <w:pStyle w:val="EndNoteBibliography"/>
        <w:ind w:left="720" w:hanging="720"/>
      </w:pPr>
      <w:r w:rsidRPr="0097390A">
        <w:t>156.</w:t>
      </w:r>
    </w:p>
    <w:p w14:paraId="73BD3CFB" w14:textId="77777777" w:rsidR="0097390A" w:rsidRPr="0097390A" w:rsidRDefault="0097390A" w:rsidP="0097390A">
      <w:pPr>
        <w:pStyle w:val="EndNoteBibliography"/>
        <w:ind w:left="720" w:hanging="720"/>
      </w:pPr>
      <w:r w:rsidRPr="0097390A">
        <w:t>Saino, N., Ambrosini, R., Rubolini, D., von Hardenberg, J., Provenzale, A., Hüppop, K.</w:t>
      </w:r>
      <w:r w:rsidRPr="0097390A">
        <w:rPr>
          <w:i/>
        </w:rPr>
        <w:t xml:space="preserve"> et al.</w:t>
      </w:r>
      <w:r w:rsidRPr="0097390A">
        <w:t xml:space="preserve"> (2010). Climate warming, ecological mismatch at arrival and population decline in migratory birds. </w:t>
      </w:r>
      <w:r w:rsidRPr="0097390A">
        <w:rPr>
          <w:i/>
        </w:rPr>
        <w:t>Proceedings of the Royal Society B: Biological Sciences</w:t>
      </w:r>
      <w:r w:rsidRPr="0097390A">
        <w:t>.</w:t>
      </w:r>
    </w:p>
    <w:p w14:paraId="3DD94C50" w14:textId="77777777" w:rsidR="0097390A" w:rsidRPr="0097390A" w:rsidRDefault="0097390A" w:rsidP="0097390A">
      <w:pPr>
        <w:pStyle w:val="EndNoteBibliography"/>
        <w:ind w:left="720" w:hanging="720"/>
      </w:pPr>
      <w:r w:rsidRPr="0097390A">
        <w:t>157.</w:t>
      </w:r>
    </w:p>
    <w:p w14:paraId="54517EE4" w14:textId="77777777" w:rsidR="0097390A" w:rsidRPr="0097390A" w:rsidRDefault="0097390A" w:rsidP="0097390A">
      <w:pPr>
        <w:pStyle w:val="EndNoteBibliography"/>
        <w:ind w:left="720" w:hanging="720"/>
      </w:pPr>
      <w:r w:rsidRPr="0097390A">
        <w:t xml:space="preserve">Schaper, S.V., Dawson, A., Sharp, P.J., Gienapp, P., Caro, S.P. &amp; Visser, M.E. (2012). Increasing Temperature, Not Mean Temperature, Is a Cue for Avian Timing of Reproduction. </w:t>
      </w:r>
      <w:r w:rsidRPr="0097390A">
        <w:rPr>
          <w:i/>
        </w:rPr>
        <w:t>Am. Nat.</w:t>
      </w:r>
      <w:r w:rsidRPr="0097390A">
        <w:t>, 179, E55-E69.</w:t>
      </w:r>
    </w:p>
    <w:p w14:paraId="557DC4E6" w14:textId="77777777" w:rsidR="0097390A" w:rsidRPr="0097390A" w:rsidRDefault="0097390A" w:rsidP="0097390A">
      <w:pPr>
        <w:pStyle w:val="EndNoteBibliography"/>
        <w:ind w:left="720" w:hanging="720"/>
      </w:pPr>
      <w:r w:rsidRPr="0097390A">
        <w:t>158.</w:t>
      </w:r>
    </w:p>
    <w:p w14:paraId="54F77DC0" w14:textId="77777777" w:rsidR="0097390A" w:rsidRPr="0097390A" w:rsidRDefault="0097390A" w:rsidP="0097390A">
      <w:pPr>
        <w:pStyle w:val="EndNoteBibliography"/>
        <w:ind w:left="720" w:hanging="720"/>
      </w:pPr>
      <w:r w:rsidRPr="0097390A">
        <w:t xml:space="preserve">Schaper, S.V., Rueda, C., Sharp, P.J., Dawson, A. &amp; Visser, M.E. (2011). Spring phenology does not affect timing of reproduction in the great tit (Parus major). </w:t>
      </w:r>
      <w:r w:rsidRPr="0097390A">
        <w:rPr>
          <w:i/>
        </w:rPr>
        <w:t>J. Exp. Biol.</w:t>
      </w:r>
      <w:r w:rsidRPr="0097390A">
        <w:t>, 214, 3664-3671.</w:t>
      </w:r>
    </w:p>
    <w:p w14:paraId="35A0128E" w14:textId="77777777" w:rsidR="0097390A" w:rsidRPr="0097390A" w:rsidRDefault="0097390A" w:rsidP="0097390A">
      <w:pPr>
        <w:pStyle w:val="EndNoteBibliography"/>
        <w:ind w:left="720" w:hanging="720"/>
      </w:pPr>
      <w:r w:rsidRPr="0097390A">
        <w:lastRenderedPageBreak/>
        <w:t>159.</w:t>
      </w:r>
    </w:p>
    <w:p w14:paraId="58F4A953" w14:textId="77777777" w:rsidR="0097390A" w:rsidRPr="0097390A" w:rsidRDefault="0097390A" w:rsidP="0097390A">
      <w:pPr>
        <w:pStyle w:val="EndNoteBibliography"/>
        <w:ind w:left="720" w:hanging="720"/>
      </w:pPr>
      <w:r w:rsidRPr="0097390A">
        <w:t xml:space="preserve">Scherrer, S.C., Appenzeller, C. &amp; Laternser, M. (2004). Trends in Swiss Alpine snow days: The role of local- and large-scale climate variability. </w:t>
      </w:r>
      <w:r w:rsidRPr="0097390A">
        <w:rPr>
          <w:i/>
        </w:rPr>
        <w:t>Geophysical Research Letters</w:t>
      </w:r>
      <w:r w:rsidRPr="0097390A">
        <w:t>, 31, n/a-n/a.</w:t>
      </w:r>
    </w:p>
    <w:p w14:paraId="3D10C9E4" w14:textId="77777777" w:rsidR="0097390A" w:rsidRPr="0097390A" w:rsidRDefault="0097390A" w:rsidP="0097390A">
      <w:pPr>
        <w:pStyle w:val="EndNoteBibliography"/>
        <w:ind w:left="720" w:hanging="720"/>
      </w:pPr>
      <w:r w:rsidRPr="0097390A">
        <w:t>160.</w:t>
      </w:r>
    </w:p>
    <w:p w14:paraId="481E0984" w14:textId="77777777" w:rsidR="0097390A" w:rsidRPr="0097390A" w:rsidRDefault="0097390A" w:rsidP="0097390A">
      <w:pPr>
        <w:pStyle w:val="EndNoteBibliography"/>
        <w:ind w:left="720" w:hanging="720"/>
      </w:pPr>
      <w:r w:rsidRPr="0097390A">
        <w:t xml:space="preserve">Scherrer, S.C., Wüthrich, C., Croci-Maspoli, M., Weingartner, R. &amp; Appenzeller, C. (2013). Snow variability in the Swiss Alps 1864–2009. </w:t>
      </w:r>
      <w:r w:rsidRPr="0097390A">
        <w:rPr>
          <w:i/>
        </w:rPr>
        <w:t>Int. J. Climatol.</w:t>
      </w:r>
      <w:r w:rsidRPr="0097390A">
        <w:t>, 33, 3162-3173.</w:t>
      </w:r>
    </w:p>
    <w:p w14:paraId="435FF70D" w14:textId="77777777" w:rsidR="0097390A" w:rsidRPr="0097390A" w:rsidRDefault="0097390A" w:rsidP="0097390A">
      <w:pPr>
        <w:pStyle w:val="EndNoteBibliography"/>
        <w:ind w:left="720" w:hanging="720"/>
      </w:pPr>
      <w:r w:rsidRPr="0097390A">
        <w:t>161.</w:t>
      </w:r>
    </w:p>
    <w:p w14:paraId="53958F5A" w14:textId="77777777" w:rsidR="0097390A" w:rsidRPr="0097390A" w:rsidRDefault="0097390A" w:rsidP="0097390A">
      <w:pPr>
        <w:pStyle w:val="EndNoteBibliography"/>
        <w:ind w:left="720" w:hanging="720"/>
      </w:pPr>
      <w:r w:rsidRPr="0097390A">
        <w:t xml:space="preserve">Shen, M. (2011). Spring phenology was not consistently related to winter warming on the Tibetan Plateau. </w:t>
      </w:r>
      <w:r w:rsidRPr="0097390A">
        <w:rPr>
          <w:i/>
        </w:rPr>
        <w:t>Proceedings of the National Academy of Sciences</w:t>
      </w:r>
      <w:r w:rsidRPr="0097390A">
        <w:t>, 108, E91-E92.</w:t>
      </w:r>
    </w:p>
    <w:p w14:paraId="2BA96389" w14:textId="77777777" w:rsidR="0097390A" w:rsidRPr="0097390A" w:rsidRDefault="0097390A" w:rsidP="0097390A">
      <w:pPr>
        <w:pStyle w:val="EndNoteBibliography"/>
        <w:ind w:left="720" w:hanging="720"/>
      </w:pPr>
      <w:r w:rsidRPr="0097390A">
        <w:t>162.</w:t>
      </w:r>
    </w:p>
    <w:p w14:paraId="1C5C5191" w14:textId="77777777" w:rsidR="0097390A" w:rsidRPr="0097390A" w:rsidRDefault="0097390A" w:rsidP="0097390A">
      <w:pPr>
        <w:pStyle w:val="EndNoteBibliography"/>
        <w:ind w:left="720" w:hanging="720"/>
      </w:pPr>
      <w:r w:rsidRPr="0097390A">
        <w:t xml:space="preserve">Shen, M., Cong, N. &amp; Cao, R. (2015). Temperature sensitivity as an explanation of the latitudinal pattern of green-up date trend in Northern Hemisphere vegetation during 1982–2008. </w:t>
      </w:r>
      <w:r w:rsidRPr="0097390A">
        <w:rPr>
          <w:i/>
        </w:rPr>
        <w:t>Int. J. Climatol.</w:t>
      </w:r>
      <w:r w:rsidRPr="0097390A">
        <w:t>, 35, 3707-3712.</w:t>
      </w:r>
    </w:p>
    <w:p w14:paraId="1CB1F681" w14:textId="77777777" w:rsidR="0097390A" w:rsidRPr="0097390A" w:rsidRDefault="0097390A" w:rsidP="0097390A">
      <w:pPr>
        <w:pStyle w:val="EndNoteBibliography"/>
        <w:ind w:left="720" w:hanging="720"/>
      </w:pPr>
      <w:r w:rsidRPr="0097390A">
        <w:t>163.</w:t>
      </w:r>
    </w:p>
    <w:p w14:paraId="724A69A2" w14:textId="77777777" w:rsidR="0097390A" w:rsidRPr="0097390A" w:rsidRDefault="0097390A" w:rsidP="0097390A">
      <w:pPr>
        <w:pStyle w:val="EndNoteBibliography"/>
        <w:ind w:left="720" w:hanging="720"/>
      </w:pPr>
      <w:r w:rsidRPr="0097390A">
        <w:t>Sherry, R.A., Zhou, X.H., Gu, S.L., Arnone, J.A., Schimel, D.S., Verburg, P.S.</w:t>
      </w:r>
      <w:r w:rsidRPr="0097390A">
        <w:rPr>
          <w:i/>
        </w:rPr>
        <w:t xml:space="preserve"> et al.</w:t>
      </w:r>
      <w:r w:rsidRPr="0097390A">
        <w:t xml:space="preserve"> (2007). Divergence of reproductive phenology under climate warming. </w:t>
      </w:r>
      <w:r w:rsidRPr="0097390A">
        <w:rPr>
          <w:i/>
        </w:rPr>
        <w:t>Proc. Natl. Acad. Sci. U. S. A.</w:t>
      </w:r>
      <w:r w:rsidRPr="0097390A">
        <w:t>, 104, 198-202.</w:t>
      </w:r>
    </w:p>
    <w:p w14:paraId="2BC36397" w14:textId="77777777" w:rsidR="0097390A" w:rsidRPr="0097390A" w:rsidRDefault="0097390A" w:rsidP="0097390A">
      <w:pPr>
        <w:pStyle w:val="EndNoteBibliography"/>
        <w:ind w:left="720" w:hanging="720"/>
      </w:pPr>
      <w:r w:rsidRPr="0097390A">
        <w:t>164.</w:t>
      </w:r>
    </w:p>
    <w:p w14:paraId="01D05587" w14:textId="77777777" w:rsidR="0097390A" w:rsidRPr="0097390A" w:rsidRDefault="0097390A" w:rsidP="0097390A">
      <w:pPr>
        <w:pStyle w:val="EndNoteBibliography"/>
        <w:ind w:left="720" w:hanging="720"/>
      </w:pPr>
      <w:r w:rsidRPr="0097390A">
        <w:t>Silverin, B., Wingfield, J., Stokkan, K.A., Massa, R., Jarvinen, A., Andersson, N.A.</w:t>
      </w:r>
      <w:r w:rsidRPr="0097390A">
        <w:rPr>
          <w:i/>
        </w:rPr>
        <w:t xml:space="preserve"> et al.</w:t>
      </w:r>
      <w:r w:rsidRPr="0097390A">
        <w:t xml:space="preserve"> (2008). Ambient temperature effects on photo induced gonadal cycles and lehormonal secretion patterns in Great Tits from three different breeding latitudes. </w:t>
      </w:r>
      <w:r w:rsidRPr="0097390A">
        <w:rPr>
          <w:i/>
        </w:rPr>
        <w:t>Horm. Behav.</w:t>
      </w:r>
      <w:r w:rsidRPr="0097390A">
        <w:t>, 54, 60-68.</w:t>
      </w:r>
    </w:p>
    <w:p w14:paraId="306DBBF7" w14:textId="77777777" w:rsidR="0097390A" w:rsidRPr="0097390A" w:rsidRDefault="0097390A" w:rsidP="0097390A">
      <w:pPr>
        <w:pStyle w:val="EndNoteBibliography"/>
        <w:ind w:left="720" w:hanging="720"/>
      </w:pPr>
      <w:r w:rsidRPr="0097390A">
        <w:t>165.</w:t>
      </w:r>
    </w:p>
    <w:p w14:paraId="7CD0B4BE" w14:textId="77777777" w:rsidR="0097390A" w:rsidRPr="0097390A" w:rsidRDefault="0097390A" w:rsidP="0097390A">
      <w:pPr>
        <w:pStyle w:val="EndNoteBibliography"/>
        <w:ind w:left="720" w:hanging="720"/>
      </w:pPr>
      <w:r w:rsidRPr="0097390A">
        <w:t xml:space="preserve">Stevenson, I.R. &amp; Bryant, D.M. (2000). Avian phenology - Climate change and constraints on breeding. </w:t>
      </w:r>
      <w:r w:rsidRPr="0097390A">
        <w:rPr>
          <w:i/>
        </w:rPr>
        <w:t>Nature</w:t>
      </w:r>
      <w:r w:rsidRPr="0097390A">
        <w:t>, 406, 366-367.</w:t>
      </w:r>
    </w:p>
    <w:p w14:paraId="6DB2CED6" w14:textId="77777777" w:rsidR="0097390A" w:rsidRPr="0097390A" w:rsidRDefault="0097390A" w:rsidP="0097390A">
      <w:pPr>
        <w:pStyle w:val="EndNoteBibliography"/>
        <w:ind w:left="720" w:hanging="720"/>
      </w:pPr>
      <w:r w:rsidRPr="0097390A">
        <w:t>166.</w:t>
      </w:r>
    </w:p>
    <w:p w14:paraId="7FB5E4A5" w14:textId="77777777" w:rsidR="0097390A" w:rsidRPr="0097390A" w:rsidRDefault="0097390A" w:rsidP="0097390A">
      <w:pPr>
        <w:pStyle w:val="EndNoteBibliography"/>
        <w:ind w:left="720" w:hanging="720"/>
      </w:pPr>
      <w:r w:rsidRPr="0097390A">
        <w:t xml:space="preserve">Studer, S., Appenzeller, C. &amp; Defila, C. (2005). Inter-annual variability and decadal trends in alpine spring phenology: A multivariate analysis approach. </w:t>
      </w:r>
      <w:r w:rsidRPr="0097390A">
        <w:rPr>
          <w:i/>
        </w:rPr>
        <w:t>Clim. Change</w:t>
      </w:r>
      <w:r w:rsidRPr="0097390A">
        <w:t>, 73, 395-414.</w:t>
      </w:r>
    </w:p>
    <w:p w14:paraId="0011865B" w14:textId="77777777" w:rsidR="0097390A" w:rsidRPr="0097390A" w:rsidRDefault="0097390A" w:rsidP="0097390A">
      <w:pPr>
        <w:pStyle w:val="EndNoteBibliography"/>
        <w:ind w:left="720" w:hanging="720"/>
      </w:pPr>
      <w:r w:rsidRPr="0097390A">
        <w:t>167.</w:t>
      </w:r>
    </w:p>
    <w:p w14:paraId="3B5C00A4" w14:textId="77777777" w:rsidR="0097390A" w:rsidRPr="0097390A" w:rsidRDefault="0097390A" w:rsidP="0097390A">
      <w:pPr>
        <w:pStyle w:val="EndNoteBibliography"/>
        <w:ind w:left="720" w:hanging="720"/>
      </w:pPr>
      <w:r w:rsidRPr="0097390A">
        <w:t xml:space="preserve">Sullivan, A.R., Flaspohler, D.J., Froese, R.E. &amp; Ford, D. (2016). Climate variability and the timing of spring raptor migration in eastern North America. </w:t>
      </w:r>
      <w:r w:rsidRPr="0097390A">
        <w:rPr>
          <w:i/>
        </w:rPr>
        <w:t>J. Avian Biol.</w:t>
      </w:r>
      <w:r w:rsidRPr="0097390A">
        <w:t>, 47, 208-218.</w:t>
      </w:r>
    </w:p>
    <w:p w14:paraId="5391542B" w14:textId="77777777" w:rsidR="0097390A" w:rsidRPr="0097390A" w:rsidRDefault="0097390A" w:rsidP="0097390A">
      <w:pPr>
        <w:pStyle w:val="EndNoteBibliography"/>
        <w:ind w:left="720" w:hanging="720"/>
      </w:pPr>
      <w:r w:rsidRPr="0097390A">
        <w:lastRenderedPageBreak/>
        <w:t>168.</w:t>
      </w:r>
    </w:p>
    <w:p w14:paraId="0956CCC4" w14:textId="77777777" w:rsidR="0097390A" w:rsidRPr="0097390A" w:rsidRDefault="0097390A" w:rsidP="0097390A">
      <w:pPr>
        <w:pStyle w:val="EndNoteBibliography"/>
        <w:ind w:left="720" w:hanging="720"/>
      </w:pPr>
      <w:r w:rsidRPr="0097390A">
        <w:t xml:space="preserve">Sunday, J.M., Bates, A.E. &amp; Dulvy, N.K. (2011). </w:t>
      </w:r>
      <w:r w:rsidRPr="0097390A">
        <w:rPr>
          <w:i/>
        </w:rPr>
        <w:t>Global analysis of thermal tolerance and latitude in ectotherms</w:t>
      </w:r>
      <w:r w:rsidRPr="0097390A">
        <w:t>.</w:t>
      </w:r>
    </w:p>
    <w:p w14:paraId="61FA3831" w14:textId="77777777" w:rsidR="0097390A" w:rsidRPr="0097390A" w:rsidRDefault="0097390A" w:rsidP="0097390A">
      <w:pPr>
        <w:pStyle w:val="EndNoteBibliography"/>
        <w:ind w:left="720" w:hanging="720"/>
      </w:pPr>
      <w:r w:rsidRPr="0097390A">
        <w:t>169.</w:t>
      </w:r>
    </w:p>
    <w:p w14:paraId="574AAA75" w14:textId="77777777" w:rsidR="0097390A" w:rsidRPr="0097390A" w:rsidRDefault="0097390A" w:rsidP="0097390A">
      <w:pPr>
        <w:pStyle w:val="EndNoteBibliography"/>
        <w:ind w:left="720" w:hanging="720"/>
      </w:pPr>
      <w:r w:rsidRPr="0097390A">
        <w:t xml:space="preserve">Sunday, J.M., Bates, A.E. &amp; Dulvy, N.K. (2012). Thermal tolerance and the global redistribution of animals. </w:t>
      </w:r>
      <w:r w:rsidRPr="0097390A">
        <w:rPr>
          <w:i/>
        </w:rPr>
        <w:t>Nature Clim. Change</w:t>
      </w:r>
      <w:r w:rsidRPr="0097390A">
        <w:t>, 2, 686-690.</w:t>
      </w:r>
    </w:p>
    <w:p w14:paraId="667A319A" w14:textId="77777777" w:rsidR="0097390A" w:rsidRPr="0097390A" w:rsidRDefault="0097390A" w:rsidP="0097390A">
      <w:pPr>
        <w:pStyle w:val="EndNoteBibliography"/>
        <w:ind w:left="720" w:hanging="720"/>
      </w:pPr>
      <w:r w:rsidRPr="0097390A">
        <w:t>170.</w:t>
      </w:r>
    </w:p>
    <w:p w14:paraId="78CDDEBF" w14:textId="77777777" w:rsidR="0097390A" w:rsidRPr="0097390A" w:rsidRDefault="0097390A" w:rsidP="0097390A">
      <w:pPr>
        <w:pStyle w:val="EndNoteBibliography"/>
        <w:ind w:left="720" w:hanging="720"/>
      </w:pPr>
      <w:r w:rsidRPr="0097390A">
        <w:t xml:space="preserve">Tauber, M.J. &amp; Tauber, C.A. (1976). INSECT SEASONALITY - DIAPAUSE MAINTENANCE, TERMINATION, AND POSTDIAPAUSE DEVELOPMENT. </w:t>
      </w:r>
      <w:r w:rsidRPr="0097390A">
        <w:rPr>
          <w:i/>
        </w:rPr>
        <w:t>Annual Review of Entomology</w:t>
      </w:r>
      <w:r w:rsidRPr="0097390A">
        <w:t>, 21, 81-107.</w:t>
      </w:r>
    </w:p>
    <w:p w14:paraId="0CE7449E" w14:textId="77777777" w:rsidR="0097390A" w:rsidRPr="0097390A" w:rsidRDefault="0097390A" w:rsidP="0097390A">
      <w:pPr>
        <w:pStyle w:val="EndNoteBibliography"/>
        <w:ind w:left="720" w:hanging="720"/>
      </w:pPr>
      <w:r w:rsidRPr="0097390A">
        <w:t>171.</w:t>
      </w:r>
    </w:p>
    <w:p w14:paraId="1F40255C" w14:textId="77777777" w:rsidR="0097390A" w:rsidRPr="0097390A" w:rsidRDefault="0097390A" w:rsidP="0097390A">
      <w:pPr>
        <w:pStyle w:val="EndNoteBibliography"/>
        <w:ind w:left="720" w:hanging="720"/>
      </w:pPr>
      <w:r w:rsidRPr="0097390A">
        <w:t xml:space="preserve">Taylor, C.M., Laughlin, A.J. &amp; Hall, R.J. (2016). The response of migratory populations to phenological change: a Migratory Flow Network modelling approach. </w:t>
      </w:r>
      <w:r w:rsidRPr="0097390A">
        <w:rPr>
          <w:i/>
        </w:rPr>
        <w:t>J Anim Ecol</w:t>
      </w:r>
      <w:r w:rsidRPr="0097390A">
        <w:t>, 85, 648-659.</w:t>
      </w:r>
    </w:p>
    <w:p w14:paraId="7AE60A98" w14:textId="77777777" w:rsidR="0097390A" w:rsidRPr="0097390A" w:rsidRDefault="0097390A" w:rsidP="0097390A">
      <w:pPr>
        <w:pStyle w:val="EndNoteBibliography"/>
        <w:ind w:left="720" w:hanging="720"/>
      </w:pPr>
      <w:r w:rsidRPr="0097390A">
        <w:t>172.</w:t>
      </w:r>
    </w:p>
    <w:p w14:paraId="663150B1" w14:textId="77777777" w:rsidR="0097390A" w:rsidRPr="0097390A" w:rsidRDefault="0097390A" w:rsidP="0097390A">
      <w:pPr>
        <w:pStyle w:val="EndNoteBibliography"/>
        <w:ind w:left="720" w:hanging="720"/>
      </w:pPr>
      <w:r w:rsidRPr="0097390A">
        <w:t xml:space="preserve">Tewksbury, J.J., Huey, R.B. &amp; Deutsch, C.A. (2008). Ecology - Putting the heat on tropical animals. </w:t>
      </w:r>
      <w:r w:rsidRPr="0097390A">
        <w:rPr>
          <w:i/>
        </w:rPr>
        <w:t>Science</w:t>
      </w:r>
      <w:r w:rsidRPr="0097390A">
        <w:t>, 320, 1296-1297.</w:t>
      </w:r>
    </w:p>
    <w:p w14:paraId="0CF190AA" w14:textId="77777777" w:rsidR="0097390A" w:rsidRPr="0097390A" w:rsidRDefault="0097390A" w:rsidP="0097390A">
      <w:pPr>
        <w:pStyle w:val="EndNoteBibliography"/>
        <w:ind w:left="720" w:hanging="720"/>
      </w:pPr>
      <w:r w:rsidRPr="0097390A">
        <w:t>173.</w:t>
      </w:r>
    </w:p>
    <w:p w14:paraId="2A476EA0" w14:textId="77777777" w:rsidR="0097390A" w:rsidRPr="0097390A" w:rsidRDefault="0097390A" w:rsidP="0097390A">
      <w:pPr>
        <w:pStyle w:val="EndNoteBibliography"/>
        <w:ind w:left="720" w:hanging="720"/>
      </w:pPr>
      <w:r w:rsidRPr="0097390A">
        <w:t>Thackeray, S.J., Henrys, P.A., Hemming, D., Bell, J.R., Botham, M.S., Burthe, S.</w:t>
      </w:r>
      <w:r w:rsidRPr="0097390A">
        <w:rPr>
          <w:i/>
        </w:rPr>
        <w:t xml:space="preserve"> et al.</w:t>
      </w:r>
      <w:r w:rsidRPr="0097390A">
        <w:t xml:space="preserve"> (2016). Phenological sensitivity to climate across taxa and trophic levels. </w:t>
      </w:r>
      <w:r w:rsidRPr="0097390A">
        <w:rPr>
          <w:i/>
        </w:rPr>
        <w:t>Nature</w:t>
      </w:r>
      <w:r w:rsidRPr="0097390A">
        <w:t>, 535, 241-245.</w:t>
      </w:r>
    </w:p>
    <w:p w14:paraId="116BB1B1" w14:textId="77777777" w:rsidR="0097390A" w:rsidRPr="0097390A" w:rsidRDefault="0097390A" w:rsidP="0097390A">
      <w:pPr>
        <w:pStyle w:val="EndNoteBibliography"/>
        <w:ind w:left="720" w:hanging="720"/>
      </w:pPr>
      <w:r w:rsidRPr="0097390A">
        <w:t>174.</w:t>
      </w:r>
    </w:p>
    <w:p w14:paraId="6B8C844D" w14:textId="77777777" w:rsidR="0097390A" w:rsidRPr="0097390A" w:rsidRDefault="0097390A" w:rsidP="0097390A">
      <w:pPr>
        <w:pStyle w:val="EndNoteBibliography"/>
        <w:ind w:left="720" w:hanging="720"/>
      </w:pPr>
      <w:r w:rsidRPr="0097390A">
        <w:t>Thackeray, S.J., Sparks, T.H., Frederiksen, M., Burthe, S., Bacon, P.J., Bell, J.R.</w:t>
      </w:r>
      <w:r w:rsidRPr="0097390A">
        <w:rPr>
          <w:i/>
        </w:rPr>
        <w:t xml:space="preserve"> et al.</w:t>
      </w:r>
      <w:r w:rsidRPr="0097390A">
        <w:t xml:space="preserve"> (2010). Trophic level asynchrony in rates of phenological change for marine, freshwater and terrestrial environments. </w:t>
      </w:r>
      <w:r w:rsidRPr="0097390A">
        <w:rPr>
          <w:i/>
        </w:rPr>
        <w:t>Glob. Change Biol.</w:t>
      </w:r>
      <w:r w:rsidRPr="0097390A">
        <w:t>, 16, 3304-3313.</w:t>
      </w:r>
    </w:p>
    <w:p w14:paraId="08BC763C" w14:textId="77777777" w:rsidR="0097390A" w:rsidRPr="0097390A" w:rsidRDefault="0097390A" w:rsidP="0097390A">
      <w:pPr>
        <w:pStyle w:val="EndNoteBibliography"/>
        <w:ind w:left="720" w:hanging="720"/>
      </w:pPr>
      <w:r w:rsidRPr="0097390A">
        <w:t>175.</w:t>
      </w:r>
    </w:p>
    <w:p w14:paraId="4110A3CE" w14:textId="77777777" w:rsidR="0097390A" w:rsidRPr="0097390A" w:rsidRDefault="0097390A" w:rsidP="0097390A">
      <w:pPr>
        <w:pStyle w:val="EndNoteBibliography"/>
        <w:ind w:left="720" w:hanging="720"/>
      </w:pPr>
      <w:r w:rsidRPr="0097390A">
        <w:t>Thomsen, P.F., Jørgensen, P.S., Bruun, H.H., Pedersen, J., Riis-Nielsen, T., Jonko, K.</w:t>
      </w:r>
      <w:r w:rsidRPr="0097390A">
        <w:rPr>
          <w:i/>
        </w:rPr>
        <w:t xml:space="preserve"> et al.</w:t>
      </w:r>
      <w:r w:rsidRPr="0097390A">
        <w:t xml:space="preserve"> (2016). Resource specialists lead local insect community turnover associated with temperature – analysis of an 18-year full-seasonal record of moths and beetles. </w:t>
      </w:r>
      <w:r w:rsidRPr="0097390A">
        <w:rPr>
          <w:i/>
        </w:rPr>
        <w:t>J. Anim. Ecol.</w:t>
      </w:r>
      <w:r w:rsidRPr="0097390A">
        <w:t>, 85, 251-261.</w:t>
      </w:r>
    </w:p>
    <w:p w14:paraId="3668DEAB" w14:textId="77777777" w:rsidR="0097390A" w:rsidRPr="0097390A" w:rsidRDefault="0097390A" w:rsidP="0097390A">
      <w:pPr>
        <w:pStyle w:val="EndNoteBibliography"/>
        <w:ind w:left="720" w:hanging="720"/>
      </w:pPr>
      <w:r w:rsidRPr="0097390A">
        <w:t>176.</w:t>
      </w:r>
    </w:p>
    <w:p w14:paraId="70330EE0" w14:textId="77777777" w:rsidR="0097390A" w:rsidRPr="0097390A" w:rsidRDefault="0097390A" w:rsidP="0097390A">
      <w:pPr>
        <w:pStyle w:val="EndNoteBibliography"/>
        <w:ind w:left="720" w:hanging="720"/>
      </w:pPr>
      <w:r w:rsidRPr="0097390A">
        <w:t xml:space="preserve">Thorup, K., Tøttrup, A.P. &amp; Rahbek, C. (2007). Patterns of phenological changes in migratory birds. </w:t>
      </w:r>
      <w:r w:rsidRPr="0097390A">
        <w:rPr>
          <w:i/>
        </w:rPr>
        <w:t>Oecologia</w:t>
      </w:r>
      <w:r w:rsidRPr="0097390A">
        <w:t>, 151, 697-703.</w:t>
      </w:r>
    </w:p>
    <w:p w14:paraId="71CE8F86" w14:textId="77777777" w:rsidR="0097390A" w:rsidRPr="0097390A" w:rsidRDefault="0097390A" w:rsidP="0097390A">
      <w:pPr>
        <w:pStyle w:val="EndNoteBibliography"/>
        <w:ind w:left="720" w:hanging="720"/>
      </w:pPr>
      <w:r w:rsidRPr="0097390A">
        <w:lastRenderedPageBreak/>
        <w:t>177.</w:t>
      </w:r>
    </w:p>
    <w:p w14:paraId="1C64F41A" w14:textId="77777777" w:rsidR="0097390A" w:rsidRPr="0097390A" w:rsidRDefault="0097390A" w:rsidP="0097390A">
      <w:pPr>
        <w:pStyle w:val="EndNoteBibliography"/>
        <w:ind w:left="720" w:hanging="720"/>
      </w:pPr>
      <w:r w:rsidRPr="0097390A">
        <w:t xml:space="preserve">Tinkle, D.W. &amp; Irwin, L.N. (1965). Lizard Reproduction: Refractory Period and Response to Warmth in Uta stansburiana Females. </w:t>
      </w:r>
      <w:r w:rsidRPr="0097390A">
        <w:rPr>
          <w:i/>
        </w:rPr>
        <w:t>Science</w:t>
      </w:r>
      <w:r w:rsidRPr="0097390A">
        <w:t>, 148, 1613-1614.</w:t>
      </w:r>
    </w:p>
    <w:p w14:paraId="67F55CFD" w14:textId="77777777" w:rsidR="0097390A" w:rsidRPr="0097390A" w:rsidRDefault="0097390A" w:rsidP="0097390A">
      <w:pPr>
        <w:pStyle w:val="EndNoteBibliography"/>
        <w:ind w:left="720" w:hanging="720"/>
      </w:pPr>
      <w:r w:rsidRPr="0097390A">
        <w:t>178.</w:t>
      </w:r>
    </w:p>
    <w:p w14:paraId="4AFD440E" w14:textId="77777777" w:rsidR="0097390A" w:rsidRPr="0097390A" w:rsidRDefault="0097390A" w:rsidP="0097390A">
      <w:pPr>
        <w:pStyle w:val="EndNoteBibliography"/>
        <w:ind w:left="720" w:hanging="720"/>
      </w:pPr>
      <w:r w:rsidRPr="0097390A">
        <w:t>Tøttrup, A.P., Klaassen, R.H.G., Kristensen, M.W., Strandberg, R., Vardanis, Y., Lindstrom, A.</w:t>
      </w:r>
      <w:r w:rsidRPr="0097390A">
        <w:rPr>
          <w:i/>
        </w:rPr>
        <w:t xml:space="preserve"> et al.</w:t>
      </w:r>
      <w:r w:rsidRPr="0097390A">
        <w:t xml:space="preserve"> (2012). Drought in Africa Caused Delayed Arrival of European Songbirds. </w:t>
      </w:r>
      <w:r w:rsidRPr="0097390A">
        <w:rPr>
          <w:i/>
        </w:rPr>
        <w:t>Science</w:t>
      </w:r>
      <w:r w:rsidRPr="0097390A">
        <w:t>, 338, 1307-1307.</w:t>
      </w:r>
    </w:p>
    <w:p w14:paraId="7128A75F" w14:textId="77777777" w:rsidR="0097390A" w:rsidRPr="0097390A" w:rsidRDefault="0097390A" w:rsidP="0097390A">
      <w:pPr>
        <w:pStyle w:val="EndNoteBibliography"/>
        <w:ind w:left="720" w:hanging="720"/>
      </w:pPr>
      <w:r w:rsidRPr="0097390A">
        <w:t>179.</w:t>
      </w:r>
    </w:p>
    <w:p w14:paraId="3FA9E2FE" w14:textId="77777777" w:rsidR="0097390A" w:rsidRPr="0097390A" w:rsidRDefault="0097390A" w:rsidP="0097390A">
      <w:pPr>
        <w:pStyle w:val="EndNoteBibliography"/>
        <w:ind w:left="720" w:hanging="720"/>
      </w:pPr>
      <w:r w:rsidRPr="0097390A">
        <w:t xml:space="preserve">Tøttrup, A.P., Thorup, K., Rainio, K., Yosef, R., Lehikoinen, E. &amp; Rahbek, C. (2008). Avian migrants adjust migration in response to environmental conditions en route. </w:t>
      </w:r>
      <w:r w:rsidRPr="0097390A">
        <w:rPr>
          <w:i/>
        </w:rPr>
        <w:t>Biol. Lett.</w:t>
      </w:r>
      <w:r w:rsidRPr="0097390A">
        <w:t>, 4, 685-688.</w:t>
      </w:r>
    </w:p>
    <w:p w14:paraId="7376114C" w14:textId="77777777" w:rsidR="0097390A" w:rsidRPr="0097390A" w:rsidRDefault="0097390A" w:rsidP="0097390A">
      <w:pPr>
        <w:pStyle w:val="EndNoteBibliography"/>
        <w:ind w:left="720" w:hanging="720"/>
      </w:pPr>
      <w:r w:rsidRPr="0097390A">
        <w:t>180.</w:t>
      </w:r>
    </w:p>
    <w:p w14:paraId="13828773" w14:textId="77777777" w:rsidR="0097390A" w:rsidRPr="0097390A" w:rsidRDefault="0097390A" w:rsidP="0097390A">
      <w:pPr>
        <w:pStyle w:val="EndNoteBibliography"/>
        <w:ind w:left="720" w:hanging="720"/>
      </w:pPr>
      <w:r w:rsidRPr="0097390A">
        <w:t xml:space="preserve">Valtonen, A., Ayres, M.P., Roininen, H., Poyry, J. &amp; Leinonen, R. (2011). Environmental controls on the phenology of moths: predicting plasticity and constraint under climate change. </w:t>
      </w:r>
      <w:r w:rsidRPr="0097390A">
        <w:rPr>
          <w:i/>
        </w:rPr>
        <w:t>Oecologia</w:t>
      </w:r>
      <w:r w:rsidRPr="0097390A">
        <w:t>, 165, 237-248.</w:t>
      </w:r>
    </w:p>
    <w:p w14:paraId="1192FD8E" w14:textId="77777777" w:rsidR="0097390A" w:rsidRPr="0097390A" w:rsidRDefault="0097390A" w:rsidP="0097390A">
      <w:pPr>
        <w:pStyle w:val="EndNoteBibliography"/>
        <w:ind w:left="720" w:hanging="720"/>
      </w:pPr>
      <w:r w:rsidRPr="0097390A">
        <w:t>181.</w:t>
      </w:r>
    </w:p>
    <w:p w14:paraId="4F15DB98" w14:textId="77777777" w:rsidR="0097390A" w:rsidRPr="0097390A" w:rsidRDefault="0097390A" w:rsidP="0097390A">
      <w:pPr>
        <w:pStyle w:val="EndNoteBibliography"/>
        <w:ind w:left="720" w:hanging="720"/>
      </w:pPr>
      <w:r w:rsidRPr="0097390A">
        <w:t xml:space="preserve">Van der Putten, W.H., Macel, M. &amp; Visser, M.E. (2010). Predicting species distribution and abundance responses to climate change: why it is essential to include biotic interactions across trophic levels. </w:t>
      </w:r>
      <w:r w:rsidRPr="0097390A">
        <w:rPr>
          <w:i/>
        </w:rPr>
        <w:t>Philos. Trans. R. Soc. B-Biol. Sci.</w:t>
      </w:r>
      <w:r w:rsidRPr="0097390A">
        <w:t>, 365, 2025-2034.</w:t>
      </w:r>
    </w:p>
    <w:p w14:paraId="14963A1A" w14:textId="77777777" w:rsidR="0097390A" w:rsidRPr="0097390A" w:rsidRDefault="0097390A" w:rsidP="0097390A">
      <w:pPr>
        <w:pStyle w:val="EndNoteBibliography"/>
        <w:ind w:left="720" w:hanging="720"/>
      </w:pPr>
      <w:r w:rsidRPr="0097390A">
        <w:t>182.</w:t>
      </w:r>
    </w:p>
    <w:p w14:paraId="623FAFCA" w14:textId="77777777" w:rsidR="0097390A" w:rsidRPr="0097390A" w:rsidRDefault="0097390A" w:rsidP="0097390A">
      <w:pPr>
        <w:pStyle w:val="EndNoteBibliography"/>
        <w:ind w:left="720" w:hanging="720"/>
      </w:pPr>
      <w:r w:rsidRPr="0097390A">
        <w:t xml:space="preserve">Van Dyck, H., Bonte, D., Puls, R., Gotthard, K. &amp; Maes, D. (2015). The lost generation hypothesis: could climate change drive ectotherms into a developmental trap? </w:t>
      </w:r>
      <w:r w:rsidRPr="0097390A">
        <w:rPr>
          <w:i/>
        </w:rPr>
        <w:t>Oikos</w:t>
      </w:r>
      <w:r w:rsidRPr="0097390A">
        <w:t>, 124, 54-61.</w:t>
      </w:r>
    </w:p>
    <w:p w14:paraId="4047C900" w14:textId="77777777" w:rsidR="0097390A" w:rsidRPr="0097390A" w:rsidRDefault="0097390A" w:rsidP="0097390A">
      <w:pPr>
        <w:pStyle w:val="EndNoteBibliography"/>
        <w:ind w:left="720" w:hanging="720"/>
      </w:pPr>
      <w:r w:rsidRPr="0097390A">
        <w:t>183.</w:t>
      </w:r>
    </w:p>
    <w:p w14:paraId="1CF6DF11" w14:textId="77777777" w:rsidR="0097390A" w:rsidRPr="0097390A" w:rsidRDefault="0097390A" w:rsidP="0097390A">
      <w:pPr>
        <w:pStyle w:val="EndNoteBibliography"/>
        <w:ind w:left="720" w:hanging="720"/>
      </w:pPr>
      <w:r w:rsidRPr="0097390A">
        <w:t xml:space="preserve">Vedder, O., Bouwhuis, S. &amp; Sheldon, B.C. (2013). Quantitative Assessment of the Importance of Phenotypic Plasticity in Adaptation to Climate Change in Wild Bird Populations. </w:t>
      </w:r>
      <w:r w:rsidRPr="0097390A">
        <w:rPr>
          <w:i/>
        </w:rPr>
        <w:t>PLoS Biol</w:t>
      </w:r>
      <w:r w:rsidRPr="0097390A">
        <w:t>, 11, e1001605.</w:t>
      </w:r>
    </w:p>
    <w:p w14:paraId="45D84F64" w14:textId="77777777" w:rsidR="0097390A" w:rsidRPr="0097390A" w:rsidRDefault="0097390A" w:rsidP="0097390A">
      <w:pPr>
        <w:pStyle w:val="EndNoteBibliography"/>
        <w:ind w:left="720" w:hanging="720"/>
      </w:pPr>
      <w:r w:rsidRPr="0097390A">
        <w:t>184.</w:t>
      </w:r>
    </w:p>
    <w:p w14:paraId="166A7C5B" w14:textId="77777777" w:rsidR="0097390A" w:rsidRPr="0097390A" w:rsidRDefault="0097390A" w:rsidP="0097390A">
      <w:pPr>
        <w:pStyle w:val="EndNoteBibliography"/>
        <w:ind w:left="720" w:hanging="720"/>
      </w:pPr>
      <w:r w:rsidRPr="0097390A">
        <w:t>Végvári, Z., Juhász, E., Tóth, J.P., Barta, Z., Boldogh, S., Szabó, S.</w:t>
      </w:r>
      <w:r w:rsidRPr="0097390A">
        <w:rPr>
          <w:i/>
        </w:rPr>
        <w:t xml:space="preserve"> et al.</w:t>
      </w:r>
      <w:r w:rsidRPr="0097390A">
        <w:t xml:space="preserve"> (2015). Life-history traits and climatic responsiveness in noctuid moths. </w:t>
      </w:r>
      <w:r w:rsidRPr="0097390A">
        <w:rPr>
          <w:i/>
        </w:rPr>
        <w:t>Oikos</w:t>
      </w:r>
      <w:r w:rsidRPr="0097390A">
        <w:t>, 124, 235-242.</w:t>
      </w:r>
    </w:p>
    <w:p w14:paraId="0E317E69" w14:textId="77777777" w:rsidR="0097390A" w:rsidRPr="0097390A" w:rsidRDefault="0097390A" w:rsidP="0097390A">
      <w:pPr>
        <w:pStyle w:val="EndNoteBibliography"/>
        <w:ind w:left="720" w:hanging="720"/>
      </w:pPr>
      <w:r w:rsidRPr="0097390A">
        <w:t>185.</w:t>
      </w:r>
    </w:p>
    <w:p w14:paraId="1BCB4356" w14:textId="77777777" w:rsidR="0097390A" w:rsidRPr="0097390A" w:rsidRDefault="0097390A" w:rsidP="0097390A">
      <w:pPr>
        <w:pStyle w:val="EndNoteBibliography"/>
        <w:ind w:left="720" w:hanging="720"/>
      </w:pPr>
      <w:r w:rsidRPr="0097390A">
        <w:lastRenderedPageBreak/>
        <w:t xml:space="preserve">Visser, M.E., van Noordwijk, A.J., Tinbergen, J.M. &amp; Lessells, C.M. (1998). Warmer springs lead to mistimed reproduction in great tits (Parus major). </w:t>
      </w:r>
      <w:r w:rsidRPr="0097390A">
        <w:rPr>
          <w:i/>
        </w:rPr>
        <w:t>Proc. R. Soc. B-Biol. Sci.</w:t>
      </w:r>
      <w:r w:rsidRPr="0097390A">
        <w:t>, 265, 1867-1870.</w:t>
      </w:r>
    </w:p>
    <w:p w14:paraId="5FE2EEC4" w14:textId="77777777" w:rsidR="0097390A" w:rsidRPr="0097390A" w:rsidRDefault="0097390A" w:rsidP="0097390A">
      <w:pPr>
        <w:pStyle w:val="EndNoteBibliography"/>
        <w:ind w:left="720" w:hanging="720"/>
      </w:pPr>
      <w:r w:rsidRPr="0097390A">
        <w:t>186.</w:t>
      </w:r>
    </w:p>
    <w:p w14:paraId="1FEEBBB5" w14:textId="77777777" w:rsidR="0097390A" w:rsidRPr="0097390A" w:rsidRDefault="0097390A" w:rsidP="0097390A">
      <w:pPr>
        <w:pStyle w:val="EndNoteBibliography"/>
        <w:ind w:left="720" w:hanging="720"/>
      </w:pPr>
      <w:r w:rsidRPr="0097390A">
        <w:t xml:space="preserve">Vitasse, Y., Bresson, C.C., Kremer, A., Michalet, R. &amp; Delzon, S. (2010). Quantifying phenological plasticity to temperature in two temperate tree species. </w:t>
      </w:r>
      <w:r w:rsidRPr="0097390A">
        <w:rPr>
          <w:i/>
        </w:rPr>
        <w:t>Funct. Ecol.</w:t>
      </w:r>
      <w:r w:rsidRPr="0097390A">
        <w:t>, 24, 1211-1218.</w:t>
      </w:r>
    </w:p>
    <w:p w14:paraId="24A3D4D0" w14:textId="77777777" w:rsidR="0097390A" w:rsidRPr="0097390A" w:rsidRDefault="0097390A" w:rsidP="0097390A">
      <w:pPr>
        <w:pStyle w:val="EndNoteBibliography"/>
        <w:ind w:left="720" w:hanging="720"/>
      </w:pPr>
      <w:r w:rsidRPr="0097390A">
        <w:t>187.</w:t>
      </w:r>
    </w:p>
    <w:p w14:paraId="3C280308" w14:textId="77777777" w:rsidR="0097390A" w:rsidRPr="0097390A" w:rsidRDefault="0097390A" w:rsidP="0097390A">
      <w:pPr>
        <w:pStyle w:val="EndNoteBibliography"/>
        <w:ind w:left="720" w:hanging="720"/>
      </w:pPr>
      <w:r w:rsidRPr="0097390A">
        <w:t>Walther, G.-R., Post, E., Convey, P., Menzel, A., Parmesan, C., Beebee, T.J.C.</w:t>
      </w:r>
      <w:r w:rsidRPr="0097390A">
        <w:rPr>
          <w:i/>
        </w:rPr>
        <w:t xml:space="preserve"> et al.</w:t>
      </w:r>
      <w:r w:rsidRPr="0097390A">
        <w:t xml:space="preserve"> (2002). Ecological responses to recent climate change. </w:t>
      </w:r>
      <w:r w:rsidRPr="0097390A">
        <w:rPr>
          <w:i/>
        </w:rPr>
        <w:t>Nature</w:t>
      </w:r>
      <w:r w:rsidRPr="0097390A">
        <w:t>, 416, 389-395.</w:t>
      </w:r>
    </w:p>
    <w:p w14:paraId="66093115" w14:textId="77777777" w:rsidR="0097390A" w:rsidRPr="0097390A" w:rsidRDefault="0097390A" w:rsidP="0097390A">
      <w:pPr>
        <w:pStyle w:val="EndNoteBibliography"/>
        <w:ind w:left="720" w:hanging="720"/>
      </w:pPr>
      <w:r w:rsidRPr="0097390A">
        <w:t>188.</w:t>
      </w:r>
    </w:p>
    <w:p w14:paraId="09ACD10B" w14:textId="77777777" w:rsidR="0097390A" w:rsidRPr="0097390A" w:rsidRDefault="0097390A" w:rsidP="0097390A">
      <w:pPr>
        <w:pStyle w:val="EndNoteBibliography"/>
        <w:ind w:left="720" w:hanging="720"/>
      </w:pPr>
      <w:r w:rsidRPr="0097390A">
        <w:t xml:space="preserve">Wang, H., Ge, Q., Rutishauser, T., Dai, Y. &amp; Dai, J. (2015). Parameterization of temperature sensitivity of spring phenology and its application in explaining diverse phenological responses to temperature change. </w:t>
      </w:r>
      <w:r w:rsidRPr="0097390A">
        <w:rPr>
          <w:i/>
        </w:rPr>
        <w:t>Sci Rep</w:t>
      </w:r>
      <w:r w:rsidRPr="0097390A">
        <w:t>, 5, 8833.</w:t>
      </w:r>
    </w:p>
    <w:p w14:paraId="45DC4160" w14:textId="77777777" w:rsidR="0097390A" w:rsidRPr="0097390A" w:rsidRDefault="0097390A" w:rsidP="0097390A">
      <w:pPr>
        <w:pStyle w:val="EndNoteBibliography"/>
        <w:ind w:left="720" w:hanging="720"/>
      </w:pPr>
      <w:r w:rsidRPr="0097390A">
        <w:t>189.</w:t>
      </w:r>
    </w:p>
    <w:p w14:paraId="2DC4EA6D" w14:textId="77777777" w:rsidR="0097390A" w:rsidRPr="0097390A" w:rsidRDefault="0097390A" w:rsidP="0097390A">
      <w:pPr>
        <w:pStyle w:val="EndNoteBibliography"/>
        <w:ind w:left="720" w:hanging="720"/>
      </w:pPr>
      <w:r w:rsidRPr="0097390A">
        <w:t>Wang, S.P., Meng, F.D., Duan, J.C., Wang, Y.F., Cui, X.Y., Piao, S.L.</w:t>
      </w:r>
      <w:r w:rsidRPr="0097390A">
        <w:rPr>
          <w:i/>
        </w:rPr>
        <w:t xml:space="preserve"> et al.</w:t>
      </w:r>
      <w:r w:rsidRPr="0097390A">
        <w:t xml:space="preserve"> (2014). Asymmetric sensitivity of first flowering date to warming and cooling in alpine plants. </w:t>
      </w:r>
      <w:r w:rsidRPr="0097390A">
        <w:rPr>
          <w:i/>
        </w:rPr>
        <w:t>Ecology</w:t>
      </w:r>
      <w:r w:rsidRPr="0097390A">
        <w:t>, 95, 3387-3398.</w:t>
      </w:r>
    </w:p>
    <w:p w14:paraId="7662164F" w14:textId="77777777" w:rsidR="0097390A" w:rsidRPr="0097390A" w:rsidRDefault="0097390A" w:rsidP="0097390A">
      <w:pPr>
        <w:pStyle w:val="EndNoteBibliography"/>
        <w:ind w:left="720" w:hanging="720"/>
      </w:pPr>
      <w:r w:rsidRPr="0097390A">
        <w:t>190.</w:t>
      </w:r>
    </w:p>
    <w:p w14:paraId="2BFED62D" w14:textId="77777777" w:rsidR="0097390A" w:rsidRPr="0097390A" w:rsidRDefault="0097390A" w:rsidP="0097390A">
      <w:pPr>
        <w:pStyle w:val="EndNoteBibliography"/>
        <w:ind w:left="720" w:hanging="720"/>
      </w:pPr>
      <w:r w:rsidRPr="0097390A">
        <w:t xml:space="preserve">Watts, H.E. &amp; Hahn, T.P. (2012). Non-photoperiodic regulation of reproductive physiology in the flexibly breeding pine siskin (Spinus pinus). </w:t>
      </w:r>
      <w:r w:rsidRPr="0097390A">
        <w:rPr>
          <w:i/>
        </w:rPr>
        <w:t>Gen. Comp. Endocrinol.</w:t>
      </w:r>
      <w:r w:rsidRPr="0097390A">
        <w:t>, 178, 259-264.</w:t>
      </w:r>
    </w:p>
    <w:p w14:paraId="6A6B5164" w14:textId="77777777" w:rsidR="0097390A" w:rsidRPr="0097390A" w:rsidRDefault="0097390A" w:rsidP="0097390A">
      <w:pPr>
        <w:pStyle w:val="EndNoteBibliography"/>
        <w:ind w:left="720" w:hanging="720"/>
      </w:pPr>
      <w:r w:rsidRPr="0097390A">
        <w:t>191.</w:t>
      </w:r>
    </w:p>
    <w:p w14:paraId="321E4963" w14:textId="77777777" w:rsidR="0097390A" w:rsidRPr="0097390A" w:rsidRDefault="0097390A" w:rsidP="0097390A">
      <w:pPr>
        <w:pStyle w:val="EndNoteBibliography"/>
        <w:ind w:left="720" w:hanging="720"/>
      </w:pPr>
      <w:r w:rsidRPr="0097390A">
        <w:t xml:space="preserve">While, G.M. &amp; Uller, T. (2014). Quo vadis amphibia? Global warming and breeding phenology in frogs, toads and salamanders. </w:t>
      </w:r>
      <w:r w:rsidRPr="0097390A">
        <w:rPr>
          <w:i/>
        </w:rPr>
        <w:t>Ecography</w:t>
      </w:r>
      <w:r w:rsidRPr="0097390A">
        <w:t>, 37, 921-929.</w:t>
      </w:r>
    </w:p>
    <w:p w14:paraId="4EF22F8F" w14:textId="77777777" w:rsidR="0097390A" w:rsidRPr="0097390A" w:rsidRDefault="0097390A" w:rsidP="0097390A">
      <w:pPr>
        <w:pStyle w:val="EndNoteBibliography"/>
        <w:ind w:left="720" w:hanging="720"/>
      </w:pPr>
      <w:r w:rsidRPr="0097390A">
        <w:t>192.</w:t>
      </w:r>
    </w:p>
    <w:p w14:paraId="3C175D90" w14:textId="77777777" w:rsidR="0097390A" w:rsidRPr="0097390A" w:rsidRDefault="0097390A" w:rsidP="0097390A">
      <w:pPr>
        <w:pStyle w:val="EndNoteBibliography"/>
        <w:ind w:left="720" w:hanging="720"/>
      </w:pPr>
      <w:r w:rsidRPr="0097390A">
        <w:t xml:space="preserve">Whittington, H.R., Tilman, D., Wragg, P.D. &amp; Powers, J.S. (2015). Phenological responses of prairie plants vary among species and year in a three-year experimental warming study. </w:t>
      </w:r>
      <w:r w:rsidRPr="0097390A">
        <w:rPr>
          <w:i/>
        </w:rPr>
        <w:t>Ecosphere</w:t>
      </w:r>
      <w:r w:rsidRPr="0097390A">
        <w:t>, 6, 1-15.</w:t>
      </w:r>
    </w:p>
    <w:p w14:paraId="676D2444" w14:textId="77777777" w:rsidR="0097390A" w:rsidRPr="0097390A" w:rsidRDefault="0097390A" w:rsidP="0097390A">
      <w:pPr>
        <w:pStyle w:val="EndNoteBibliography"/>
        <w:ind w:left="720" w:hanging="720"/>
      </w:pPr>
      <w:r w:rsidRPr="0097390A">
        <w:t>193.</w:t>
      </w:r>
    </w:p>
    <w:p w14:paraId="6115456E" w14:textId="77777777" w:rsidR="0097390A" w:rsidRPr="0097390A" w:rsidRDefault="0097390A" w:rsidP="0097390A">
      <w:pPr>
        <w:pStyle w:val="EndNoteBibliography"/>
        <w:ind w:left="720" w:hanging="720"/>
      </w:pPr>
      <w:r w:rsidRPr="0097390A">
        <w:t xml:space="preserve">Williams, C.M., Hellmann, J. &amp; Sinclair, B.J. (2012). Lepidopteran species differ in susceptibility to winter warming. </w:t>
      </w:r>
      <w:r w:rsidRPr="0097390A">
        <w:rPr>
          <w:i/>
        </w:rPr>
        <w:t>Clim. Res.</w:t>
      </w:r>
      <w:r w:rsidRPr="0097390A">
        <w:t>, 53, 119-130.</w:t>
      </w:r>
    </w:p>
    <w:p w14:paraId="0815690D" w14:textId="77777777" w:rsidR="0097390A" w:rsidRPr="0097390A" w:rsidRDefault="0097390A" w:rsidP="0097390A">
      <w:pPr>
        <w:pStyle w:val="EndNoteBibliography"/>
        <w:ind w:left="720" w:hanging="720"/>
      </w:pPr>
      <w:r w:rsidRPr="0097390A">
        <w:t>194.</w:t>
      </w:r>
    </w:p>
    <w:p w14:paraId="386BD444" w14:textId="77777777" w:rsidR="0097390A" w:rsidRPr="0097390A" w:rsidRDefault="0097390A" w:rsidP="0097390A">
      <w:pPr>
        <w:pStyle w:val="EndNoteBibliography"/>
        <w:ind w:left="720" w:hanging="720"/>
      </w:pPr>
      <w:r w:rsidRPr="0097390A">
        <w:lastRenderedPageBreak/>
        <w:t xml:space="preserve">Williams, C.T., Barnes, B.M., Kenagy, G.J. &amp; Buck, C.L. (2014). Phenology of hibernation and reproduction in ground squirrels: integration of environmental cues with endogenous programming. </w:t>
      </w:r>
      <w:r w:rsidRPr="0097390A">
        <w:rPr>
          <w:i/>
        </w:rPr>
        <w:t>J. Zool.</w:t>
      </w:r>
      <w:r w:rsidRPr="0097390A">
        <w:t>, 292, 112-124.</w:t>
      </w:r>
    </w:p>
    <w:p w14:paraId="1BBB058E" w14:textId="77777777" w:rsidR="0097390A" w:rsidRPr="0097390A" w:rsidRDefault="0097390A" w:rsidP="0097390A">
      <w:pPr>
        <w:pStyle w:val="EndNoteBibliography"/>
        <w:ind w:left="720" w:hanging="720"/>
      </w:pPr>
      <w:r w:rsidRPr="0097390A">
        <w:t>195.</w:t>
      </w:r>
    </w:p>
    <w:p w14:paraId="70D0CBAF" w14:textId="77777777" w:rsidR="0097390A" w:rsidRPr="0097390A" w:rsidRDefault="0097390A" w:rsidP="0097390A">
      <w:pPr>
        <w:pStyle w:val="EndNoteBibliography"/>
        <w:ind w:left="720" w:hanging="720"/>
      </w:pPr>
      <w:r w:rsidRPr="0097390A">
        <w:t xml:space="preserve">Willis, C.G., Ruhfel, B.R., Primack, R.B., Miller-Rushing, A.J., Losos, J.B. &amp; Davis, C.C. (2010). Favorable Climate Change Response Explains Non-Native Species' Success in Thoreau's Woods. </w:t>
      </w:r>
      <w:r w:rsidRPr="0097390A">
        <w:rPr>
          <w:i/>
        </w:rPr>
        <w:t>PLoS One</w:t>
      </w:r>
      <w:r w:rsidRPr="0097390A">
        <w:t>, 5, e8878.</w:t>
      </w:r>
    </w:p>
    <w:p w14:paraId="1522F422" w14:textId="77777777" w:rsidR="0097390A" w:rsidRPr="0097390A" w:rsidRDefault="0097390A" w:rsidP="0097390A">
      <w:pPr>
        <w:pStyle w:val="EndNoteBibliography"/>
        <w:ind w:left="720" w:hanging="720"/>
      </w:pPr>
      <w:r w:rsidRPr="0097390A">
        <w:t>196.</w:t>
      </w:r>
    </w:p>
    <w:p w14:paraId="78FC840E" w14:textId="77777777" w:rsidR="0097390A" w:rsidRPr="0097390A" w:rsidRDefault="0097390A" w:rsidP="0097390A">
      <w:pPr>
        <w:pStyle w:val="EndNoteBibliography"/>
        <w:ind w:left="720" w:hanging="720"/>
      </w:pPr>
      <w:r w:rsidRPr="0097390A">
        <w:t xml:space="preserve">Winder, M. &amp; Schindler, D.E. (2004). Climate change uncouples trophic interactions in an aquatic ecosystem. </w:t>
      </w:r>
      <w:r w:rsidRPr="0097390A">
        <w:rPr>
          <w:i/>
        </w:rPr>
        <w:t>Ecology</w:t>
      </w:r>
      <w:r w:rsidRPr="0097390A">
        <w:t>, 85, 2100-2106.</w:t>
      </w:r>
    </w:p>
    <w:p w14:paraId="0A6306C6" w14:textId="77777777" w:rsidR="0097390A" w:rsidRPr="0097390A" w:rsidRDefault="0097390A" w:rsidP="0097390A">
      <w:pPr>
        <w:pStyle w:val="EndNoteBibliography"/>
        <w:ind w:left="720" w:hanging="720"/>
      </w:pPr>
      <w:r w:rsidRPr="0097390A">
        <w:t>197.</w:t>
      </w:r>
    </w:p>
    <w:p w14:paraId="14078CCF" w14:textId="77777777" w:rsidR="0097390A" w:rsidRPr="0097390A" w:rsidRDefault="0097390A" w:rsidP="0097390A">
      <w:pPr>
        <w:pStyle w:val="EndNoteBibliography"/>
        <w:ind w:left="720" w:hanging="720"/>
      </w:pPr>
      <w:r w:rsidRPr="0097390A">
        <w:t xml:space="preserve">Wingfield, J.C. (2008). Organization of vertebrate annual cycles: implications for control mechanisms. </w:t>
      </w:r>
      <w:r w:rsidRPr="0097390A">
        <w:rPr>
          <w:i/>
        </w:rPr>
        <w:t>Philos. Trans. R. Soc. B-Biol. Sci.</w:t>
      </w:r>
      <w:r w:rsidRPr="0097390A">
        <w:t>, 363, 425-441.</w:t>
      </w:r>
    </w:p>
    <w:p w14:paraId="00B1A17E" w14:textId="77777777" w:rsidR="0097390A" w:rsidRPr="0097390A" w:rsidRDefault="0097390A" w:rsidP="0097390A">
      <w:pPr>
        <w:pStyle w:val="EndNoteBibliography"/>
        <w:ind w:left="720" w:hanging="720"/>
      </w:pPr>
      <w:r w:rsidRPr="0097390A">
        <w:t>198.</w:t>
      </w:r>
    </w:p>
    <w:p w14:paraId="398D0C68" w14:textId="77777777" w:rsidR="0097390A" w:rsidRPr="0097390A" w:rsidRDefault="0097390A" w:rsidP="0097390A">
      <w:pPr>
        <w:pStyle w:val="EndNoteBibliography"/>
        <w:ind w:left="720" w:hanging="720"/>
      </w:pPr>
      <w:r w:rsidRPr="0097390A">
        <w:t xml:space="preserve">Wingfield, J.C., Hahn, T.P., Maney, D.L., Schoech, S.J., Wada, M. &amp; Morton, M.L. (2003). Effects of temperature on photoperiodically induced reproductive development, circulating plasma luteinizing hormone and thyroid hormones, body mass, fat deposition and molt in mountain white-crowned sparrows, Zonotrichia leucophrys oriantha. </w:t>
      </w:r>
      <w:r w:rsidRPr="0097390A">
        <w:rPr>
          <w:i/>
        </w:rPr>
        <w:t>Gen. Comp. Endocrinol.</w:t>
      </w:r>
      <w:r w:rsidRPr="0097390A">
        <w:t>, 131, 143-158.</w:t>
      </w:r>
    </w:p>
    <w:p w14:paraId="7321BD02" w14:textId="77777777" w:rsidR="0097390A" w:rsidRPr="0097390A" w:rsidRDefault="0097390A" w:rsidP="0097390A">
      <w:pPr>
        <w:pStyle w:val="EndNoteBibliography"/>
        <w:ind w:left="720" w:hanging="720"/>
      </w:pPr>
      <w:r w:rsidRPr="0097390A">
        <w:t>199.</w:t>
      </w:r>
    </w:p>
    <w:p w14:paraId="705CE91D" w14:textId="77777777" w:rsidR="0097390A" w:rsidRPr="0097390A" w:rsidRDefault="0097390A" w:rsidP="0097390A">
      <w:pPr>
        <w:pStyle w:val="EndNoteBibliography"/>
        <w:ind w:left="720" w:hanging="720"/>
      </w:pPr>
      <w:r w:rsidRPr="0097390A">
        <w:t xml:space="preserve">Wingfield, J.C., Hahn, T.P., Wada, M., Astheimer, L.B. &amp; Schoech, S. (1996). Interrelationship of day length and temperature on the control of gonadal development, body mass, and fat score in white-crowned sparrows, Zonotrichia leucophrys gambelii. </w:t>
      </w:r>
      <w:r w:rsidRPr="0097390A">
        <w:rPr>
          <w:i/>
        </w:rPr>
        <w:t>Gen. Comp. Endocrinol.</w:t>
      </w:r>
      <w:r w:rsidRPr="0097390A">
        <w:t>, 101, 242-255.</w:t>
      </w:r>
    </w:p>
    <w:p w14:paraId="3767F340" w14:textId="77777777" w:rsidR="0097390A" w:rsidRPr="0097390A" w:rsidRDefault="0097390A" w:rsidP="0097390A">
      <w:pPr>
        <w:pStyle w:val="EndNoteBibliography"/>
        <w:ind w:left="720" w:hanging="720"/>
      </w:pPr>
      <w:r w:rsidRPr="0097390A">
        <w:t>200.</w:t>
      </w:r>
    </w:p>
    <w:p w14:paraId="29EB9F84" w14:textId="77777777" w:rsidR="0097390A" w:rsidRPr="0097390A" w:rsidRDefault="0097390A" w:rsidP="0097390A">
      <w:pPr>
        <w:pStyle w:val="EndNoteBibliography"/>
        <w:ind w:left="720" w:hanging="720"/>
      </w:pPr>
      <w:r w:rsidRPr="0097390A">
        <w:t xml:space="preserve">Wingfield, J.C., Hahn, T.P., Wada, M. &amp; Schoech, S.J. (1997). Effects of day length and temperature on gonadal development, body mass, and fat depots in white-crowned sparrows, Zonotrichia leucophrys pugetensis. </w:t>
      </w:r>
      <w:r w:rsidRPr="0097390A">
        <w:rPr>
          <w:i/>
        </w:rPr>
        <w:t>Gen. Comp. Endocrinol.</w:t>
      </w:r>
      <w:r w:rsidRPr="0097390A">
        <w:t>, 107, 44-62.</w:t>
      </w:r>
    </w:p>
    <w:p w14:paraId="4F534672" w14:textId="77777777" w:rsidR="0097390A" w:rsidRPr="0097390A" w:rsidRDefault="0097390A" w:rsidP="0097390A">
      <w:pPr>
        <w:pStyle w:val="EndNoteBibliography"/>
        <w:ind w:left="720" w:hanging="720"/>
      </w:pPr>
      <w:r w:rsidRPr="0097390A">
        <w:t>201.</w:t>
      </w:r>
    </w:p>
    <w:p w14:paraId="48C265CB" w14:textId="77777777" w:rsidR="0097390A" w:rsidRPr="0097390A" w:rsidRDefault="0097390A" w:rsidP="0097390A">
      <w:pPr>
        <w:pStyle w:val="EndNoteBibliography"/>
        <w:ind w:left="720" w:hanging="720"/>
      </w:pPr>
      <w:r w:rsidRPr="0097390A">
        <w:t xml:space="preserve">Wingfield, J.C., Sullivan, K., Jaxion-Harm, J. &amp; Meddle, S.L. (2012). The presence of water influences reproductive function in the song sparrow (Melospiza melodia morphna). </w:t>
      </w:r>
      <w:r w:rsidRPr="0097390A">
        <w:rPr>
          <w:i/>
        </w:rPr>
        <w:t>Gen. Comp. Endocrinol.</w:t>
      </w:r>
      <w:r w:rsidRPr="0097390A">
        <w:t>, 178, 485-493.</w:t>
      </w:r>
    </w:p>
    <w:p w14:paraId="64C8098A" w14:textId="77777777" w:rsidR="0097390A" w:rsidRPr="0097390A" w:rsidRDefault="0097390A" w:rsidP="0097390A">
      <w:pPr>
        <w:pStyle w:val="EndNoteBibliography"/>
        <w:ind w:left="720" w:hanging="720"/>
      </w:pPr>
      <w:r w:rsidRPr="0097390A">
        <w:t>202.</w:t>
      </w:r>
    </w:p>
    <w:p w14:paraId="6922E971" w14:textId="77777777" w:rsidR="0097390A" w:rsidRPr="0097390A" w:rsidRDefault="0097390A" w:rsidP="0097390A">
      <w:pPr>
        <w:pStyle w:val="EndNoteBibliography"/>
        <w:ind w:left="720" w:hanging="720"/>
      </w:pPr>
      <w:r w:rsidRPr="0097390A">
        <w:lastRenderedPageBreak/>
        <w:t>Winkler, D.W., Jørgensen, C., Both, C., Houston, A.I., McNamara, J.M., Levey, D.J.</w:t>
      </w:r>
      <w:r w:rsidRPr="0097390A">
        <w:rPr>
          <w:i/>
        </w:rPr>
        <w:t xml:space="preserve"> et al.</w:t>
      </w:r>
      <w:r w:rsidRPr="0097390A">
        <w:t xml:space="preserve"> (2014). Cues, strategies, and outcomes: how migrating vertebrates track environmental change. </w:t>
      </w:r>
      <w:r w:rsidRPr="0097390A">
        <w:rPr>
          <w:i/>
        </w:rPr>
        <w:t>Movement Ecology</w:t>
      </w:r>
      <w:r w:rsidRPr="0097390A">
        <w:t>, 2, 1-15.</w:t>
      </w:r>
    </w:p>
    <w:p w14:paraId="7B628CFB" w14:textId="77777777" w:rsidR="0097390A" w:rsidRPr="0097390A" w:rsidRDefault="0097390A" w:rsidP="0097390A">
      <w:pPr>
        <w:pStyle w:val="EndNoteBibliography"/>
        <w:ind w:left="720" w:hanging="720"/>
      </w:pPr>
      <w:r w:rsidRPr="0097390A">
        <w:t>203.</w:t>
      </w:r>
    </w:p>
    <w:p w14:paraId="0EC77FD5" w14:textId="77777777" w:rsidR="0097390A" w:rsidRPr="0097390A" w:rsidRDefault="0097390A" w:rsidP="0097390A">
      <w:pPr>
        <w:pStyle w:val="EndNoteBibliography"/>
        <w:ind w:left="720" w:hanging="720"/>
      </w:pPr>
      <w:r w:rsidRPr="0097390A">
        <w:t>Wolkovich, E.M., Cook, B.I., Allen, J.M., Crimmins, T.M., Betancourt, J.L., Travers, S.E.</w:t>
      </w:r>
      <w:r w:rsidRPr="0097390A">
        <w:rPr>
          <w:i/>
        </w:rPr>
        <w:t xml:space="preserve"> et al.</w:t>
      </w:r>
      <w:r w:rsidRPr="0097390A">
        <w:t xml:space="preserve"> (2012). Warming experiments underpredict plant phenological responses to climate change. </w:t>
      </w:r>
      <w:r w:rsidRPr="0097390A">
        <w:rPr>
          <w:i/>
        </w:rPr>
        <w:t>Nature</w:t>
      </w:r>
      <w:r w:rsidRPr="0097390A">
        <w:t>, 485, 494-497.</w:t>
      </w:r>
    </w:p>
    <w:p w14:paraId="167FD198" w14:textId="77777777" w:rsidR="0097390A" w:rsidRPr="0097390A" w:rsidRDefault="0097390A" w:rsidP="0097390A">
      <w:pPr>
        <w:pStyle w:val="EndNoteBibliography"/>
        <w:ind w:left="720" w:hanging="720"/>
      </w:pPr>
      <w:r w:rsidRPr="0097390A">
        <w:t>204.</w:t>
      </w:r>
    </w:p>
    <w:p w14:paraId="40986513" w14:textId="77777777" w:rsidR="0097390A" w:rsidRPr="0097390A" w:rsidRDefault="0097390A" w:rsidP="0097390A">
      <w:pPr>
        <w:pStyle w:val="EndNoteBibliography"/>
        <w:ind w:left="720" w:hanging="720"/>
      </w:pPr>
      <w:r w:rsidRPr="0097390A">
        <w:t xml:space="preserve">Wolkovich, E.M., Cook, B.I. &amp; Davies, T.J. (2014). Progress towards an interdisciplinary science of plant phenology: building predictions across space, time and species diversity. </w:t>
      </w:r>
      <w:r w:rsidRPr="0097390A">
        <w:rPr>
          <w:i/>
        </w:rPr>
        <w:t>New Phytol.</w:t>
      </w:r>
      <w:r w:rsidRPr="0097390A">
        <w:t>, 201, 1156-1162.</w:t>
      </w:r>
    </w:p>
    <w:p w14:paraId="316A4DDD" w14:textId="77777777" w:rsidR="0097390A" w:rsidRPr="0097390A" w:rsidRDefault="0097390A" w:rsidP="0097390A">
      <w:pPr>
        <w:pStyle w:val="EndNoteBibliography"/>
        <w:ind w:left="720" w:hanging="720"/>
      </w:pPr>
      <w:r w:rsidRPr="0097390A">
        <w:t>205.</w:t>
      </w:r>
    </w:p>
    <w:p w14:paraId="5639E775" w14:textId="77777777" w:rsidR="0097390A" w:rsidRPr="0097390A" w:rsidRDefault="0097390A" w:rsidP="0097390A">
      <w:pPr>
        <w:pStyle w:val="EndNoteBibliography"/>
        <w:ind w:left="720" w:hanging="720"/>
      </w:pPr>
      <w:r w:rsidRPr="0097390A">
        <w:t xml:space="preserve">Yang, L.H. &amp; Rudolf, V.H.W. (2010). Phenology, ontogeny and the effects of climate change on the timing of species interactions. </w:t>
      </w:r>
      <w:r w:rsidRPr="0097390A">
        <w:rPr>
          <w:i/>
        </w:rPr>
        <w:t>Ecol. Lett.</w:t>
      </w:r>
      <w:r w:rsidRPr="0097390A">
        <w:t>, 13, 1-10.</w:t>
      </w:r>
    </w:p>
    <w:p w14:paraId="06715AFC" w14:textId="77777777" w:rsidR="0097390A" w:rsidRPr="0097390A" w:rsidRDefault="0097390A" w:rsidP="0097390A">
      <w:pPr>
        <w:pStyle w:val="EndNoteBibliography"/>
        <w:ind w:left="720" w:hanging="720"/>
      </w:pPr>
      <w:r w:rsidRPr="0097390A">
        <w:t>206.</w:t>
      </w:r>
    </w:p>
    <w:p w14:paraId="45BC231A" w14:textId="77777777" w:rsidR="0097390A" w:rsidRPr="0097390A" w:rsidRDefault="0097390A" w:rsidP="0097390A">
      <w:pPr>
        <w:pStyle w:val="EndNoteBibliography"/>
        <w:ind w:left="720" w:hanging="720"/>
      </w:pPr>
      <w:r w:rsidRPr="0097390A">
        <w:t xml:space="preserve">Yu, H.Y., Luedeling, E. &amp; Xu, J.C. (2010). Winter and spring warming result in delayed spring phenology on the Tibetan Plateau. </w:t>
      </w:r>
      <w:r w:rsidRPr="0097390A">
        <w:rPr>
          <w:i/>
        </w:rPr>
        <w:t>Proc. Natl. Acad. Sci. U. S. A.</w:t>
      </w:r>
      <w:r w:rsidRPr="0097390A">
        <w:t>, 107, 22151-22156.</w:t>
      </w:r>
    </w:p>
    <w:p w14:paraId="5D9B8711" w14:textId="77777777" w:rsidR="0097390A" w:rsidRPr="0097390A" w:rsidRDefault="0097390A" w:rsidP="0097390A">
      <w:pPr>
        <w:pStyle w:val="EndNoteBibliography"/>
        <w:ind w:left="720" w:hanging="720"/>
      </w:pPr>
      <w:r w:rsidRPr="0097390A">
        <w:t>207.</w:t>
      </w:r>
    </w:p>
    <w:p w14:paraId="32998339" w14:textId="77777777" w:rsidR="0097390A" w:rsidRPr="0097390A" w:rsidRDefault="0097390A" w:rsidP="0097390A">
      <w:pPr>
        <w:pStyle w:val="EndNoteBibliography"/>
        <w:ind w:left="720" w:hanging="720"/>
      </w:pPr>
      <w:r w:rsidRPr="0097390A">
        <w:t>Yvon-Durocher, G., Caffrey, J.M., Cescatti, A., Dossena, M., Giorgio, P.d., Gasol, J.M.</w:t>
      </w:r>
      <w:r w:rsidRPr="0097390A">
        <w:rPr>
          <w:i/>
        </w:rPr>
        <w:t xml:space="preserve"> et al.</w:t>
      </w:r>
      <w:r w:rsidRPr="0097390A">
        <w:t xml:space="preserve"> (2012). Reconciling the temperature dependence of respiration across timescales and ecosystem types. </w:t>
      </w:r>
      <w:r w:rsidRPr="0097390A">
        <w:rPr>
          <w:i/>
        </w:rPr>
        <w:t>Nature</w:t>
      </w:r>
      <w:r w:rsidRPr="0097390A">
        <w:t>, 487, 472-476.</w:t>
      </w:r>
    </w:p>
    <w:p w14:paraId="464BF8B3" w14:textId="77777777" w:rsidR="0097390A" w:rsidRPr="0097390A" w:rsidRDefault="0097390A" w:rsidP="0097390A">
      <w:pPr>
        <w:pStyle w:val="EndNoteBibliography"/>
        <w:ind w:left="720" w:hanging="720"/>
      </w:pPr>
      <w:r w:rsidRPr="0097390A">
        <w:t>208.</w:t>
      </w:r>
    </w:p>
    <w:p w14:paraId="6B90C071" w14:textId="77777777" w:rsidR="0097390A" w:rsidRPr="0097390A" w:rsidRDefault="0097390A" w:rsidP="0097390A">
      <w:pPr>
        <w:pStyle w:val="EndNoteBibliography"/>
        <w:ind w:left="720" w:hanging="720"/>
      </w:pPr>
      <w:r w:rsidRPr="0097390A">
        <w:t xml:space="preserve">Ziello, C., Estrella, N., Kostova, M., Koch, E. &amp; Menzel, A. (2009). Influence of altitude on phenology of selected plant species in the Alpine region (1971-2000). </w:t>
      </w:r>
      <w:r w:rsidRPr="0097390A">
        <w:rPr>
          <w:i/>
        </w:rPr>
        <w:t>Clim. Res.</w:t>
      </w:r>
      <w:r w:rsidRPr="0097390A">
        <w:t>, 39, 227-234.</w:t>
      </w:r>
    </w:p>
    <w:p w14:paraId="2B33B1F4" w14:textId="77777777" w:rsidR="00661979" w:rsidRDefault="0047750B" w:rsidP="00B06F9A">
      <w:pPr>
        <w:pStyle w:val="Normal1"/>
        <w:spacing w:before="100" w:beforeAutospacing="1" w:after="100" w:afterAutospacing="1" w:line="480" w:lineRule="auto"/>
        <w:rPr>
          <w:color w:val="000000" w:themeColor="text1"/>
        </w:rPr>
      </w:pPr>
      <w:r w:rsidRPr="00FB2CED">
        <w:rPr>
          <w:color w:val="000000" w:themeColor="text1"/>
        </w:rPr>
        <w:fldChar w:fldCharType="end"/>
      </w:r>
      <w:commentRangeEnd w:id="590"/>
      <w:r w:rsidR="00F56492">
        <w:rPr>
          <w:rStyle w:val="CommentReference"/>
          <w:vanish/>
        </w:rPr>
        <w:commentReference w:id="590"/>
      </w:r>
      <w:r w:rsidR="008634C2" w:rsidRPr="00FB2CED">
        <w:rPr>
          <w:color w:val="000000" w:themeColor="text1"/>
        </w:rPr>
        <w:br w:type="page"/>
      </w:r>
    </w:p>
    <w:p w14:paraId="793E9DB3" w14:textId="77777777" w:rsidR="00661979" w:rsidRPr="00B06F9A" w:rsidRDefault="00075EC7" w:rsidP="00B06F9A">
      <w:pPr>
        <w:pStyle w:val="Normal1"/>
        <w:spacing w:before="100" w:beforeAutospacing="1" w:after="100" w:afterAutospacing="1" w:line="480" w:lineRule="auto"/>
        <w:rPr>
          <w:b/>
          <w:bCs/>
          <w:color w:val="000000" w:themeColor="text1"/>
        </w:rPr>
      </w:pPr>
      <w:r>
        <w:rPr>
          <w:b/>
          <w:bCs/>
          <w:color w:val="000000" w:themeColor="text1"/>
        </w:rPr>
        <w:lastRenderedPageBreak/>
        <w:t xml:space="preserve">Box 1. </w:t>
      </w:r>
      <w:r w:rsidR="00132763">
        <w:rPr>
          <w:b/>
          <w:bCs/>
          <w:color w:val="000000" w:themeColor="text1"/>
        </w:rPr>
        <w:t>Glossary</w:t>
      </w:r>
    </w:p>
    <w:p w14:paraId="7234E7D7" w14:textId="77777777" w:rsidR="00661979" w:rsidRDefault="00132763" w:rsidP="00B06F9A">
      <w:pPr>
        <w:pStyle w:val="Normal1"/>
        <w:spacing w:before="100" w:beforeAutospacing="1" w:after="100" w:afterAutospacing="1" w:line="480" w:lineRule="auto"/>
        <w:rPr>
          <w:color w:val="000000" w:themeColor="text1"/>
        </w:rPr>
      </w:pPr>
      <w:r w:rsidRPr="00FB2CED">
        <w:rPr>
          <w:b/>
          <w:color w:val="000000" w:themeColor="text1"/>
        </w:rPr>
        <w:t>cue:</w:t>
      </w:r>
      <w:r w:rsidRPr="00FB2CED">
        <w:rPr>
          <w:color w:val="000000" w:themeColor="text1"/>
        </w:rPr>
        <w:t xml:space="preserve"> information used to forecast future conditions </w:t>
      </w:r>
    </w:p>
    <w:p w14:paraId="72AF2135" w14:textId="77777777" w:rsidR="00661979" w:rsidRDefault="00132763" w:rsidP="00B06F9A">
      <w:pPr>
        <w:pStyle w:val="Normal1"/>
        <w:spacing w:before="100" w:beforeAutospacing="1" w:after="100" w:afterAutospacing="1" w:line="480" w:lineRule="auto"/>
        <w:rPr>
          <w:color w:val="000000" w:themeColor="text1"/>
        </w:rPr>
      </w:pPr>
      <w:r w:rsidRPr="00FB2CED">
        <w:rPr>
          <w:b/>
          <w:bCs/>
          <w:color w:val="000000" w:themeColor="text1"/>
        </w:rPr>
        <w:t>direct driver</w:t>
      </w:r>
      <w:r w:rsidRPr="00FB2CED">
        <w:rPr>
          <w:color w:val="000000" w:themeColor="text1"/>
        </w:rPr>
        <w:t>: a proximate factor that causes a particular phenomenon to happen or develop</w:t>
      </w:r>
    </w:p>
    <w:p w14:paraId="4399E311" w14:textId="77777777" w:rsidR="00661979" w:rsidRDefault="00FD65FC" w:rsidP="00B06F9A">
      <w:pPr>
        <w:pStyle w:val="Normal1"/>
        <w:spacing w:before="100" w:beforeAutospacing="1" w:after="100" w:afterAutospacing="1" w:line="480" w:lineRule="auto"/>
        <w:rPr>
          <w:color w:val="000000" w:themeColor="text1"/>
        </w:rPr>
      </w:pPr>
      <w:r w:rsidRPr="00B06F9A">
        <w:rPr>
          <w:b/>
          <w:color w:val="000000" w:themeColor="text1"/>
        </w:rPr>
        <w:t>e</w:t>
      </w:r>
      <w:r w:rsidR="00132763" w:rsidRPr="00FB2CED">
        <w:rPr>
          <w:b/>
          <w:bCs/>
          <w:color w:val="000000" w:themeColor="text1"/>
        </w:rPr>
        <w:t>nvironment-phenology relationship</w:t>
      </w:r>
      <w:r w:rsidR="00CF04B9">
        <w:rPr>
          <w:b/>
          <w:bCs/>
          <w:color w:val="000000" w:themeColor="text1"/>
        </w:rPr>
        <w:t xml:space="preserve"> (EPR)</w:t>
      </w:r>
      <w:r w:rsidR="00132763" w:rsidRPr="00FB2CED">
        <w:rPr>
          <w:b/>
          <w:bCs/>
          <w:color w:val="000000" w:themeColor="text1"/>
        </w:rPr>
        <w:t>:</w:t>
      </w:r>
      <w:r w:rsidR="00132763" w:rsidRPr="00FB2CED">
        <w:rPr>
          <w:color w:val="000000" w:themeColor="text1"/>
        </w:rPr>
        <w:t xml:space="preserve"> the relationship between environmental conditions (i.e. cues and other drivers) and an organism’s phenological response (e.g. the timing of life history events</w:t>
      </w:r>
      <w:r w:rsidR="00CF04B9">
        <w:rPr>
          <w:color w:val="000000" w:themeColor="text1"/>
        </w:rPr>
        <w:t>, see Figures 1 and 2</w:t>
      </w:r>
      <w:r w:rsidR="00132763" w:rsidRPr="00FB2CED">
        <w:rPr>
          <w:color w:val="000000" w:themeColor="text1"/>
        </w:rPr>
        <w:t xml:space="preserve">). </w:t>
      </w:r>
      <w:r w:rsidR="00CF04B9">
        <w:rPr>
          <w:color w:val="000000" w:themeColor="text1"/>
        </w:rPr>
        <w:t xml:space="preserve">The EPR is approximated as the slope of a line in Figure 2. </w:t>
      </w:r>
      <w:r w:rsidR="00132763" w:rsidRPr="00FB2CED">
        <w:rPr>
          <w:color w:val="000000" w:themeColor="text1"/>
        </w:rPr>
        <w:t xml:space="preserve">See also </w:t>
      </w:r>
      <w:r w:rsidR="00132763" w:rsidRPr="00FB2CED">
        <w:rPr>
          <w:i/>
          <w:iCs/>
          <w:color w:val="000000" w:themeColor="text1"/>
        </w:rPr>
        <w:t>sensitivity</w:t>
      </w:r>
      <w:r w:rsidR="00132763" w:rsidRPr="00FB2CED">
        <w:rPr>
          <w:color w:val="000000" w:themeColor="text1"/>
        </w:rPr>
        <w:t xml:space="preserve"> and </w:t>
      </w:r>
      <w:r w:rsidR="00132763" w:rsidRPr="00FB2CED">
        <w:rPr>
          <w:i/>
          <w:iCs/>
          <w:color w:val="000000" w:themeColor="text1"/>
        </w:rPr>
        <w:t xml:space="preserve">strategy </w:t>
      </w:r>
      <w:r w:rsidR="00132763" w:rsidRPr="00FB2CED">
        <w:rPr>
          <w:color w:val="000000" w:themeColor="text1"/>
        </w:rPr>
        <w:t>for more specific usage.</w:t>
      </w:r>
    </w:p>
    <w:p w14:paraId="01A8E3EA" w14:textId="77777777" w:rsidR="00661979" w:rsidRDefault="00132763" w:rsidP="00B06F9A">
      <w:pPr>
        <w:pStyle w:val="Normal1"/>
        <w:spacing w:before="100" w:beforeAutospacing="1" w:after="100" w:afterAutospacing="1" w:line="480" w:lineRule="auto"/>
        <w:rPr>
          <w:color w:val="000000" w:themeColor="text1"/>
        </w:rPr>
      </w:pPr>
      <w:r w:rsidRPr="00FB2CED">
        <w:rPr>
          <w:b/>
          <w:color w:val="000000" w:themeColor="text1"/>
        </w:rPr>
        <w:t xml:space="preserve">environment-driven </w:t>
      </w:r>
      <w:r w:rsidR="004D118E">
        <w:rPr>
          <w:b/>
          <w:color w:val="000000" w:themeColor="text1"/>
        </w:rPr>
        <w:t>mechanism</w:t>
      </w:r>
      <w:r w:rsidR="00403D50">
        <w:rPr>
          <w:b/>
          <w:color w:val="000000" w:themeColor="text1"/>
        </w:rPr>
        <w:t>s</w:t>
      </w:r>
      <w:r w:rsidR="00757D7F">
        <w:rPr>
          <w:b/>
          <w:color w:val="000000" w:themeColor="text1"/>
        </w:rPr>
        <w:t xml:space="preserve"> for patterns of phenological shift</w:t>
      </w:r>
      <w:r w:rsidRPr="00FB2CED">
        <w:rPr>
          <w:color w:val="000000" w:themeColor="text1"/>
        </w:rPr>
        <w:t xml:space="preserve">: </w:t>
      </w:r>
      <w:r w:rsidR="004D118E">
        <w:rPr>
          <w:color w:val="000000" w:themeColor="text1"/>
        </w:rPr>
        <w:t>process</w:t>
      </w:r>
      <w:r w:rsidR="00403D50">
        <w:rPr>
          <w:color w:val="000000" w:themeColor="text1"/>
        </w:rPr>
        <w:t>es</w:t>
      </w:r>
      <w:r w:rsidR="004D118E">
        <w:rPr>
          <w:color w:val="000000" w:themeColor="text1"/>
        </w:rPr>
        <w:t xml:space="preserve"> resulting in differential phenological shifts caused by systematic </w:t>
      </w:r>
      <w:r w:rsidR="00CF04B9">
        <w:rPr>
          <w:color w:val="000000" w:themeColor="text1"/>
        </w:rPr>
        <w:t>differences</w:t>
      </w:r>
      <w:r w:rsidRPr="00FB2CED">
        <w:rPr>
          <w:color w:val="000000" w:themeColor="text1"/>
        </w:rPr>
        <w:t xml:space="preserve"> in </w:t>
      </w:r>
      <w:r w:rsidR="004D118E">
        <w:rPr>
          <w:color w:val="000000" w:themeColor="text1"/>
        </w:rPr>
        <w:t>the</w:t>
      </w:r>
      <w:r w:rsidRPr="00FB2CED">
        <w:rPr>
          <w:color w:val="000000" w:themeColor="text1"/>
        </w:rPr>
        <w:t xml:space="preserve"> environment</w:t>
      </w:r>
      <w:r w:rsidR="004D118E">
        <w:rPr>
          <w:color w:val="000000" w:themeColor="text1"/>
        </w:rPr>
        <w:t>s</w:t>
      </w:r>
      <w:r w:rsidRPr="00FB2CED">
        <w:rPr>
          <w:color w:val="000000" w:themeColor="text1"/>
        </w:rPr>
        <w:t xml:space="preserve"> experienced </w:t>
      </w:r>
      <w:r w:rsidR="004D118E">
        <w:rPr>
          <w:color w:val="000000" w:themeColor="text1"/>
        </w:rPr>
        <w:t>by different organisms</w:t>
      </w:r>
      <w:r w:rsidR="00CF04B9">
        <w:rPr>
          <w:color w:val="000000" w:themeColor="text1"/>
        </w:rPr>
        <w:t xml:space="preserve"> (see Figures 1 and 2)</w:t>
      </w:r>
    </w:p>
    <w:p w14:paraId="473C283A" w14:textId="77777777" w:rsidR="00CF04B9" w:rsidRPr="00CF04B9" w:rsidRDefault="00FC1BFF" w:rsidP="00B06F9A">
      <w:pPr>
        <w:pStyle w:val="Normal1"/>
        <w:spacing w:before="100" w:beforeAutospacing="1" w:after="100" w:afterAutospacing="1" w:line="480" w:lineRule="auto"/>
        <w:rPr>
          <w:b/>
          <w:bCs/>
          <w:color w:val="000000" w:themeColor="text1"/>
        </w:rPr>
      </w:pPr>
      <w:r w:rsidRPr="00557395">
        <w:rPr>
          <w:b/>
          <w:iCs/>
          <w:color w:val="000000" w:themeColor="text1"/>
        </w:rPr>
        <w:t>evolution-driven me</w:t>
      </w:r>
      <w:r w:rsidRPr="00557395">
        <w:rPr>
          <w:b/>
          <w:color w:val="000000" w:themeColor="text1"/>
        </w:rPr>
        <w:t>chanism</w:t>
      </w:r>
      <w:r w:rsidR="00403D50">
        <w:rPr>
          <w:b/>
          <w:color w:val="000000" w:themeColor="text1"/>
        </w:rPr>
        <w:t>s</w:t>
      </w:r>
      <w:r w:rsidR="00757D7F">
        <w:rPr>
          <w:b/>
          <w:color w:val="000000" w:themeColor="text1"/>
        </w:rPr>
        <w:t xml:space="preserve"> for patterns of phenological shift</w:t>
      </w:r>
      <w:r w:rsidRPr="00557395">
        <w:rPr>
          <w:b/>
          <w:color w:val="000000" w:themeColor="text1"/>
        </w:rPr>
        <w:t>:</w:t>
      </w:r>
      <w:r w:rsidR="00755747" w:rsidRPr="00755747">
        <w:rPr>
          <w:color w:val="000000" w:themeColor="text1"/>
        </w:rPr>
        <w:t xml:space="preserve"> </w:t>
      </w:r>
      <w:r w:rsidR="00755747">
        <w:rPr>
          <w:color w:val="000000" w:themeColor="text1"/>
        </w:rPr>
        <w:t>process</w:t>
      </w:r>
      <w:r w:rsidR="00403D50">
        <w:rPr>
          <w:color w:val="000000" w:themeColor="text1"/>
        </w:rPr>
        <w:t>es</w:t>
      </w:r>
      <w:r w:rsidR="00755747">
        <w:rPr>
          <w:color w:val="000000" w:themeColor="text1"/>
        </w:rPr>
        <w:t xml:space="preserve"> resulting in differential phenological shifts caused by systematic differences</w:t>
      </w:r>
      <w:r w:rsidR="00755747" w:rsidRPr="00FB2CED">
        <w:rPr>
          <w:color w:val="000000" w:themeColor="text1"/>
        </w:rPr>
        <w:t xml:space="preserve"> in </w:t>
      </w:r>
      <w:r w:rsidR="00755747">
        <w:rPr>
          <w:color w:val="000000" w:themeColor="text1"/>
        </w:rPr>
        <w:t>the</w:t>
      </w:r>
      <w:r w:rsidR="00755747" w:rsidRPr="00FB2CED">
        <w:rPr>
          <w:color w:val="000000" w:themeColor="text1"/>
        </w:rPr>
        <w:t xml:space="preserve"> evolution of environment-phenology relationships</w:t>
      </w:r>
      <w:r w:rsidR="00755747">
        <w:rPr>
          <w:color w:val="000000" w:themeColor="text1"/>
        </w:rPr>
        <w:t xml:space="preserve"> (EPRs) </w:t>
      </w:r>
      <w:r w:rsidR="00755747" w:rsidRPr="00FB2CED">
        <w:rPr>
          <w:color w:val="000000" w:themeColor="text1"/>
        </w:rPr>
        <w:t>which determine how organism</w:t>
      </w:r>
      <w:r w:rsidR="00755747">
        <w:rPr>
          <w:color w:val="000000" w:themeColor="text1"/>
        </w:rPr>
        <w:t xml:space="preserve"> responses</w:t>
      </w:r>
      <w:r w:rsidR="00755747" w:rsidRPr="00FB2CED">
        <w:rPr>
          <w:color w:val="000000" w:themeColor="text1"/>
        </w:rPr>
        <w:t xml:space="preserve"> to environmental </w:t>
      </w:r>
      <w:r w:rsidR="00755747">
        <w:rPr>
          <w:color w:val="000000" w:themeColor="text1"/>
        </w:rPr>
        <w:t>cues and drivers (see Figure 1)</w:t>
      </w:r>
      <w:r w:rsidR="00755747" w:rsidRPr="00FB2CED">
        <w:rPr>
          <w:color w:val="000000" w:themeColor="text1"/>
        </w:rPr>
        <w:t>.</w:t>
      </w:r>
    </w:p>
    <w:p w14:paraId="69E016F4" w14:textId="77777777" w:rsidR="00F22994" w:rsidRDefault="00F22994" w:rsidP="00B06F9A">
      <w:pPr>
        <w:pStyle w:val="Normal1"/>
        <w:spacing w:before="100" w:beforeAutospacing="1" w:after="100" w:afterAutospacing="1" w:line="480" w:lineRule="auto"/>
        <w:rPr>
          <w:color w:val="000000" w:themeColor="text1"/>
        </w:rPr>
      </w:pPr>
      <w:r>
        <w:rPr>
          <w:b/>
          <w:bCs/>
          <w:color w:val="000000" w:themeColor="text1"/>
        </w:rPr>
        <w:t>key explanatory variables for phenological shifts</w:t>
      </w:r>
      <w:r w:rsidRPr="00FB2CED">
        <w:rPr>
          <w:b/>
          <w:bCs/>
          <w:color w:val="000000" w:themeColor="text1"/>
        </w:rPr>
        <w:t>:</w:t>
      </w:r>
      <w:r w:rsidRPr="00FB2CED">
        <w:rPr>
          <w:color w:val="000000" w:themeColor="text1"/>
        </w:rPr>
        <w:t xml:space="preserve"> </w:t>
      </w:r>
      <w:r>
        <w:rPr>
          <w:color w:val="000000" w:themeColor="text1"/>
        </w:rPr>
        <w:t>variables that explain observed patterns of</w:t>
      </w:r>
      <w:r w:rsidRPr="00FB2CED">
        <w:rPr>
          <w:color w:val="000000" w:themeColor="text1"/>
        </w:rPr>
        <w:t xml:space="preserve"> phenological shifts </w:t>
      </w:r>
    </w:p>
    <w:p w14:paraId="54DD8ACC" w14:textId="77777777" w:rsidR="00661979" w:rsidRDefault="00132763" w:rsidP="00B06F9A">
      <w:pPr>
        <w:pStyle w:val="Normal1"/>
        <w:spacing w:before="100" w:beforeAutospacing="1" w:after="100" w:afterAutospacing="1" w:line="480" w:lineRule="auto"/>
        <w:rPr>
          <w:color w:val="000000" w:themeColor="text1"/>
          <w:shd w:val="clear" w:color="auto" w:fill="FFFFFF"/>
        </w:rPr>
      </w:pPr>
      <w:r w:rsidRPr="00FB2CED">
        <w:rPr>
          <w:b/>
          <w:bCs/>
          <w:color w:val="000000" w:themeColor="text1"/>
          <w:shd w:val="clear" w:color="auto" w:fill="FFFFFF"/>
        </w:rPr>
        <w:t>mechanism</w:t>
      </w:r>
      <w:r w:rsidR="007A7BBB">
        <w:rPr>
          <w:b/>
          <w:bCs/>
          <w:color w:val="000000" w:themeColor="text1"/>
          <w:shd w:val="clear" w:color="auto" w:fill="FFFFFF"/>
        </w:rPr>
        <w:t>s</w:t>
      </w:r>
      <w:r w:rsidRPr="00FB2CED">
        <w:rPr>
          <w:b/>
          <w:bCs/>
          <w:color w:val="000000" w:themeColor="text1"/>
          <w:shd w:val="clear" w:color="auto" w:fill="FFFFFF"/>
        </w:rPr>
        <w:t xml:space="preserve"> of phenological shift:</w:t>
      </w:r>
      <w:r w:rsidRPr="00FB2CED">
        <w:rPr>
          <w:color w:val="000000" w:themeColor="text1"/>
          <w:shd w:val="clear" w:color="auto" w:fill="FFFFFF"/>
        </w:rPr>
        <w:t xml:space="preserve"> environmental (e.g. </w:t>
      </w:r>
      <w:r w:rsidR="00403D50">
        <w:rPr>
          <w:color w:val="000000" w:themeColor="text1"/>
          <w:shd w:val="clear" w:color="auto" w:fill="FFFFFF"/>
        </w:rPr>
        <w:t xml:space="preserve">increased spring </w:t>
      </w:r>
      <w:r w:rsidRPr="00FB2CED">
        <w:rPr>
          <w:color w:val="000000" w:themeColor="text1"/>
          <w:shd w:val="clear" w:color="auto" w:fill="FFFFFF"/>
        </w:rPr>
        <w:t>temperature</w:t>
      </w:r>
      <w:r w:rsidR="00403D50">
        <w:rPr>
          <w:color w:val="000000" w:themeColor="text1"/>
          <w:shd w:val="clear" w:color="auto" w:fill="FFFFFF"/>
        </w:rPr>
        <w:t>s</w:t>
      </w:r>
      <w:r w:rsidRPr="00FB2CED">
        <w:rPr>
          <w:color w:val="000000" w:themeColor="text1"/>
          <w:shd w:val="clear" w:color="auto" w:fill="FFFFFF"/>
        </w:rPr>
        <w:t xml:space="preserve">), physiological (e.g. </w:t>
      </w:r>
      <w:r w:rsidR="00403D50">
        <w:rPr>
          <w:color w:val="000000" w:themeColor="text1"/>
          <w:shd w:val="clear" w:color="auto" w:fill="FFFFFF"/>
        </w:rPr>
        <w:t xml:space="preserve">differential </w:t>
      </w:r>
      <w:r w:rsidR="00403D50" w:rsidRPr="00FB2CED">
        <w:rPr>
          <w:color w:val="000000" w:themeColor="text1"/>
          <w:shd w:val="clear" w:color="auto" w:fill="FFFFFF"/>
        </w:rPr>
        <w:t xml:space="preserve">sensitivity </w:t>
      </w:r>
      <w:r w:rsidR="00403D50">
        <w:rPr>
          <w:color w:val="000000" w:themeColor="text1"/>
          <w:shd w:val="clear" w:color="auto" w:fill="FFFFFF"/>
        </w:rPr>
        <w:t xml:space="preserve">to spring </w:t>
      </w:r>
      <w:r w:rsidRPr="00FB2CED">
        <w:rPr>
          <w:color w:val="000000" w:themeColor="text1"/>
          <w:shd w:val="clear" w:color="auto" w:fill="FFFFFF"/>
        </w:rPr>
        <w:t>temperature</w:t>
      </w:r>
      <w:r w:rsidR="00403D50">
        <w:rPr>
          <w:color w:val="000000" w:themeColor="text1"/>
          <w:shd w:val="clear" w:color="auto" w:fill="FFFFFF"/>
        </w:rPr>
        <w:t>s</w:t>
      </w:r>
      <w:r w:rsidRPr="00FB2CED">
        <w:rPr>
          <w:color w:val="000000" w:themeColor="text1"/>
          <w:shd w:val="clear" w:color="auto" w:fill="FFFFFF"/>
        </w:rPr>
        <w:t>)</w:t>
      </w:r>
      <w:r w:rsidR="007A7BBB">
        <w:rPr>
          <w:color w:val="000000" w:themeColor="text1"/>
          <w:shd w:val="clear" w:color="auto" w:fill="FFFFFF"/>
        </w:rPr>
        <w:t>,</w:t>
      </w:r>
      <w:r w:rsidRPr="00FB2CED">
        <w:rPr>
          <w:color w:val="000000" w:themeColor="text1"/>
          <w:shd w:val="clear" w:color="auto" w:fill="FFFFFF"/>
        </w:rPr>
        <w:t xml:space="preserve"> or evolutionary (e.g. selection</w:t>
      </w:r>
      <w:r w:rsidR="00403D50">
        <w:rPr>
          <w:color w:val="000000" w:themeColor="text1"/>
          <w:shd w:val="clear" w:color="auto" w:fill="FFFFFF"/>
        </w:rPr>
        <w:t xml:space="preserve"> for different reaction norms to spring temperature</w:t>
      </w:r>
      <w:r w:rsidRPr="00FB2CED">
        <w:rPr>
          <w:color w:val="000000" w:themeColor="text1"/>
          <w:shd w:val="clear" w:color="auto" w:fill="FFFFFF"/>
        </w:rPr>
        <w:t>) process</w:t>
      </w:r>
      <w:r w:rsidR="007A7BBB">
        <w:rPr>
          <w:color w:val="000000" w:themeColor="text1"/>
          <w:shd w:val="clear" w:color="auto" w:fill="FFFFFF"/>
        </w:rPr>
        <w:t>es</w:t>
      </w:r>
      <w:r w:rsidRPr="00FB2CED">
        <w:rPr>
          <w:color w:val="000000" w:themeColor="text1"/>
          <w:shd w:val="clear" w:color="auto" w:fill="FFFFFF"/>
        </w:rPr>
        <w:t xml:space="preserve"> that </w:t>
      </w:r>
      <w:r w:rsidR="007A7BBB">
        <w:rPr>
          <w:color w:val="000000" w:themeColor="text1"/>
          <w:shd w:val="clear" w:color="auto" w:fill="FFFFFF"/>
        </w:rPr>
        <w:t xml:space="preserve">change the timing of life history events </w:t>
      </w:r>
      <w:r w:rsidRPr="00FB2CED">
        <w:rPr>
          <w:color w:val="000000" w:themeColor="text1"/>
          <w:shd w:val="clear" w:color="auto" w:fill="FFFFFF"/>
        </w:rPr>
        <w:t>(</w:t>
      </w:r>
      <w:r>
        <w:rPr>
          <w:color w:val="000000" w:themeColor="text1"/>
          <w:shd w:val="clear" w:color="auto" w:fill="FFFFFF"/>
        </w:rPr>
        <w:t xml:space="preserve">see Figure </w:t>
      </w:r>
      <w:r w:rsidR="00755747">
        <w:rPr>
          <w:color w:val="000000" w:themeColor="text1"/>
          <w:shd w:val="clear" w:color="auto" w:fill="FFFFFF"/>
        </w:rPr>
        <w:t>1</w:t>
      </w:r>
      <w:r w:rsidRPr="00FB2CED">
        <w:rPr>
          <w:color w:val="000000" w:themeColor="text1"/>
          <w:shd w:val="clear" w:color="auto" w:fill="FFFFFF"/>
        </w:rPr>
        <w:t>)</w:t>
      </w:r>
      <w:r w:rsidR="00403D50">
        <w:rPr>
          <w:color w:val="000000" w:themeColor="text1"/>
          <w:shd w:val="clear" w:color="auto" w:fill="FFFFFF"/>
        </w:rPr>
        <w:t>.</w:t>
      </w:r>
    </w:p>
    <w:p w14:paraId="52228D20" w14:textId="77777777" w:rsidR="00661979" w:rsidRDefault="00132763" w:rsidP="00B06F9A">
      <w:pPr>
        <w:pStyle w:val="Normal1"/>
        <w:spacing w:before="100" w:beforeAutospacing="1" w:after="100" w:afterAutospacing="1" w:line="480" w:lineRule="auto"/>
        <w:rPr>
          <w:color w:val="000000" w:themeColor="text1"/>
        </w:rPr>
      </w:pPr>
      <w:r w:rsidRPr="00FB2CED">
        <w:rPr>
          <w:b/>
          <w:color w:val="000000" w:themeColor="text1"/>
        </w:rPr>
        <w:lastRenderedPageBreak/>
        <w:t xml:space="preserve">organism response-driven </w:t>
      </w:r>
      <w:r w:rsidR="00CF04B9">
        <w:rPr>
          <w:b/>
          <w:color w:val="000000" w:themeColor="text1"/>
        </w:rPr>
        <w:t>mechanism</w:t>
      </w:r>
      <w:r w:rsidR="00403D50">
        <w:rPr>
          <w:b/>
          <w:color w:val="000000" w:themeColor="text1"/>
        </w:rPr>
        <w:t>s</w:t>
      </w:r>
      <w:r w:rsidR="00757D7F" w:rsidRPr="00757D7F">
        <w:rPr>
          <w:b/>
          <w:color w:val="000000" w:themeColor="text1"/>
        </w:rPr>
        <w:t xml:space="preserve"> </w:t>
      </w:r>
      <w:r w:rsidR="00757D7F">
        <w:rPr>
          <w:b/>
          <w:color w:val="000000" w:themeColor="text1"/>
        </w:rPr>
        <w:t>for patterns of phenological shift</w:t>
      </w:r>
      <w:r w:rsidRPr="00FB2CED">
        <w:rPr>
          <w:color w:val="000000" w:themeColor="text1"/>
        </w:rPr>
        <w:t xml:space="preserve">: </w:t>
      </w:r>
      <w:r w:rsidR="00CF04B9">
        <w:rPr>
          <w:color w:val="000000" w:themeColor="text1"/>
        </w:rPr>
        <w:t>process</w:t>
      </w:r>
      <w:r w:rsidR="00403D50">
        <w:rPr>
          <w:color w:val="000000" w:themeColor="text1"/>
        </w:rPr>
        <w:t>es</w:t>
      </w:r>
      <w:r w:rsidR="00CF04B9">
        <w:rPr>
          <w:color w:val="000000" w:themeColor="text1"/>
        </w:rPr>
        <w:t xml:space="preserve"> resulting in differential phenological shifts caused by systematic differences</w:t>
      </w:r>
      <w:r w:rsidR="00CF04B9" w:rsidRPr="00FB2CED">
        <w:rPr>
          <w:color w:val="000000" w:themeColor="text1"/>
        </w:rPr>
        <w:t xml:space="preserve"> in </w:t>
      </w:r>
      <w:r w:rsidR="00CF04B9">
        <w:rPr>
          <w:color w:val="000000" w:themeColor="text1"/>
        </w:rPr>
        <w:t>the environment-phenology relationship (EPR) of different organisms</w:t>
      </w:r>
      <w:r w:rsidR="00755747">
        <w:rPr>
          <w:color w:val="000000" w:themeColor="text1"/>
        </w:rPr>
        <w:t xml:space="preserve"> (see Figures 1 and 2)</w:t>
      </w:r>
      <w:r w:rsidR="00CF04B9">
        <w:rPr>
          <w:color w:val="000000" w:themeColor="text1"/>
        </w:rPr>
        <w:t>.</w:t>
      </w:r>
    </w:p>
    <w:p w14:paraId="128CD660" w14:textId="77777777" w:rsidR="001603F9" w:rsidRDefault="001603F9" w:rsidP="00B06F9A">
      <w:pPr>
        <w:pStyle w:val="Normal1"/>
        <w:spacing w:before="100" w:beforeAutospacing="1" w:after="100" w:afterAutospacing="1" w:line="480" w:lineRule="auto"/>
        <w:rPr>
          <w:color w:val="000000" w:themeColor="text1"/>
        </w:rPr>
      </w:pPr>
      <w:r w:rsidRPr="00FB2CED">
        <w:rPr>
          <w:b/>
          <w:bCs/>
          <w:color w:val="000000" w:themeColor="text1"/>
        </w:rPr>
        <w:t>pattern</w:t>
      </w:r>
      <w:r w:rsidR="00F22994">
        <w:rPr>
          <w:b/>
          <w:bCs/>
          <w:color w:val="000000" w:themeColor="text1"/>
        </w:rPr>
        <w:t>s</w:t>
      </w:r>
      <w:r w:rsidRPr="00FB2CED">
        <w:rPr>
          <w:b/>
          <w:bCs/>
          <w:color w:val="000000" w:themeColor="text1"/>
        </w:rPr>
        <w:t xml:space="preserve"> of phenological shift:</w:t>
      </w:r>
      <w:r w:rsidRPr="00FB2CED">
        <w:rPr>
          <w:color w:val="000000" w:themeColor="text1"/>
        </w:rPr>
        <w:t xml:space="preserve"> differences in the phenological shifts of one group of organisms relative to another (e.g. comparisons between high latitude vs low latitude organisms)</w:t>
      </w:r>
      <w:r w:rsidR="00F22994">
        <w:rPr>
          <w:color w:val="000000" w:themeColor="text1"/>
        </w:rPr>
        <w:t xml:space="preserve"> </w:t>
      </w:r>
    </w:p>
    <w:p w14:paraId="4008DADF" w14:textId="77777777" w:rsidR="00661979" w:rsidRDefault="00132763" w:rsidP="00B06F9A">
      <w:pPr>
        <w:pStyle w:val="Normal1"/>
        <w:spacing w:before="100" w:beforeAutospacing="1" w:after="100" w:afterAutospacing="1" w:line="480" w:lineRule="auto"/>
        <w:rPr>
          <w:color w:val="000000" w:themeColor="text1"/>
        </w:rPr>
      </w:pPr>
      <w:r w:rsidRPr="00FB2CED">
        <w:rPr>
          <w:b/>
          <w:bCs/>
          <w:color w:val="000000" w:themeColor="text1"/>
        </w:rPr>
        <w:t>phenological mis-match</w:t>
      </w:r>
      <w:r w:rsidRPr="00FB2CED">
        <w:rPr>
          <w:color w:val="000000" w:themeColor="text1"/>
        </w:rPr>
        <w:t>: differences in the timing of life history events relative to other species, resources or habitat conditions</w:t>
      </w:r>
    </w:p>
    <w:p w14:paraId="2EC1671E" w14:textId="77777777" w:rsidR="00661979" w:rsidRDefault="00132763" w:rsidP="00B06F9A">
      <w:pPr>
        <w:pStyle w:val="Normal1"/>
        <w:spacing w:before="100" w:beforeAutospacing="1" w:after="100" w:afterAutospacing="1" w:line="480" w:lineRule="auto"/>
        <w:rPr>
          <w:color w:val="000000" w:themeColor="text1"/>
        </w:rPr>
      </w:pPr>
      <w:r w:rsidRPr="00FB2CED">
        <w:rPr>
          <w:b/>
          <w:bCs/>
          <w:color w:val="000000" w:themeColor="text1"/>
        </w:rPr>
        <w:t>phenological shift:</w:t>
      </w:r>
      <w:r w:rsidRPr="00FB2CED">
        <w:rPr>
          <w:color w:val="000000" w:themeColor="text1"/>
        </w:rPr>
        <w:t xml:space="preserve"> changes in the timing of life history events relative to calendar dates</w:t>
      </w:r>
    </w:p>
    <w:p w14:paraId="4C9DB606" w14:textId="77777777" w:rsidR="00661979" w:rsidRDefault="00132763" w:rsidP="00B06F9A">
      <w:pPr>
        <w:pStyle w:val="Normal1"/>
        <w:spacing w:before="100" w:beforeAutospacing="1" w:after="100" w:afterAutospacing="1" w:line="480" w:lineRule="auto"/>
        <w:rPr>
          <w:color w:val="000000" w:themeColor="text1"/>
        </w:rPr>
      </w:pPr>
      <w:r w:rsidRPr="00FB2CED">
        <w:rPr>
          <w:b/>
          <w:bCs/>
          <w:color w:val="000000" w:themeColor="text1"/>
        </w:rPr>
        <w:t>sensitivity</w:t>
      </w:r>
      <w:r w:rsidRPr="00FB2CED">
        <w:rPr>
          <w:color w:val="000000" w:themeColor="text1"/>
        </w:rPr>
        <w:t xml:space="preserve">: the physiologically determined relationship between environmental conditions and an organism’s phenological response </w:t>
      </w:r>
    </w:p>
    <w:p w14:paraId="595CF2FF" w14:textId="77777777" w:rsidR="00661979" w:rsidRDefault="00132763" w:rsidP="00B06F9A">
      <w:pPr>
        <w:pStyle w:val="Normal1"/>
        <w:spacing w:before="100" w:beforeAutospacing="1" w:after="100" w:afterAutospacing="1" w:line="480" w:lineRule="auto"/>
        <w:rPr>
          <w:color w:val="000000" w:themeColor="text1"/>
        </w:rPr>
      </w:pPr>
      <w:r w:rsidRPr="00FB2CED">
        <w:rPr>
          <w:b/>
          <w:bCs/>
          <w:color w:val="000000" w:themeColor="text1"/>
        </w:rPr>
        <w:t>strategy</w:t>
      </w:r>
      <w:r w:rsidRPr="00FB2CED">
        <w:rPr>
          <w:color w:val="000000" w:themeColor="text1"/>
        </w:rPr>
        <w:t>: the evolutionarily determined relationship between environmental conditions and an organism’s phenological response</w:t>
      </w:r>
      <w:r>
        <w:rPr>
          <w:color w:val="000000" w:themeColor="text1"/>
        </w:rPr>
        <w:br w:type="page"/>
      </w:r>
    </w:p>
    <w:p w14:paraId="5DE31347" w14:textId="77777777" w:rsidR="00661979" w:rsidRPr="00B06F9A" w:rsidRDefault="00FD65FC" w:rsidP="00B06F9A">
      <w:pPr>
        <w:pStyle w:val="Normal1"/>
        <w:spacing w:before="100" w:beforeAutospacing="1" w:after="100" w:afterAutospacing="1" w:line="480" w:lineRule="auto"/>
        <w:rPr>
          <w:b/>
          <w:bCs/>
          <w:color w:val="000000" w:themeColor="text1"/>
        </w:rPr>
      </w:pPr>
      <w:r w:rsidRPr="00B06F9A">
        <w:rPr>
          <w:b/>
          <w:bCs/>
          <w:color w:val="000000" w:themeColor="text1"/>
        </w:rPr>
        <w:lastRenderedPageBreak/>
        <w:t xml:space="preserve">BOX </w:t>
      </w:r>
      <w:r w:rsidR="00075EC7">
        <w:rPr>
          <w:b/>
          <w:bCs/>
          <w:color w:val="000000" w:themeColor="text1"/>
        </w:rPr>
        <w:t>2.</w:t>
      </w:r>
      <w:r w:rsidRPr="00B06F9A">
        <w:rPr>
          <w:b/>
          <w:bCs/>
          <w:color w:val="000000" w:themeColor="text1"/>
        </w:rPr>
        <w:t xml:space="preserve"> Exploring the role of temperature in regulating phenology</w:t>
      </w:r>
    </w:p>
    <w:p w14:paraId="6B67612F" w14:textId="77777777" w:rsidR="00661979" w:rsidRDefault="00114E3D" w:rsidP="00B06F9A">
      <w:pPr>
        <w:pStyle w:val="Normal1"/>
        <w:spacing w:before="100" w:beforeAutospacing="1" w:after="100" w:afterAutospacing="1" w:line="480" w:lineRule="auto"/>
        <w:rPr>
          <w:color w:val="000000" w:themeColor="text1"/>
        </w:rPr>
      </w:pPr>
      <w:r w:rsidRPr="00FB2CED">
        <w:rPr>
          <w:color w:val="000000" w:themeColor="text1"/>
        </w:rPr>
        <w:t xml:space="preserve">Temperature is a fundamental component of climate change, </w:t>
      </w:r>
      <w:r w:rsidRPr="00973399">
        <w:rPr>
          <w:color w:val="000000" w:themeColor="text1"/>
        </w:rPr>
        <w:t xml:space="preserve">and </w:t>
      </w:r>
      <w:r w:rsidR="00973399" w:rsidRPr="00973399">
        <w:rPr>
          <w:color w:val="000000" w:themeColor="text1"/>
        </w:rPr>
        <w:t xml:space="preserve">mechanisms of </w:t>
      </w:r>
      <w:r w:rsidR="00973399" w:rsidRPr="00633794">
        <w:rPr>
          <w:color w:val="000000" w:themeColor="text1"/>
        </w:rPr>
        <w:t>phe</w:t>
      </w:r>
      <w:r w:rsidR="00973399" w:rsidRPr="00973399">
        <w:rPr>
          <w:color w:val="000000" w:themeColor="text1"/>
        </w:rPr>
        <w:t>nological shift</w:t>
      </w:r>
      <w:r w:rsidR="00973399">
        <w:rPr>
          <w:color w:val="000000" w:themeColor="text1"/>
        </w:rPr>
        <w:t xml:space="preserve"> (see Box 1)</w:t>
      </w:r>
      <w:r w:rsidR="00973399" w:rsidRPr="00973399">
        <w:rPr>
          <w:color w:val="000000" w:themeColor="text1"/>
        </w:rPr>
        <w:t xml:space="preserve"> </w:t>
      </w:r>
      <w:r w:rsidR="00973399">
        <w:rPr>
          <w:color w:val="000000" w:themeColor="text1"/>
        </w:rPr>
        <w:t>often involve temperature change</w:t>
      </w:r>
      <w:r w:rsidRPr="00FB2CED">
        <w:rPr>
          <w:color w:val="000000" w:themeColor="text1"/>
        </w:rPr>
        <w:t>.</w:t>
      </w:r>
      <w:r w:rsidR="00395512">
        <w:rPr>
          <w:color w:val="000000" w:themeColor="text1"/>
        </w:rPr>
        <w:t xml:space="preserve"> </w:t>
      </w:r>
      <w:r w:rsidRPr="00FB2CED">
        <w:rPr>
          <w:color w:val="000000" w:themeColor="text1"/>
        </w:rPr>
        <w:t xml:space="preserve">Here, we </w:t>
      </w:r>
      <w:r w:rsidR="00352968">
        <w:rPr>
          <w:color w:val="000000" w:themeColor="text1"/>
        </w:rPr>
        <w:t>consider the</w:t>
      </w:r>
      <w:r w:rsidRPr="00FB2CED">
        <w:rPr>
          <w:color w:val="000000" w:themeColor="text1"/>
        </w:rPr>
        <w:t xml:space="preserve"> temperature-phenology relationship </w:t>
      </w:r>
      <w:r w:rsidR="00352968">
        <w:rPr>
          <w:color w:val="000000" w:themeColor="text1"/>
        </w:rPr>
        <w:t xml:space="preserve">from </w:t>
      </w:r>
      <w:r w:rsidR="00633794">
        <w:rPr>
          <w:color w:val="000000" w:themeColor="text1"/>
        </w:rPr>
        <w:t>several disciplinary perspectives spanning</w:t>
      </w:r>
      <w:r w:rsidR="00352968">
        <w:rPr>
          <w:color w:val="000000" w:themeColor="text1"/>
        </w:rPr>
        <w:t xml:space="preserve"> </w:t>
      </w:r>
      <w:r w:rsidR="00633794">
        <w:rPr>
          <w:color w:val="000000" w:themeColor="text1"/>
        </w:rPr>
        <w:t xml:space="preserve">evolution to </w:t>
      </w:r>
      <w:r w:rsidR="00352968">
        <w:rPr>
          <w:color w:val="000000" w:themeColor="text1"/>
        </w:rPr>
        <w:t>ecology to physiology</w:t>
      </w:r>
      <w:r w:rsidRPr="00FB2CED">
        <w:rPr>
          <w:color w:val="000000" w:themeColor="text1"/>
        </w:rPr>
        <w:t xml:space="preserve">. </w:t>
      </w:r>
      <w:r w:rsidR="00352968" w:rsidRPr="00FB2CED">
        <w:rPr>
          <w:color w:val="000000" w:themeColor="text1"/>
        </w:rPr>
        <w:t xml:space="preserve">We </w:t>
      </w:r>
      <w:r w:rsidR="00633794">
        <w:rPr>
          <w:color w:val="000000" w:themeColor="text1"/>
        </w:rPr>
        <w:t>draw</w:t>
      </w:r>
      <w:r w:rsidR="00352968" w:rsidRPr="00FB2CED">
        <w:rPr>
          <w:color w:val="000000" w:themeColor="text1"/>
        </w:rPr>
        <w:t xml:space="preserve"> </w:t>
      </w:r>
      <w:r w:rsidR="00352968">
        <w:rPr>
          <w:color w:val="000000" w:themeColor="text1"/>
        </w:rPr>
        <w:t>five</w:t>
      </w:r>
      <w:r w:rsidR="00352968" w:rsidRPr="00FB2CED">
        <w:rPr>
          <w:color w:val="000000" w:themeColor="text1"/>
        </w:rPr>
        <w:t xml:space="preserve"> key lessons</w:t>
      </w:r>
      <w:r w:rsidR="00352968">
        <w:rPr>
          <w:color w:val="000000" w:themeColor="text1"/>
        </w:rPr>
        <w:t xml:space="preserve"> that</w:t>
      </w:r>
      <w:r w:rsidRPr="00FB2CED">
        <w:rPr>
          <w:color w:val="000000" w:themeColor="text1"/>
        </w:rPr>
        <w:t xml:space="preserve"> will contribute to a better understanding of variation in warming-driven phenological shifts across classes of organisms and/or whether this variation operates via common mechanisms</w:t>
      </w:r>
      <w:r w:rsidR="00352968">
        <w:rPr>
          <w:color w:val="000000" w:themeColor="text1"/>
        </w:rPr>
        <w:t>:</w:t>
      </w:r>
      <w:r w:rsidR="00352968" w:rsidRPr="00FB2CED">
        <w:rPr>
          <w:color w:val="000000" w:themeColor="text1"/>
        </w:rPr>
        <w:t xml:space="preserve"> </w:t>
      </w:r>
      <w:r w:rsidRPr="00FB2CED">
        <w:rPr>
          <w:color w:val="000000" w:themeColor="text1"/>
        </w:rPr>
        <w:t>1.) many aspects of temperature can affect phenology; 2.) temperature can affect phenology on multiple timescales;</w:t>
      </w:r>
      <w:r w:rsidR="00395512">
        <w:rPr>
          <w:color w:val="000000" w:themeColor="text1"/>
        </w:rPr>
        <w:t xml:space="preserve"> </w:t>
      </w:r>
      <w:r w:rsidRPr="00FB2CED">
        <w:rPr>
          <w:color w:val="000000" w:themeColor="text1"/>
        </w:rPr>
        <w:t>3.) temperature can affect phenology directly or indirectly via metabolic and non-metabolic pathways</w:t>
      </w:r>
      <w:r w:rsidR="00395512">
        <w:rPr>
          <w:color w:val="000000" w:themeColor="text1"/>
        </w:rPr>
        <w:t xml:space="preserve"> </w:t>
      </w:r>
      <w:r w:rsidRPr="00FB2CED">
        <w:rPr>
          <w:color w:val="000000" w:themeColor="text1"/>
        </w:rPr>
        <w:t xml:space="preserve">4.) phenological responses to temperature may be non-linear and 5.) different disciplines talk about temperature differently. </w:t>
      </w:r>
    </w:p>
    <w:p w14:paraId="78083278" w14:textId="77777777" w:rsidR="00661979" w:rsidRDefault="00114E3D" w:rsidP="00B06F9A">
      <w:pPr>
        <w:pStyle w:val="Normal1"/>
        <w:spacing w:before="100" w:beforeAutospacing="1" w:after="100" w:afterAutospacing="1" w:line="480" w:lineRule="auto"/>
        <w:rPr>
          <w:color w:val="000000" w:themeColor="text1"/>
        </w:rPr>
      </w:pPr>
      <w:r w:rsidRPr="00FB2CED">
        <w:rPr>
          <w:color w:val="000000" w:themeColor="text1"/>
        </w:rPr>
        <w:t xml:space="preserve">1.) </w:t>
      </w:r>
      <w:r w:rsidRPr="00FB2CED">
        <w:rPr>
          <w:i/>
          <w:color w:val="000000" w:themeColor="text1"/>
        </w:rPr>
        <w:t>Many aspects of temperature can affect phenology</w:t>
      </w:r>
      <w:r w:rsidRPr="00FB2CED">
        <w:rPr>
          <w:color w:val="000000" w:themeColor="text1"/>
        </w:rPr>
        <w:t>: Temperature is quantified numerous ways including: mean, variance, range, minimum and maximum, integrated measures (e.g. growing degree days and thaw degree days), as well as measures that describe temperature patterns over daily or seasonal timescales. Each metric may change differently with climate change</w:t>
      </w:r>
      <w:r w:rsidR="00310012">
        <w:rPr>
          <w:color w:val="000000" w:themeColor="text1"/>
        </w:rPr>
        <w:t>:</w:t>
      </w:r>
      <w:r w:rsidRPr="00FB2CED">
        <w:rPr>
          <w:color w:val="000000" w:themeColor="text1"/>
        </w:rPr>
        <w:t xml:space="preserve"> </w:t>
      </w:r>
      <w:r w:rsidR="00310012">
        <w:rPr>
          <w:color w:val="000000" w:themeColor="text1"/>
        </w:rPr>
        <w:t>f</w:t>
      </w:r>
      <w:r w:rsidRPr="00FB2CED">
        <w:rPr>
          <w:color w:val="000000" w:themeColor="text1"/>
        </w:rPr>
        <w:t xml:space="preserve">or example, increases in winter/spring temperatures are greater than those reported for summer/fall </w:t>
      </w:r>
      <w:r w:rsidR="0047750B" w:rsidRPr="00FB2CED">
        <w:rPr>
          <w:color w:val="000000" w:themeColor="text1"/>
        </w:rPr>
        <w:fldChar w:fldCharType="begin">
          <w:fldData xml:space="preserve">PEVuZE5vdGU+PENpdGU+PEF1dGhvcj5FYXN0ZXJsaW5nPC9BdXRob3I+PFllYXI+MTk5NzwvWWVh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==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PEVuZE5vdGU+PENpdGU+PEF1dGhvcj5FYXN0ZXJsaW5nPC9BdXRob3I+PFllYXI+MTk5NzwvWWVh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==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(Easterling</w:t>
      </w:r>
      <w:r w:rsidR="00063E8C" w:rsidRPr="00063E8C">
        <w:rPr>
          <w:i/>
          <w:noProof/>
          <w:color w:val="000000" w:themeColor="text1"/>
        </w:rPr>
        <w:t xml:space="preserve"> et al.</w:t>
      </w:r>
      <w:r w:rsidR="00063E8C">
        <w:rPr>
          <w:noProof/>
          <w:color w:val="000000" w:themeColor="text1"/>
        </w:rPr>
        <w:t xml:space="preserve"> 1997)</w:t>
      </w:r>
      <w:r w:rsidR="0047750B" w:rsidRPr="00FB2CED">
        <w:rPr>
          <w:color w:val="000000" w:themeColor="text1"/>
        </w:rPr>
        <w:fldChar w:fldCharType="end"/>
      </w:r>
      <w:r w:rsidRPr="00FB2CED">
        <w:rPr>
          <w:color w:val="000000" w:themeColor="text1"/>
        </w:rPr>
        <w:t xml:space="preserve">. Importantly, only certain aspects of temperature may influence phenology. One study found that timing of increases in spring temperature relative to </w:t>
      </w:r>
      <w:r w:rsidR="0006633D" w:rsidRPr="00FB2CED">
        <w:rPr>
          <w:color w:val="000000" w:themeColor="text1"/>
        </w:rPr>
        <w:t>Julian</w:t>
      </w:r>
      <w:r w:rsidRPr="00FB2CED">
        <w:rPr>
          <w:color w:val="000000" w:themeColor="text1"/>
        </w:rPr>
        <w:t xml:space="preserve"> date (but not mean temperature) affects lay date </w:t>
      </w:r>
      <w:r w:rsidR="0047750B" w:rsidRPr="00FB2CED">
        <w:rPr>
          <w:color w:val="000000" w:themeColor="text1"/>
        </w:rPr>
        <w:fldChar w:fldCharType="begin">
          <w:fldData xml:space="preserve">PEVuZE5vdGU+PENpdGU+PEF1dGhvcj5TY2hhcGVyPC9BdXRob3I+PFllYXI+MjAxMjwvWWVhcj48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==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PEVuZE5vdGU+PENpdGU+PEF1dGhvcj5TY2hhcGVyPC9BdXRob3I+PFllYXI+MjAxMjwvWWVhcj48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==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(Schaper</w:t>
      </w:r>
      <w:r w:rsidR="00063E8C" w:rsidRPr="00063E8C">
        <w:rPr>
          <w:i/>
          <w:noProof/>
          <w:color w:val="000000" w:themeColor="text1"/>
        </w:rPr>
        <w:t xml:space="preserve"> et al.</w:t>
      </w:r>
      <w:r w:rsidR="00063E8C">
        <w:rPr>
          <w:noProof/>
          <w:color w:val="000000" w:themeColor="text1"/>
        </w:rPr>
        <w:t xml:space="preserve"> 2012)</w:t>
      </w:r>
      <w:r w:rsidR="0047750B" w:rsidRPr="00FB2CED">
        <w:rPr>
          <w:color w:val="000000" w:themeColor="text1"/>
        </w:rPr>
        <w:fldChar w:fldCharType="end"/>
      </w:r>
      <w:r w:rsidRPr="00FB2CED">
        <w:rPr>
          <w:color w:val="000000" w:themeColor="text1"/>
        </w:rPr>
        <w:t xml:space="preserve">. Sometimes multiple facets of temperature are important. A study of lizards showed that the relationship between breeding and temperature across multiple populations were influenced by differences in both temperature mean and variation </w:t>
      </w:r>
      <w:r w:rsidR="0047750B" w:rsidRPr="00FB2CED">
        <w:rPr>
          <w:color w:val="000000" w:themeColor="text1"/>
        </w:rPr>
        <w:fldChar w:fldCharType="begin"/>
      </w:r>
      <w:r w:rsidR="00063E8C">
        <w:rPr>
          <w:color w:val="000000" w:themeColor="text1"/>
        </w:rPr>
        <w:instrText xml:space="preserve"> ADDIN EN.CITE &lt;EndNote&gt;&lt;Cite&gt;&lt;Author&gt;Rutschmann&lt;/Author&gt;&lt;Year&gt;2016&lt;/Year&gt;&lt;RecNum&gt;834&lt;/RecNum&gt;&lt;DisplayText&gt;(Rutschmann&lt;style face="italic"&gt; et al.&lt;/style&gt; 2016)&lt;/DisplayText&gt;&lt;record&gt;&lt;rec-number&gt;834&lt;/rec-number&gt;&lt;foreign-keys&gt;&lt;key app="EN" db-id="tswepwzphrdd5teef5upp92y9wxtxvpzzvrz" timestamp="1460048823"&gt;834&lt;/key&gt;&lt;/foreign-keys&gt;&lt;ref-type name="Journal Article"&gt;17&lt;/ref-type&gt;&lt;contributors&gt;&lt;authors&gt;&lt;author&gt;Rutschmann, Alexis&lt;/author&gt;&lt;author&gt;Miles, Donald B.&lt;/author&gt;&lt;author&gt;Le Galliard, Jean-François&lt;/author&gt;&lt;author&gt;Richard, Murielle&lt;/author&gt;&lt;author&gt;Moulherat, Sylvain&lt;/author&gt;&lt;author&gt;Sinervo, Barry&lt;/author&gt;&lt;author&gt;Clobert, Jean&lt;/author&gt;&lt;/authors&gt;&lt;/contributors&gt;&lt;titles&gt;&lt;title&gt;Climate and habitat interact to shape the thermal reaction norms of breeding phenology across lizard populations&lt;/title&gt;&lt;secondary-title&gt;Journal of Animal Ecology&lt;/secondary-title&gt;&lt;/titles&gt;&lt;periodical&gt;&lt;full-title&gt;Journal of Animal Ecology&lt;/full-title&gt;&lt;abbr-1&gt;J. Anim. Ecol.&lt;/abbr-1&gt;&lt;/periodical&gt;&lt;pages&gt;457-466&lt;/pages&gt;&lt;volume&gt;85&lt;/volume&gt;&lt;number&gt;2&lt;/number&gt;&lt;keywords&gt;&lt;keyword&gt;among-population variation&lt;/keyword&gt;&lt;keyword&gt;anthropogenic disturbance&lt;/keyword&gt;&lt;keyword&gt;common lizard&lt;/keyword&gt;&lt;keyword&gt;parturition date&lt;/keyword&gt;&lt;keyword&gt;phenology&lt;/keyword&gt;&lt;keyword&gt;plasticity&lt;/keyword&gt;&lt;keyword&gt;reaction norm&lt;/keyword&gt;&lt;keyword&gt;thermal sensitivity&lt;/keyword&gt;&lt;/keywords&gt;&lt;dates&gt;&lt;year&gt;2016&lt;/year&gt;&lt;/dates&gt;&lt;isbn&gt;1365-2656&lt;/isbn&gt;&lt;urls&gt;&lt;related-urls&gt;&lt;url&gt;http://dx.doi.org/10.1111/1365-2656.12473&lt;/url&gt;&lt;/related-urls&gt;&lt;/urls&gt;&lt;electronic-resource-num&gt;10.1111/1365-2656.12473&lt;/electronic-resource-num&gt;&lt;/record&gt;&lt;/Cite&gt;&lt;/EndNote&gt;</w:instrText>
      </w:r>
      <w:r w:rsidR="0047750B" w:rsidRPr="00FB2CED">
        <w:rPr>
          <w:color w:val="000000" w:themeColor="text1"/>
        </w:rPr>
        <w:fldChar w:fldCharType="separate"/>
      </w:r>
      <w:r w:rsidR="00063E8C">
        <w:rPr>
          <w:noProof/>
          <w:color w:val="000000" w:themeColor="text1"/>
        </w:rPr>
        <w:t>(Rutschmann</w:t>
      </w:r>
      <w:r w:rsidR="00063E8C" w:rsidRPr="00063E8C">
        <w:rPr>
          <w:i/>
          <w:noProof/>
          <w:color w:val="000000" w:themeColor="text1"/>
        </w:rPr>
        <w:t xml:space="preserve"> et al.</w:t>
      </w:r>
      <w:r w:rsidR="00063E8C">
        <w:rPr>
          <w:noProof/>
          <w:color w:val="000000" w:themeColor="text1"/>
        </w:rPr>
        <w:t xml:space="preserve"> 2016)</w:t>
      </w:r>
      <w:r w:rsidR="0047750B" w:rsidRPr="00FB2CED">
        <w:rPr>
          <w:color w:val="000000" w:themeColor="text1"/>
        </w:rPr>
        <w:fldChar w:fldCharType="end"/>
      </w:r>
      <w:r w:rsidRPr="00FB2CED">
        <w:rPr>
          <w:color w:val="000000" w:themeColor="text1"/>
        </w:rPr>
        <w:t>.</w:t>
      </w:r>
    </w:p>
    <w:p w14:paraId="6D852319" w14:textId="77777777" w:rsidR="00661979" w:rsidRDefault="00114E3D" w:rsidP="00B06F9A">
      <w:pPr>
        <w:pStyle w:val="Normal1"/>
        <w:spacing w:before="100" w:beforeAutospacing="1" w:after="100" w:afterAutospacing="1" w:line="480" w:lineRule="auto"/>
        <w:rPr>
          <w:color w:val="000000" w:themeColor="text1"/>
        </w:rPr>
      </w:pPr>
      <w:r w:rsidRPr="00FB2CED">
        <w:rPr>
          <w:i/>
          <w:iCs/>
          <w:color w:val="000000" w:themeColor="text1"/>
        </w:rPr>
        <w:t xml:space="preserve">2.Temperature affects phenology on multiple time-scales: </w:t>
      </w:r>
      <w:r w:rsidRPr="00FB2CED">
        <w:rPr>
          <w:color w:val="000000" w:themeColor="text1"/>
        </w:rPr>
        <w:t>Temperature</w:t>
      </w:r>
      <w:r w:rsidR="00D52659">
        <w:rPr>
          <w:color w:val="000000" w:themeColor="text1"/>
        </w:rPr>
        <w:t xml:space="preserve"> </w:t>
      </w:r>
      <w:r w:rsidRPr="00FB2CED">
        <w:rPr>
          <w:color w:val="000000" w:themeColor="text1"/>
        </w:rPr>
        <w:t>provid</w:t>
      </w:r>
      <w:r w:rsidR="00310012">
        <w:rPr>
          <w:color w:val="000000" w:themeColor="text1"/>
        </w:rPr>
        <w:t>es</w:t>
      </w:r>
      <w:r w:rsidRPr="00FB2CED">
        <w:rPr>
          <w:color w:val="000000" w:themeColor="text1"/>
        </w:rPr>
        <w:t xml:space="preserve"> information about the present and the future on multiple timescales. A warm day in spring may indicate that it is presently warm, that the next week will be warm, and/or that it is the beginning of a warming </w:t>
      </w:r>
      <w:r w:rsidRPr="00FB2CED">
        <w:rPr>
          <w:color w:val="000000" w:themeColor="text1"/>
        </w:rPr>
        <w:lastRenderedPageBreak/>
        <w:t>trend before summer’s onset.</w:t>
      </w:r>
      <w:r w:rsidR="00DF7FFB">
        <w:rPr>
          <w:color w:val="000000" w:themeColor="text1"/>
        </w:rPr>
        <w:t xml:space="preserve"> Response to information that temperature provides</w:t>
      </w:r>
      <w:r w:rsidR="00DF7FFB" w:rsidRPr="00FB2CED">
        <w:rPr>
          <w:color w:val="000000" w:themeColor="text1"/>
        </w:rPr>
        <w:t xml:space="preserve"> about </w:t>
      </w:r>
      <w:r w:rsidR="00DF7FFB">
        <w:rPr>
          <w:color w:val="000000" w:themeColor="text1"/>
        </w:rPr>
        <w:t>any</w:t>
      </w:r>
      <w:r w:rsidR="00DF7FFB" w:rsidRPr="00FB2CED">
        <w:rPr>
          <w:color w:val="000000" w:themeColor="text1"/>
        </w:rPr>
        <w:t xml:space="preserve"> of these time-scales</w:t>
      </w:r>
      <w:r w:rsidR="00DF7FFB">
        <w:rPr>
          <w:color w:val="000000" w:themeColor="text1"/>
        </w:rPr>
        <w:t xml:space="preserve"> could afford organisms a selective advantage, and as o</w:t>
      </w:r>
      <w:r w:rsidRPr="00FB2CED">
        <w:rPr>
          <w:color w:val="000000" w:themeColor="text1"/>
        </w:rPr>
        <w:t>rganism</w:t>
      </w:r>
      <w:r w:rsidR="00633794">
        <w:rPr>
          <w:color w:val="000000" w:themeColor="text1"/>
        </w:rPr>
        <w:t>al</w:t>
      </w:r>
      <w:r w:rsidRPr="00FB2CED">
        <w:rPr>
          <w:color w:val="000000" w:themeColor="text1"/>
        </w:rPr>
        <w:t xml:space="preserve"> respo</w:t>
      </w:r>
      <w:r w:rsidR="00633794">
        <w:rPr>
          <w:color w:val="000000" w:themeColor="text1"/>
        </w:rPr>
        <w:t>nses</w:t>
      </w:r>
      <w:r w:rsidRPr="00FB2CED">
        <w:rPr>
          <w:color w:val="000000" w:themeColor="text1"/>
        </w:rPr>
        <w:t xml:space="preserve"> to temperature </w:t>
      </w:r>
      <w:r w:rsidR="00633794">
        <w:rPr>
          <w:color w:val="000000" w:themeColor="text1"/>
        </w:rPr>
        <w:t>are shaped by over time by evolutionary processes</w:t>
      </w:r>
      <w:r w:rsidR="00DF7FFB">
        <w:rPr>
          <w:color w:val="000000" w:themeColor="text1"/>
        </w:rPr>
        <w:t xml:space="preserve">. result in the evolution of </w:t>
      </w:r>
      <w:r w:rsidRPr="00FB2CED">
        <w:rPr>
          <w:color w:val="000000" w:themeColor="text1"/>
        </w:rPr>
        <w:t>physiological systems</w:t>
      </w:r>
      <w:r w:rsidR="00DF7FFB">
        <w:rPr>
          <w:color w:val="000000" w:themeColor="text1"/>
        </w:rPr>
        <w:t xml:space="preserve"> that</w:t>
      </w:r>
      <w:r w:rsidRPr="00FB2CED">
        <w:rPr>
          <w:color w:val="000000" w:themeColor="text1"/>
        </w:rPr>
        <w:t xml:space="preserve"> initiate a direct response to present temperatures (temperature as a direct driver) and/or an anticipatory response to prepare for future conditions (temperature as a cue)</w:t>
      </w:r>
      <w:r w:rsidR="00352968">
        <w:rPr>
          <w:color w:val="000000" w:themeColor="text1"/>
        </w:rPr>
        <w:t>.</w:t>
      </w:r>
      <w:r w:rsidRPr="00FB2CED">
        <w:rPr>
          <w:color w:val="000000" w:themeColor="text1"/>
        </w:rPr>
        <w:t xml:space="preserve"> Phenology can be the result of both immediate and longer term physiological processes, and in some cases (e.g. wintering plants), temperature at multiple times in the year will be important for phenology. </w:t>
      </w:r>
    </w:p>
    <w:p w14:paraId="27A05984" w14:textId="77777777" w:rsidR="00661979" w:rsidRDefault="00114E3D" w:rsidP="00B06F9A">
      <w:pPr>
        <w:pStyle w:val="Normal1"/>
        <w:spacing w:before="100" w:beforeAutospacing="1" w:after="100" w:afterAutospacing="1" w:line="480" w:lineRule="auto"/>
        <w:rPr>
          <w:color w:val="000000" w:themeColor="text1"/>
        </w:rPr>
      </w:pPr>
      <w:r w:rsidRPr="00FB2CED">
        <w:rPr>
          <w:i/>
          <w:iCs/>
          <w:color w:val="000000" w:themeColor="text1"/>
        </w:rPr>
        <w:t>3.Temperature could influence phenology directly or indirectly by a diversity of metabolic and non-metabolic pathways:</w:t>
      </w:r>
      <w:r w:rsidR="000F0180">
        <w:rPr>
          <w:i/>
          <w:iCs/>
          <w:color w:val="000000" w:themeColor="text1"/>
        </w:rPr>
        <w:t xml:space="preserve"> </w:t>
      </w:r>
      <w:r w:rsidRPr="00FB2CED">
        <w:rPr>
          <w:color w:val="000000" w:themeColor="text1"/>
        </w:rPr>
        <w:t>For temperature to influence phenology, organisms must perceive it and respond. Temperature may also influence phenology indirectly, for example via closely correlated abiotic (e.g. snowmelt) or biotic (e.g. food)</w:t>
      </w:r>
      <w:r w:rsidR="00310012">
        <w:rPr>
          <w:color w:val="000000" w:themeColor="text1"/>
        </w:rPr>
        <w:t xml:space="preserve"> factors</w:t>
      </w:r>
      <w:r w:rsidRPr="00FB2CED">
        <w:rPr>
          <w:color w:val="000000" w:themeColor="text1"/>
        </w:rPr>
        <w:t xml:space="preserve">; however, indirect responses likely rely on different systems of sensory perception and transduction. </w:t>
      </w:r>
      <w:r w:rsidR="00633794" w:rsidRPr="00633794">
        <w:rPr>
          <w:color w:val="000000" w:themeColor="text1"/>
        </w:rPr>
        <w:t>Overall, identifying whether organisms are responding directly to temperature or only indirectly is an important part of predicting species response to climate change.</w:t>
      </w:r>
      <w:r w:rsidR="00633794">
        <w:rPr>
          <w:color w:val="000000" w:themeColor="text1"/>
        </w:rPr>
        <w:t xml:space="preserve"> </w:t>
      </w:r>
      <w:r w:rsidRPr="00FB2CED">
        <w:rPr>
          <w:color w:val="000000" w:themeColor="text1"/>
        </w:rPr>
        <w:t xml:space="preserve">Below we review </w:t>
      </w:r>
      <w:commentRangeStart w:id="591"/>
      <w:r w:rsidRPr="00FB2CED">
        <w:rPr>
          <w:color w:val="000000" w:themeColor="text1"/>
        </w:rPr>
        <w:t xml:space="preserve">a few example pathways </w:t>
      </w:r>
      <w:commentRangeEnd w:id="591"/>
      <w:r w:rsidRPr="00FB2CED">
        <w:rPr>
          <w:rStyle w:val="CommentReference"/>
          <w:color w:val="000000" w:themeColor="text1"/>
          <w:sz w:val="22"/>
          <w:szCs w:val="22"/>
        </w:rPr>
        <w:commentReference w:id="591"/>
      </w:r>
      <w:r w:rsidRPr="00FB2CED">
        <w:rPr>
          <w:color w:val="000000" w:themeColor="text1"/>
        </w:rPr>
        <w:t>by which temperature could affect phenology</w:t>
      </w:r>
      <w:r w:rsidR="00310012">
        <w:rPr>
          <w:color w:val="000000" w:themeColor="text1"/>
        </w:rPr>
        <w:t>.</w:t>
      </w:r>
    </w:p>
    <w:p w14:paraId="4D96D1ED" w14:textId="77777777" w:rsidR="00661979" w:rsidRDefault="00114E3D" w:rsidP="00B06F9A">
      <w:pPr>
        <w:spacing w:before="100" w:after="100" w:line="480" w:lineRule="auto"/>
        <w:ind w:left="720"/>
        <w:rPr>
          <w:color w:val="000000" w:themeColor="text1"/>
        </w:rPr>
      </w:pPr>
      <w:r w:rsidRPr="00FB2CED">
        <w:rPr>
          <w:i/>
          <w:iCs/>
          <w:color w:val="000000" w:themeColor="text1"/>
        </w:rPr>
        <w:t xml:space="preserve">a.) Metabolic pathways: </w:t>
      </w:r>
      <w:r w:rsidRPr="00FB2CED">
        <w:rPr>
          <w:color w:val="000000" w:themeColor="text1"/>
        </w:rPr>
        <w:t xml:space="preserve">In ectothermic taxa, temperature predicts growth via general rules about metabolic rate and obligate cellular processes </w:t>
      </w:r>
      <w:r w:rsidR="0047750B" w:rsidRPr="00FB2CED">
        <w:rPr>
          <w:color w:val="000000" w:themeColor="text1"/>
        </w:rPr>
        <w:fldChar w:fldCharType="begin"/>
      </w:r>
      <w:r w:rsidR="00063E8C">
        <w:rPr>
          <w:color w:val="000000" w:themeColor="text1"/>
        </w:rPr>
        <w:instrText xml:space="preserve"> ADDIN EN.CITE &lt;EndNote&gt;&lt;Cite&gt;&lt;Author&gt;Gillooly&lt;/Author&gt;&lt;Year&gt;2002&lt;/Year&gt;&lt;RecNum&gt;806&lt;/RecNum&gt;&lt;DisplayText&gt;(Gillooly&lt;style face="italic"&gt; et al.&lt;/style&gt; 2002)&lt;/DisplayText&gt;&lt;record&gt;&lt;rec-number&gt;806&lt;/rec-number&gt;&lt;foreign-keys&gt;&lt;key app="EN" db-id="tswepwzphrdd5teef5upp92y9wxtxvpzzvrz" timestamp="1457372615"&gt;806&lt;/key&gt;&lt;/foreign-keys&gt;&lt;ref-type name="Journal Article"&gt;17&lt;/ref-type&gt;&lt;contributors&gt;&lt;authors&gt;&lt;author&gt;Gillooly, J. F.&lt;/author&gt;&lt;author&gt;Charnov, E. L.&lt;/author&gt;&lt;author&gt;West, G. B.&lt;/author&gt;&lt;author&gt;Savage, V. M.&lt;/author&gt;&lt;author&gt;Brown, J. H.&lt;/author&gt;&lt;/authors&gt;&lt;/contributors&gt;&lt;auth-address&gt;Univ New Mexico, Dept Biol, Albuquerque, NM 87131 USA. Santa Fe Inst, Santa Fe, NM 87501 USA. Los Alamos Natl Lab, Div Theoret, Los Alamos, NM 87545 USA. Washington Univ, Dept Phys, St Louis, MO 63130 USA.&amp;#xD;Gillooly, JF (reprint author), Univ New Mexico, Dept Biol, Albuquerque, NM 87131 USA.&lt;/auth-address&gt;&lt;titles&gt;&lt;title&gt;Effects of size and temperature on developmental time&lt;/title&gt;&lt;secondary-title&gt;Nature&lt;/secondary-title&gt;&lt;/titles&gt;&lt;periodical&gt;&lt;full-title&gt;Nature&lt;/full-title&gt;&lt;abbr-1&gt;Nature&lt;/abbr-1&gt;&lt;/periodical&gt;&lt;pages&gt;70-73&lt;/pages&gt;&lt;volume&gt;417&lt;/volume&gt;&lt;number&gt;6884&lt;/number&gt;&lt;keywords&gt;&lt;keyword&gt;embryonic-development time&lt;/keyword&gt;&lt;keyword&gt;n-p stoichiometry&lt;/keyword&gt;&lt;keyword&gt;incubation-temperature&lt;/keyword&gt;&lt;keyword&gt;life-history&lt;/keyword&gt;&lt;keyword&gt;body-size&lt;/keyword&gt;&lt;keyword&gt;egg size&lt;/keyword&gt;&lt;keyword&gt;zooplankton&lt;/keyword&gt;&lt;keyword&gt;growth&lt;/keyword&gt;&lt;keyword&gt;reproduction&lt;/keyword&gt;&lt;keyword&gt;longevity&lt;/keyword&gt;&lt;keyword&gt;Science &amp;amp; Technology - Other Topics&lt;/keyword&gt;&lt;/keywords&gt;&lt;dates&gt;&lt;year&gt;2002&lt;/year&gt;&lt;pub-dates&gt;&lt;date&gt;May&lt;/date&gt;&lt;/pub-dates&gt;&lt;/dates&gt;&lt;isbn&gt;0028-0836&lt;/isbn&gt;&lt;accession-num&gt;WOS:000175307200039&lt;/accession-num&gt;&lt;work-type&gt;Article&lt;/work-type&gt;&lt;urls&gt;&lt;related-urls&gt;&lt;url&gt;&amp;lt;Go to ISI&amp;gt;://WOS:000175307200039&lt;/url&gt;&lt;/related-urls&gt;&lt;/urls&gt;&lt;electronic-resource-num&gt;10.1038/417070a&lt;/electronic-resource-num&gt;&lt;language&gt;English&lt;/language&gt;&lt;/record&gt;&lt;/Cite&gt;&lt;/EndNote&gt;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(Gillooly</w:t>
      </w:r>
      <w:r w:rsidR="00063E8C" w:rsidRPr="00063E8C">
        <w:rPr>
          <w:i/>
          <w:noProof/>
          <w:color w:val="000000" w:themeColor="text1"/>
        </w:rPr>
        <w:t xml:space="preserve"> et al.</w:t>
      </w:r>
      <w:r w:rsidR="00063E8C">
        <w:rPr>
          <w:noProof/>
          <w:color w:val="000000" w:themeColor="text1"/>
        </w:rPr>
        <w:t xml:space="preserve"> 2002)</w:t>
      </w:r>
      <w:r w:rsidR="0047750B" w:rsidRPr="00FB2CED">
        <w:rPr>
          <w:color w:val="000000" w:themeColor="text1"/>
        </w:rPr>
        <w:fldChar w:fldCharType="end"/>
      </w:r>
      <w:r w:rsidRPr="00FB2CED">
        <w:rPr>
          <w:color w:val="000000" w:themeColor="text1"/>
        </w:rPr>
        <w:t xml:space="preserve">. As a result, temperature influences the timing of developmental stages and resource pulses driven by cycles of birth/death, which are critical phenological events in many systems. In endotherms, where metabolic rate is not necessarily coupled to ambient temperature, this relationship may look different but is still important. For example, metabolic costs imposed by ambient temperature may influence survival and phenology of hibernators by changing the rate that energy reserves are expended </w:t>
      </w:r>
      <w:r w:rsidR="0047750B" w:rsidRPr="00FB2CED">
        <w:rPr>
          <w:color w:val="000000" w:themeColor="text1"/>
        </w:rPr>
        <w:fldChar w:fldCharType="begin">
          <w:fldData xml:space="preserve">PEVuZE5vdGU+PENpdGU+PEF1dGhvcj5DYXJvPC9BdXRob3I+PFllYXI+MjAxMzwvWWVhcj48UmVj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PEVuZE5vdGU+PENpdGU+PEF1dGhvcj5DYXJvPC9BdXRob3I+PFllYXI+MjAxMzwvWWVhcj48UmVj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(Caro</w:t>
      </w:r>
      <w:r w:rsidR="00063E8C" w:rsidRPr="00063E8C">
        <w:rPr>
          <w:i/>
          <w:noProof/>
          <w:color w:val="000000" w:themeColor="text1"/>
        </w:rPr>
        <w:t xml:space="preserve"> et al.</w:t>
      </w:r>
      <w:r w:rsidR="00063E8C">
        <w:rPr>
          <w:noProof/>
          <w:color w:val="000000" w:themeColor="text1"/>
        </w:rPr>
        <w:t xml:space="preserve"> 2013)</w:t>
      </w:r>
      <w:r w:rsidR="0047750B" w:rsidRPr="00FB2CED">
        <w:rPr>
          <w:color w:val="000000" w:themeColor="text1"/>
        </w:rPr>
        <w:fldChar w:fldCharType="end"/>
      </w:r>
      <w:r w:rsidRPr="00FB2CED">
        <w:rPr>
          <w:color w:val="000000" w:themeColor="text1"/>
        </w:rPr>
        <w:t xml:space="preserve"> or the ability of female birds to lay eggs </w:t>
      </w:r>
      <w:r w:rsidR="0047750B" w:rsidRPr="00FB2CED">
        <w:rPr>
          <w:color w:val="000000" w:themeColor="text1"/>
        </w:rPr>
        <w:fldChar w:fldCharType="begin"/>
      </w:r>
      <w:r w:rsidR="00063E8C">
        <w:rPr>
          <w:color w:val="000000" w:themeColor="text1"/>
        </w:rPr>
        <w:instrText xml:space="preserve"> ADDIN EN.CITE &lt;EndNote&gt;&lt;Cite&gt;&lt;Author&gt;Stevenson&lt;/Author&gt;&lt;Year&gt;2000&lt;/Year&gt;&lt;RecNum&gt;844&lt;/RecNum&gt;&lt;DisplayText&gt;(Stevenson &amp;amp; Bryant 2000)&lt;/DisplayText&gt;&lt;record&gt;&lt;rec-number&gt;844&lt;/rec-number&gt;&lt;foreign-keys&gt;&lt;key app="EN" db-id="tswepwzphrdd5teef5upp92y9wxtxvpzzvrz" timestamp="1460658668"&gt;844&lt;/key&gt;&lt;/foreign-keys&gt;&lt;ref-type name="Journal Article"&gt;17&lt;/ref-type&gt;&lt;contributors&gt;&lt;authors&gt;&lt;author&gt;Stevenson, I. R.&lt;/author&gt;&lt;author&gt;Bryant, D. M.&lt;/author&gt;&lt;/authors&gt;&lt;/contributors&gt;&lt;auth-address&gt;Univ Stirling, Inst Biol Sci, Stirling FK9 4LA, Scotland.&amp;#xD;Stevenson, IR (reprint author), Univ Stirling, Inst Biol Sci, Stirling FK9 4LA, Scotland.&lt;/auth-address&gt;&lt;titles&gt;&lt;title&gt;Avian phenology - Climate change and constraints on breeding&lt;/title&gt;&lt;secondary-title&gt;Nature&lt;/secondary-title&gt;&lt;/titles&gt;&lt;periodical&gt;&lt;full-title&gt;Nature&lt;/full-title&gt;&lt;abbr-1&gt;Nature&lt;/abbr-1&gt;&lt;/periodical&gt;&lt;pages&gt;366-367&lt;/pages&gt;&lt;volume&gt;406&lt;/volume&gt;&lt;number&gt;6794&lt;/number&gt;&lt;keywords&gt;&lt;keyword&gt;egg-laying trends&lt;/keyword&gt;&lt;keyword&gt;great tits&lt;/keyword&gt;&lt;keyword&gt;temperature&lt;/keyword&gt;&lt;keyword&gt;Science &amp;amp; Technology - Other Topics&lt;/keyword&gt;&lt;/keywords&gt;&lt;dates&gt;&lt;year&gt;2000&lt;/year&gt;&lt;pub-dates&gt;&lt;date&gt;Jul&lt;/date&gt;&lt;/pub-dates&gt;&lt;/dates&gt;&lt;isbn&gt;0028-0836&lt;/isbn&gt;&lt;accession-num&gt;WOS:000088383800031&lt;/accession-num&gt;&lt;work-type&gt;Article&lt;/work-type&gt;&lt;urls&gt;&lt;related-urls&gt;&lt;url&gt;&amp;lt;Go to ISI&amp;gt;://WOS:000088383800031&lt;/url&gt;&lt;/related-urls&gt;&lt;/urls&gt;&lt;electronic-resource-num&gt;10.1038/35019151&lt;/electronic-resource-num&gt;&lt;language&gt;English&lt;/language&gt;&lt;/record&gt;&lt;/Cite&gt;&lt;/EndNote&gt;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(Stevenson &amp; Bryant 2000)</w:t>
      </w:r>
      <w:r w:rsidR="0047750B" w:rsidRPr="00FB2CED">
        <w:rPr>
          <w:color w:val="000000" w:themeColor="text1"/>
        </w:rPr>
        <w:fldChar w:fldCharType="end"/>
      </w:r>
      <w:r w:rsidRPr="00FB2CED">
        <w:rPr>
          <w:color w:val="000000" w:themeColor="text1"/>
        </w:rPr>
        <w:t xml:space="preserve">. </w:t>
      </w:r>
    </w:p>
    <w:p w14:paraId="2E005B0C" w14:textId="77777777" w:rsidR="00661979" w:rsidRDefault="00114E3D" w:rsidP="00B06F9A">
      <w:pPr>
        <w:spacing w:before="100" w:after="100" w:line="480" w:lineRule="auto"/>
        <w:ind w:left="720"/>
        <w:rPr>
          <w:color w:val="000000" w:themeColor="text1"/>
        </w:rPr>
      </w:pPr>
      <w:r w:rsidRPr="00FB2CED">
        <w:rPr>
          <w:i/>
          <w:iCs/>
          <w:color w:val="000000" w:themeColor="text1"/>
        </w:rPr>
        <w:lastRenderedPageBreak/>
        <w:t>b.) Non-metabolic pathways</w:t>
      </w:r>
      <w:r w:rsidRPr="00FB2CED">
        <w:rPr>
          <w:color w:val="000000" w:themeColor="text1"/>
        </w:rPr>
        <w:t xml:space="preserve">: There are countless non-metabolic pathways by which temperature could influence phenology differing dramatically across and (likely) within taxonomic groups. In birds, temperature sensitive neurons are found in the same regions of the hypothalamus that regulate reproductive development and could </w:t>
      </w:r>
      <w:r w:rsidR="00310012">
        <w:rPr>
          <w:color w:val="000000" w:themeColor="text1"/>
        </w:rPr>
        <w:t xml:space="preserve">timing of </w:t>
      </w:r>
      <w:r w:rsidRPr="00FB2CED">
        <w:rPr>
          <w:color w:val="000000" w:themeColor="text1"/>
        </w:rPr>
        <w:t xml:space="preserve">breeding </w:t>
      </w:r>
      <w:r w:rsidR="0047750B" w:rsidRPr="00FB2CED">
        <w:rPr>
          <w:color w:val="000000" w:themeColor="text1"/>
        </w:rPr>
        <w:fldChar w:fldCharType="begin">
          <w:fldData xml:space="preserve">PEVuZE5vdGU+PENpdGU+PEF1dGhvcj5DYXJvPC9BdXRob3I+PFllYXI+MjAxMzwvWWVhcj48UmVj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PEVuZE5vdGU+PENpdGU+PEF1dGhvcj5DYXJvPC9BdXRob3I+PFllYXI+MjAxMzwvWWVhcj48UmVj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(Caro</w:t>
      </w:r>
      <w:r w:rsidR="00063E8C" w:rsidRPr="00063E8C">
        <w:rPr>
          <w:i/>
          <w:noProof/>
          <w:color w:val="000000" w:themeColor="text1"/>
        </w:rPr>
        <w:t xml:space="preserve"> et al.</w:t>
      </w:r>
      <w:r w:rsidR="00063E8C">
        <w:rPr>
          <w:noProof/>
          <w:color w:val="000000" w:themeColor="text1"/>
        </w:rPr>
        <w:t xml:space="preserve"> 2013)</w:t>
      </w:r>
      <w:r w:rsidR="0047750B" w:rsidRPr="00FB2CED">
        <w:rPr>
          <w:color w:val="000000" w:themeColor="text1"/>
        </w:rPr>
        <w:fldChar w:fldCharType="end"/>
      </w:r>
      <w:r w:rsidRPr="00FB2CED">
        <w:rPr>
          <w:color w:val="000000" w:themeColor="text1"/>
        </w:rPr>
        <w:t>.</w:t>
      </w:r>
      <w:r w:rsidR="00395512">
        <w:rPr>
          <w:color w:val="000000" w:themeColor="text1"/>
        </w:rPr>
        <w:t xml:space="preserve"> </w:t>
      </w:r>
      <w:r w:rsidRPr="00FB2CED">
        <w:rPr>
          <w:color w:val="000000" w:themeColor="text1"/>
        </w:rPr>
        <w:t xml:space="preserve">During vernalization in plants, repressors inhibit gene transcription in photoperiodic dependent pathways responsible for reproductive growth until plants are exposed to sufficient cold </w:t>
      </w:r>
      <w:r w:rsidR="0047750B" w:rsidRPr="00FB2CED">
        <w:rPr>
          <w:color w:val="000000" w:themeColor="text1"/>
        </w:rPr>
        <w:fldChar w:fldCharType="begin"/>
      </w:r>
      <w:r w:rsidR="00063E8C">
        <w:rPr>
          <w:color w:val="000000" w:themeColor="text1"/>
        </w:rPr>
        <w:instrText xml:space="preserve"> ADDIN EN.CITE &lt;EndNote&gt;&lt;Cite&gt;&lt;Author&gt;Andres&lt;/Author&gt;&lt;Year&gt;2012&lt;/Year&gt;&lt;RecNum&gt;848&lt;/RecNum&gt;&lt;DisplayText&gt;(Andres &amp;amp; Coupland 2012)&lt;/DisplayText&gt;&lt;record&gt;&lt;rec-number&gt;848&lt;/rec-number&gt;&lt;foreign-keys&gt;&lt;key app="EN" db-id="tswepwzphrdd5teef5upp92y9wxtxvpzzvrz" timestamp="1460764577"&gt;848&lt;/key&gt;&lt;/foreign-keys&gt;&lt;ref-type name="Journal Article"&gt;17&lt;/ref-type&gt;&lt;contributors&gt;&lt;authors&gt;&lt;author&gt;Andres, F.&lt;/author&gt;&lt;author&gt;Coupland, G.&lt;/author&gt;&lt;/authors&gt;&lt;/contributors&gt;&lt;auth-address&gt;[Andres, Fernando; Coupland, George] Max Planck Inst Plant Breeding Res, D-50829 Cologne, Germany.&amp;#xD;Coupland, G (reprint author), Max Planck Inst Plant Breeding Res, Carl von Linne Weg 10, D-50829 Cologne, Germany.&amp;#xD;coupland@mpiz-koeln.mpg.de&lt;/auth-address&gt;&lt;titles&gt;&lt;title&gt;The genetic basis of flowering responses to seasonal cues&lt;/title&gt;&lt;secondary-title&gt;Nature Reviews Genetics&lt;/secondary-title&gt;&lt;/titles&gt;&lt;periodical&gt;&lt;full-title&gt;Nature Reviews Genetics&lt;/full-title&gt;&lt;/periodical&gt;&lt;pages&gt;627-639&lt;/pages&gt;&lt;volume&gt;13&lt;/volume&gt;&lt;number&gt;9&lt;/number&gt;&lt;keywords&gt;&lt;keyword&gt;clock-controlled gene&lt;/keyword&gt;&lt;keyword&gt;locus-t&lt;/keyword&gt;&lt;keyword&gt;arabidopsis-thaliana&lt;/keyword&gt;&lt;keyword&gt;natural variation&lt;/keyword&gt;&lt;keyword&gt;transcription factors&lt;/keyword&gt;&lt;keyword&gt;floral induction&lt;/keyword&gt;&lt;keyword&gt;circadian clock&lt;/keyword&gt;&lt;keyword&gt;inflorescence&lt;/keyword&gt;&lt;keyword&gt;development&lt;/keyword&gt;&lt;keyword&gt;photoperiodic control&lt;/keyword&gt;&lt;keyword&gt;terminal flower1&lt;/keyword&gt;&lt;keyword&gt;Genetics &amp;amp; Heredity&lt;/keyword&gt;&lt;/keywords&gt;&lt;dates&gt;&lt;year&gt;2012&lt;/year&gt;&lt;pub-dates&gt;&lt;date&gt;Sep&lt;/date&gt;&lt;/pub-dates&gt;&lt;/dates&gt;&lt;isbn&gt;1471-0056&lt;/isbn&gt;&lt;accession-num&gt;WOS:000308064000010&lt;/accession-num&gt;&lt;work-type&gt;Review&lt;/work-type&gt;&lt;urls&gt;&lt;related-urls&gt;&lt;url&gt;&amp;lt;Go to ISI&amp;gt;://WOS:000308064000010&lt;/url&gt;&lt;/related-urls&gt;&lt;/urls&gt;&lt;electronic-resource-num&gt;10.1038/nrg3291&lt;/electronic-resource-num&gt;&lt;language&gt;English&lt;/language&gt;&lt;/record&gt;&lt;/Cite&gt;&lt;/EndNote&gt;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(Andres &amp; Coupland 2012)</w:t>
      </w:r>
      <w:r w:rsidR="0047750B" w:rsidRPr="00FB2CED">
        <w:rPr>
          <w:color w:val="000000" w:themeColor="text1"/>
        </w:rPr>
        <w:fldChar w:fldCharType="end"/>
      </w:r>
      <w:r w:rsidRPr="00FB2CED">
        <w:rPr>
          <w:color w:val="000000" w:themeColor="text1"/>
        </w:rPr>
        <w:t>.</w:t>
      </w:r>
      <w:r w:rsidR="00395512">
        <w:rPr>
          <w:color w:val="000000" w:themeColor="text1"/>
        </w:rPr>
        <w:t xml:space="preserve"> </w:t>
      </w:r>
      <w:r w:rsidRPr="00FB2CED">
        <w:rPr>
          <w:color w:val="000000" w:themeColor="text1"/>
        </w:rPr>
        <w:t xml:space="preserve">When chilling requirements have been met, inhibition is removed and plants can respond to photoperiodic cues and initiate growth. </w:t>
      </w:r>
    </w:p>
    <w:p w14:paraId="5EB1AF0D" w14:textId="77777777" w:rsidR="00633794" w:rsidRDefault="00114E3D" w:rsidP="00B06F9A">
      <w:pPr>
        <w:spacing w:before="100" w:after="100" w:line="480" w:lineRule="auto"/>
        <w:ind w:left="720"/>
        <w:rPr>
          <w:color w:val="000000" w:themeColor="text1"/>
        </w:rPr>
      </w:pPr>
      <w:r w:rsidRPr="00FB2CED">
        <w:rPr>
          <w:i/>
          <w:iCs/>
          <w:color w:val="000000" w:themeColor="text1"/>
        </w:rPr>
        <w:t xml:space="preserve">c.) Indirect pathways: </w:t>
      </w:r>
      <w:r w:rsidRPr="00FB2CED">
        <w:rPr>
          <w:color w:val="000000" w:themeColor="text1"/>
        </w:rPr>
        <w:t xml:space="preserve">Temperature is correlated with other factors that regulate phenology such as snowmelt, soil moisture, and food availability. If organisms respond to these correlated cues, temperature may predict phenological variation without being the cue that causes a physiological response. For example, temperature is predictive of spring phenology in plants; however, snowmelt, which is strongly correlated with temperature, is thought to be the cue to which arctic and alpine plants respond </w:t>
      </w:r>
      <w:r w:rsidR="0047750B" w:rsidRPr="00FB2CED">
        <w:rPr>
          <w:color w:val="000000" w:themeColor="text1"/>
        </w:rPr>
        <w:fldChar w:fldCharType="begin">
          <w:fldData xml:space="preserve">PEVuZE5vdGU+PENpdGU+PEF1dGhvcj5Fcm5ha292aWNoPC9BdXRob3I+PFllYXI+MjAxNDwvWWVh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PEVuZE5vdGU+PENpdGU+PEF1dGhvcj5Fcm5ha292aWNoPC9BdXRob3I+PFllYXI+MjAxNDwvWWVh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(Ernakovich</w:t>
      </w:r>
      <w:r w:rsidR="00063E8C" w:rsidRPr="00063E8C">
        <w:rPr>
          <w:i/>
          <w:noProof/>
          <w:color w:val="000000" w:themeColor="text1"/>
        </w:rPr>
        <w:t xml:space="preserve"> et al.</w:t>
      </w:r>
      <w:r w:rsidR="00063E8C">
        <w:rPr>
          <w:noProof/>
          <w:color w:val="000000" w:themeColor="text1"/>
        </w:rPr>
        <w:t xml:space="preserve"> 2014)</w:t>
      </w:r>
      <w:r w:rsidR="0047750B" w:rsidRPr="00FB2CED">
        <w:rPr>
          <w:color w:val="000000" w:themeColor="text1"/>
        </w:rPr>
        <w:fldChar w:fldCharType="end"/>
      </w:r>
      <w:r w:rsidRPr="00FB2CED">
        <w:rPr>
          <w:color w:val="000000" w:themeColor="text1"/>
        </w:rPr>
        <w:t xml:space="preserve">. Changing snow depth alters the amount of light available for plants, which affects photosynthetic rate and growth </w:t>
      </w:r>
      <w:r w:rsidR="0047750B" w:rsidRPr="00FB2CED">
        <w:rPr>
          <w:color w:val="000000" w:themeColor="text1"/>
        </w:rPr>
        <w:fldChar w:fldCharType="begin"/>
      </w:r>
      <w:r w:rsidRPr="00FB2CED">
        <w:rPr>
          <w:color w:val="000000" w:themeColor="text1"/>
        </w:rPr>
        <w:instrText xml:space="preserve"> ADDIN EN.CITE &lt;EndNote&gt;&lt;Cite&gt;&lt;Author&gt;Richardson&lt;/Author&gt;&lt;Year&gt;1978&lt;/Year&gt;&lt;RecNum&gt;845&lt;/RecNum&gt;&lt;DisplayText&gt;(Richardson 1978)&lt;/DisplayText&gt;&lt;record&gt;&lt;rec-number&gt;845&lt;/rec-number&gt;&lt;foreign-keys&gt;&lt;key app="EN" db-id="tswepwzphrdd5teef5upp92y9wxtxvpzzvrz" timestamp="1460759614"&gt;845&lt;/key&gt;&lt;/foreign-keys&gt;&lt;ref-type name="Book"&gt;6&lt;/ref-type&gt;&lt;contributors&gt;&lt;authors&gt;&lt;author&gt;Richardson, S. G.&lt;/author&gt;&lt;/authors&gt;&lt;secondary-authors&gt;&lt;author&gt;Salisbury, F. B.&lt;/author&gt;&lt;/secondary-authors&gt;&lt;/contributors&gt;&lt;titles&gt;&lt;title&gt;Plant responses to the light penetrating snow&lt;/title&gt;&lt;alt-title&gt;27 refs. CRREL Acc. No: 33000307&amp;#xD;Source note: Ecology. 58(5). United States. P.1152-1158&amp;#xD;Publication type: journal article&amp;#xD;Physical description: p. 1152-1158&amp;#xD;ID: 67771&lt;/alt-title&gt;&lt;/titles&gt;&lt;keywords&gt;&lt;keyword&gt;Temperature effects&lt;/keyword&gt;&lt;keyword&gt;Plant physiology&lt;/keyword&gt;&lt;keyword&gt;Snow optics&lt;/keyword&gt;&lt;keyword&gt;Light transmission&lt;/keyword&gt;&lt;keyword&gt;Snow cover effect&lt;/keyword&gt;&lt;keyword&gt;Photosynthesis&lt;/keyword&gt;&lt;keyword&gt;Light effects&lt;/keyword&gt;&lt;/keywords&gt;&lt;dates&gt;&lt;year&gt;1978&lt;/year&gt;&lt;/dates&gt;&lt;urls&gt;&lt;/urls&gt;&lt;/record&gt;&lt;/Cite&gt;&lt;/EndNote&gt;</w:instrText>
      </w:r>
      <w:r w:rsidR="0047750B" w:rsidRPr="00FB2CED">
        <w:rPr>
          <w:color w:val="000000" w:themeColor="text1"/>
        </w:rPr>
        <w:fldChar w:fldCharType="separate"/>
      </w:r>
      <w:r w:rsidRPr="00FB2CED">
        <w:rPr>
          <w:noProof/>
          <w:color w:val="000000" w:themeColor="text1"/>
        </w:rPr>
        <w:t>(Richardson 1978)</w:t>
      </w:r>
      <w:r w:rsidR="0047750B" w:rsidRPr="00FB2CED">
        <w:rPr>
          <w:color w:val="000000" w:themeColor="text1"/>
        </w:rPr>
        <w:fldChar w:fldCharType="end"/>
      </w:r>
      <w:r w:rsidRPr="00FB2CED">
        <w:rPr>
          <w:color w:val="000000" w:themeColor="text1"/>
        </w:rPr>
        <w:t xml:space="preserve">. </w:t>
      </w:r>
    </w:p>
    <w:p w14:paraId="619581CD" w14:textId="77777777" w:rsidR="00661979" w:rsidRDefault="00114E3D" w:rsidP="00B06F9A">
      <w:pPr>
        <w:spacing w:before="100" w:after="100" w:line="480" w:lineRule="auto"/>
        <w:rPr>
          <w:color w:val="000000" w:themeColor="text1"/>
        </w:rPr>
      </w:pPr>
      <w:r w:rsidRPr="00FB2CED">
        <w:rPr>
          <w:color w:val="000000" w:themeColor="text1"/>
        </w:rPr>
        <w:t xml:space="preserve">4. </w:t>
      </w:r>
      <w:r w:rsidRPr="00FB2CED">
        <w:rPr>
          <w:i/>
          <w:color w:val="000000" w:themeColor="text1"/>
        </w:rPr>
        <w:t>Phenological responses to temperature may vary over time</w:t>
      </w:r>
      <w:r w:rsidRPr="00FB2CED">
        <w:rPr>
          <w:color w:val="000000" w:themeColor="text1"/>
        </w:rPr>
        <w:t>: Responses to temperature via any of these direct or indirect pathways may be variable across time. Factors that influence temperature response include 1.) seasonality in responsivity (e.g. seasonal changes in temperature for diapause maintenance in insects</w:t>
      </w:r>
      <w:r w:rsidR="00395512">
        <w:rPr>
          <w:color w:val="000000" w:themeColor="text1"/>
        </w:rPr>
        <w:t xml:space="preserve"> </w:t>
      </w:r>
      <w:r w:rsidR="0047750B" w:rsidRPr="00FB2CED">
        <w:rPr>
          <w:color w:val="000000" w:themeColor="text1"/>
        </w:rPr>
        <w:fldChar w:fldCharType="begin"/>
      </w:r>
      <w:r w:rsidR="00063E8C">
        <w:rPr>
          <w:color w:val="000000" w:themeColor="text1"/>
        </w:rPr>
        <w:instrText xml:space="preserve"> ADDIN EN.CITE &lt;EndNote&gt;&lt;Cite&gt;&lt;Author&gt;Tauber&lt;/Author&gt;&lt;Year&gt;1976&lt;/Year&gt;&lt;RecNum&gt;849&lt;/RecNum&gt;&lt;DisplayText&gt;(Tauber &amp;amp; Tauber 1976)&lt;/DisplayText&gt;&lt;record&gt;&lt;rec-number&gt;849&lt;/rec-number&gt;&lt;foreign-keys&gt;&lt;key app="EN" db-id="tswepwzphrdd5teef5upp92y9wxtxvpzzvrz" timestamp="1461255980"&gt;849&lt;/key&gt;&lt;/foreign-keys&gt;&lt;ref-type name="Journal Article"&gt;17&lt;/ref-type&gt;&lt;contributors&gt;&lt;authors&gt;&lt;author&gt;Tauber, M. J.&lt;/author&gt;&lt;author&gt;Tauber, C. A.&lt;/author&gt;&lt;/authors&gt;&lt;/contributors&gt;&lt;auth-address&gt;CORNELL UNIV,DEPT ENTOMOL,ITHACA,NY 14853.&lt;/auth-address&gt;&lt;titles&gt;&lt;title&gt;INSECT SEASONALITY - DIAPAUSE MAINTENANCE, TERMINATION, AND POSTDIAPAUSE DEVELOPMENT&lt;/title&gt;&lt;secondary-title&gt;Annual Review of Entomology&lt;/secondary-title&gt;&lt;/titles&gt;&lt;periodical&gt;&lt;full-title&gt;Annual Review of Entomology&lt;/full-title&gt;&lt;/periodical&gt;&lt;pages&gt;81-107&lt;/pages&gt;&lt;volume&gt;21&lt;/volume&gt;&lt;keywords&gt;&lt;keyword&gt;Entomology&lt;/keyword&gt;&lt;/keywords&gt;&lt;dates&gt;&lt;year&gt;1976&lt;/year&gt;&lt;/dates&gt;&lt;isbn&gt;0066-4170&lt;/isbn&gt;&lt;accession-num&gt;WOS:A1976BC15100005&lt;/accession-num&gt;&lt;work-type&gt;Review&lt;/work-type&gt;&lt;urls&gt;&lt;related-urls&gt;&lt;url&gt;&amp;lt;Go to ISI&amp;gt;://WOS:A1976BC15100005&lt;/url&gt;&lt;/related-urls&gt;&lt;/urls&gt;&lt;electronic-resource-num&gt;10.1146/annurev.en.21.010176.000501&lt;/electronic-resource-num&gt;&lt;language&gt;English&lt;/language&gt;&lt;/record&gt;&lt;/Cite&gt;&lt;/EndNote&gt;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(Tauber &amp; Tauber 1976)</w:t>
      </w:r>
      <w:r w:rsidR="0047750B" w:rsidRPr="00FB2CED">
        <w:rPr>
          <w:color w:val="000000" w:themeColor="text1"/>
        </w:rPr>
        <w:fldChar w:fldCharType="end"/>
      </w:r>
      <w:r w:rsidRPr="00FB2CED">
        <w:rPr>
          <w:color w:val="000000" w:themeColor="text1"/>
        </w:rPr>
        <w:t xml:space="preserve"> and </w:t>
      </w:r>
      <w:r w:rsidRPr="00FB2CED">
        <w:rPr>
          <w:noProof/>
          <w:color w:val="000000" w:themeColor="text1"/>
        </w:rPr>
        <w:t xml:space="preserve">lizards </w:t>
      </w:r>
      <w:r w:rsidR="0047750B" w:rsidRPr="00FB2CED">
        <w:rPr>
          <w:color w:val="000000" w:themeColor="text1"/>
        </w:rPr>
        <w:fldChar w:fldCharType="begin">
          <w:fldData xml:space="preserve">PEVuZE5vdGU+PENpdGU+PEF1dGhvcj5UaW5rbGU8L0F1dGhvcj48WWVhcj4xOTY1PC9ZZWFyPjxS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</w:fldData>
        </w:fldChar>
      </w:r>
      <w:r w:rsidR="001E502B">
        <w:rPr>
          <w:color w:val="000000" w:themeColor="text1"/>
        </w:rPr>
        <w:instrText xml:space="preserve"> ADDIN EN.CITE </w:instrText>
      </w:r>
      <w:r w:rsidR="0047750B">
        <w:rPr>
          <w:color w:val="000000" w:themeColor="text1"/>
        </w:rPr>
        <w:fldChar w:fldCharType="begin">
          <w:fldData xml:space="preserve">PEVuZE5vdGU+PENpdGU+PEF1dGhvcj5UaW5rbGU8L0F1dGhvcj48WWVhcj4xOTY1PC9ZZWFyPjxS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</w:fldData>
        </w:fldChar>
      </w:r>
      <w:r w:rsidR="001E502B">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noProof/>
          <w:color w:val="000000" w:themeColor="text1"/>
        </w:rPr>
      </w:r>
      <w:r w:rsidR="0047750B" w:rsidRPr="00FB2CED">
        <w:rPr>
          <w:noProof/>
          <w:color w:val="000000" w:themeColor="text1"/>
        </w:rPr>
        <w:fldChar w:fldCharType="separate"/>
      </w:r>
      <w:r w:rsidR="001E502B">
        <w:rPr>
          <w:noProof/>
          <w:color w:val="000000" w:themeColor="text1"/>
        </w:rPr>
        <w:t>(Tinkle &amp; Irwin 1965; Cuellar &amp; Cuellar 1977)</w:t>
      </w:r>
      <w:r w:rsidR="0047750B" w:rsidRPr="00FB2CED">
        <w:rPr>
          <w:color w:val="000000" w:themeColor="text1"/>
        </w:rPr>
        <w:fldChar w:fldCharType="end"/>
      </w:r>
      <w:r w:rsidRPr="00FB2CED">
        <w:rPr>
          <w:color w:val="000000" w:themeColor="text1"/>
        </w:rPr>
        <w:t>)</w:t>
      </w:r>
      <w:r w:rsidRPr="00FB2CED">
        <w:rPr>
          <w:noProof/>
          <w:color w:val="000000" w:themeColor="text1"/>
        </w:rPr>
        <w:t>,</w:t>
      </w:r>
      <w:r w:rsidRPr="00FB2CED">
        <w:rPr>
          <w:color w:val="000000" w:themeColor="text1"/>
        </w:rPr>
        <w:t xml:space="preserve"> 2.) photoperiodic context</w:t>
      </w:r>
      <w:r w:rsidR="00395512">
        <w:rPr>
          <w:color w:val="000000" w:themeColor="text1"/>
        </w:rPr>
        <w:t xml:space="preserve"> </w:t>
      </w:r>
      <w:r w:rsidRPr="00FB2CED">
        <w:rPr>
          <w:color w:val="000000" w:themeColor="text1"/>
        </w:rPr>
        <w:t xml:space="preserve">( (birds </w:t>
      </w:r>
      <w:r w:rsidR="0047750B" w:rsidRPr="00FB2CED">
        <w:rPr>
          <w:color w:val="000000" w:themeColor="text1"/>
        </w:rPr>
        <w:fldChar w:fldCharType="begin">
          <w:fldData xml:space="preserve">PEVuZE5vdGU+PENpdGU+PEF1dGhvcj5XaW5nZmllbGQ8L0F1dGhvcj48WWVhcj4yMDA4PC9ZZWFy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</w:fldData>
        </w:fldChar>
      </w:r>
      <w:r w:rsidR="00A93DDC">
        <w:rPr>
          <w:color w:val="000000" w:themeColor="text1"/>
        </w:rPr>
        <w:instrText xml:space="preserve"> ADDIN EN.CITE </w:instrText>
      </w:r>
      <w:r w:rsidR="0047750B">
        <w:rPr>
          <w:color w:val="000000" w:themeColor="text1"/>
        </w:rPr>
        <w:fldChar w:fldCharType="begin">
          <w:fldData xml:space="preserve">PEVuZE5vdGU+PENpdGU+PEF1dGhvcj5XaW5nZmllbGQ8L0F1dGhvcj48WWVhcj4yMDA4PC9ZZWFy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</w:fldData>
        </w:fldChar>
      </w:r>
      <w:r w:rsidR="00A93DD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A93DDC">
        <w:rPr>
          <w:noProof/>
          <w:color w:val="000000" w:themeColor="text1"/>
        </w:rPr>
        <w:t>(Wingfield 2008)</w:t>
      </w:r>
      <w:r w:rsidR="0047750B" w:rsidRPr="00FB2CED">
        <w:rPr>
          <w:color w:val="000000" w:themeColor="text1"/>
        </w:rPr>
        <w:fldChar w:fldCharType="end"/>
      </w:r>
      <w:r w:rsidRPr="00FB2CED">
        <w:rPr>
          <w:color w:val="000000" w:themeColor="text1"/>
        </w:rPr>
        <w:t xml:space="preserve"> plants </w:t>
      </w:r>
      <w:r w:rsidR="0047750B" w:rsidRPr="00FB2CED">
        <w:rPr>
          <w:color w:val="000000" w:themeColor="text1"/>
        </w:rPr>
        <w:fldChar w:fldCharType="begin"/>
      </w:r>
      <w:r w:rsidR="00063E8C">
        <w:rPr>
          <w:color w:val="000000" w:themeColor="text1"/>
        </w:rPr>
        <w:instrText xml:space="preserve"> ADDIN EN.CITE &lt;EndNote&gt;&lt;Cite&gt;&lt;Author&gt;Keller&lt;/Author&gt;&lt;Year&gt;2003&lt;/Year&gt;&lt;RecNum&gt;847&lt;/RecNum&gt;&lt;DisplayText&gt;(Keller &amp;amp; Körner 2003)&lt;/DisplayText&gt;&lt;record&gt;&lt;rec-number&gt;847&lt;/rec-number&gt;&lt;foreign-keys&gt;&lt;key app="EN" db-id="tswepwzphrdd5teef5upp92y9wxtxvpzzvrz" timestamp="1460763711"&gt;847&lt;/key&gt;&lt;/foreign-keys&gt;&lt;ref-type name="Journal Article"&gt;17&lt;/ref-type&gt;&lt;contributors&gt;&lt;authors&gt;&lt;author&gt;Keller, Franziska&lt;/author&gt;&lt;author&gt;Körner, Christian&lt;/author&gt;&lt;/authors&gt;&lt;/contributors&gt;&lt;titles&gt;&lt;title&gt;The Role of Photoperiodism in Alpine Plant Development&lt;/title&gt;&lt;secondary-title&gt;Arctic, Antarctic, and Alpine Research&lt;/secondary-title&gt;&lt;/titles&gt;&lt;periodical&gt;&lt;full-title&gt;Arctic, Antarctic, and Alpine Research&lt;/full-title&gt;&lt;/periodical&gt;&lt;pages&gt;361-368&lt;/pages&gt;&lt;volume&gt;35&lt;/volume&gt;&lt;number&gt;3&lt;/number&gt;&lt;dates&gt;&lt;year&gt;2003&lt;/year&gt;&lt;pub-dates&gt;&lt;date&gt;2003/08/01&lt;/date&gt;&lt;/pub-dates&gt;&lt;/dates&gt;&lt;publisher&gt;Institute of Arctic and Alpine Research (INSTAAR), University of Colorado&lt;/publisher&gt;&lt;isbn&gt;1523-0430&lt;/isbn&gt;&lt;urls&gt;&lt;related-urls&gt;&lt;url&gt;http://dx.doi.org/10.1657/1523-0430(2003)035[0361:TROPIA]2.0.CO;2&lt;/url&gt;&lt;/related-urls&gt;&lt;/urls&gt;&lt;electronic-resource-num&gt;10.1657/1523-0430(2003)035[0361:TROPIA]2.0.CO;2&lt;/electronic-resource-num&gt;&lt;access-date&gt;2016/04/15&lt;/access-date&gt;&lt;/record&gt;&lt;/Cite&gt;&lt;/EndNote&gt;</w:instrText>
      </w:r>
      <w:r w:rsidR="0047750B" w:rsidRPr="00FB2CED">
        <w:rPr>
          <w:color w:val="000000" w:themeColor="text1"/>
        </w:rPr>
        <w:fldChar w:fldCharType="separate"/>
      </w:r>
      <w:r w:rsidR="00063E8C">
        <w:rPr>
          <w:noProof/>
          <w:color w:val="000000" w:themeColor="text1"/>
        </w:rPr>
        <w:t>(Keller &amp; Körner 2003)</w:t>
      </w:r>
      <w:r w:rsidR="0047750B" w:rsidRPr="00FB2CED">
        <w:rPr>
          <w:color w:val="000000" w:themeColor="text1"/>
        </w:rPr>
        <w:fldChar w:fldCharType="end"/>
      </w:r>
      <w:r w:rsidRPr="00FB2CED">
        <w:rPr>
          <w:color w:val="000000" w:themeColor="text1"/>
        </w:rPr>
        <w:t xml:space="preserve">, or 3.) social context (birds- </w:t>
      </w:r>
      <w:r w:rsidR="0047750B" w:rsidRPr="00FB2CED">
        <w:rPr>
          <w:color w:val="000000" w:themeColor="text1"/>
        </w:rPr>
        <w:fldChar w:fldCharType="begin"/>
      </w:r>
      <w:r w:rsidR="00063E8C">
        <w:rPr>
          <w:color w:val="000000" w:themeColor="text1"/>
        </w:rPr>
        <w:instrText xml:space="preserve"> ADDIN EN.CITE &lt;EndNote&gt;&lt;Cite&gt;&lt;Author&gt;Wingfield&lt;/Author&gt;&lt;Year&gt;1997&lt;/Year&gt;&lt;RecNum&gt;160&lt;/RecNum&gt;&lt;DisplayText&gt;(Wingfield&lt;style face="italic"&gt; et al.&lt;/style&gt; 1997)&lt;/DisplayText&gt;&lt;record&gt;&lt;rec-number&gt;160&lt;/rec-number&gt;&lt;foreign-keys&gt;&lt;key app="EN" db-id="tswepwzphrdd5teef5upp92y9wxtxvpzzvrz" timestamp="1368224594"&gt;160&lt;/key&gt;&lt;/foreign-keys&gt;&lt;ref-type name="Journal Article"&gt;17&lt;/ref-type&gt;&lt;contributors&gt;&lt;authors&gt;&lt;author&gt;Wingfield, J. C.&lt;/author&gt;&lt;author&gt;Hahn, T. P.&lt;/author&gt;&lt;author&gt;Wada, M.&lt;/author&gt;&lt;author&gt;Schoech, S. J.&lt;/author&gt;&lt;/authors&gt;&lt;/contributors&gt;&lt;auth-address&gt;TOKYO MED &amp;amp; DENT UNIV,DEPT GEN EDUC,ICHIKAWA,CHIBA 272,JAPAN.&amp;#xD;Wingfield, JC (reprint author), UNIV WASHINGTON,DEPT ZOOL,NJ 15,SEATTLE,WA 98195, USA.&lt;/auth-address&gt;&lt;titles&gt;&lt;title&gt;Effects of day length and temperature on gonadal development, body mass, and fat depots in white-crowned sparrows, Zonotrichia leucophrys pugetensis&lt;/title&gt;&lt;secondary-title&gt;General and Comparative Endocrinology&lt;/secondary-title&gt;&lt;alt-title&gt;Gen. Comp. Endocrinol.&lt;/alt-title&gt;&lt;/titles&gt;&lt;periodical&gt;&lt;full-title&gt;General and Comparative Endocrinology&lt;/full-title&gt;&lt;abbr-1&gt;Gen. Comp. Endocrinol.&lt;/abbr-1&gt;&lt;/periodical&gt;&lt;alt-periodical&gt;&lt;full-title&gt;General and Comparative Endocrinology&lt;/full-title&gt;&lt;abbr-1&gt;Gen. Comp. Endocrinol.&lt;/abbr-1&gt;&lt;/alt-periodical&gt;&lt;pages&gt;44-62&lt;/pages&gt;&lt;volume&gt;107&lt;/volume&gt;&lt;number&gt;1&lt;/number&gt;&lt;keywords&gt;&lt;keyword&gt;birds&lt;/keyword&gt;&lt;keyword&gt;responses&lt;/keyword&gt;&lt;keyword&gt;lh&lt;/keyword&gt;&lt;keyword&gt;photorefractoriness&lt;/keyword&gt;&lt;keyword&gt;radioimmunoassay&lt;/keyword&gt;&lt;keyword&gt;predictability&lt;/keyword&gt;&lt;keyword&gt;endocrinology&lt;/keyword&gt;&lt;keyword&gt;hormone&lt;/keyword&gt;&lt;keyword&gt;growth&lt;/keyword&gt;&lt;keyword&gt;cycles&lt;/keyword&gt;&lt;/keywords&gt;&lt;dates&gt;&lt;year&gt;1997&lt;/year&gt;&lt;pub-dates&gt;&lt;date&gt;Jul&lt;/date&gt;&lt;/pub-dates&gt;&lt;/dates&gt;&lt;isbn&gt;0016-6480&lt;/isbn&gt;&lt;accession-num&gt;WOS:A1997XF36300006&lt;/accession-num&gt;&lt;work-type&gt;Article&lt;/work-type&gt;&lt;urls&gt;&lt;related-urls&gt;&lt;url&gt;&amp;lt;Go to ISI&amp;gt;://WOS:A1997XF36300006&lt;/url&gt;&lt;/related-urls&gt;&lt;/urls&gt;&lt;electronic-resource-num&gt;10.1006/gcen.1997.6894&lt;/electronic-resource-num&gt;&lt;language&gt;English&lt;/language&gt;&lt;/record&gt;&lt;/Cite&gt;&lt;/EndNote&gt;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(Wingfield</w:t>
      </w:r>
      <w:r w:rsidR="00063E8C" w:rsidRPr="00063E8C">
        <w:rPr>
          <w:i/>
          <w:noProof/>
          <w:color w:val="000000" w:themeColor="text1"/>
        </w:rPr>
        <w:t xml:space="preserve"> et al.</w:t>
      </w:r>
      <w:r w:rsidR="00063E8C">
        <w:rPr>
          <w:noProof/>
          <w:color w:val="000000" w:themeColor="text1"/>
        </w:rPr>
        <w:t xml:space="preserve"> 1997)</w:t>
      </w:r>
      <w:r w:rsidR="0047750B" w:rsidRPr="00FB2CED">
        <w:rPr>
          <w:color w:val="000000" w:themeColor="text1"/>
        </w:rPr>
        <w:fldChar w:fldCharType="end"/>
      </w:r>
      <w:r w:rsidRPr="00FB2CED">
        <w:rPr>
          <w:color w:val="000000" w:themeColor="text1"/>
        </w:rPr>
        <w:t>. This suggests that temperature-dependent physiological mechanisms can interface with pathways responsive to other season-associated cues.</w:t>
      </w:r>
    </w:p>
    <w:p w14:paraId="3FA18DE2" w14:textId="77777777" w:rsidR="00661979" w:rsidRDefault="00114E3D" w:rsidP="00B06F9A">
      <w:pPr>
        <w:pStyle w:val="Normal1"/>
        <w:spacing w:before="100" w:beforeAutospacing="1" w:after="100" w:afterAutospacing="1" w:line="480" w:lineRule="auto"/>
        <w:rPr>
          <w:color w:val="000000" w:themeColor="text1"/>
        </w:rPr>
      </w:pPr>
      <w:r w:rsidRPr="00FB2CED">
        <w:rPr>
          <w:i/>
          <w:color w:val="000000" w:themeColor="text1"/>
        </w:rPr>
        <w:lastRenderedPageBreak/>
        <w:t>4. Phenological responses to temperature change may be non-linear</w:t>
      </w:r>
      <w:r w:rsidRPr="00FB2CED">
        <w:rPr>
          <w:color w:val="000000" w:themeColor="text1"/>
        </w:rPr>
        <w:t>:</w:t>
      </w:r>
      <w:r w:rsidR="00395512">
        <w:rPr>
          <w:color w:val="000000" w:themeColor="text1"/>
        </w:rPr>
        <w:t xml:space="preserve"> </w:t>
      </w:r>
      <w:r w:rsidRPr="00FB2CED">
        <w:rPr>
          <w:color w:val="000000" w:themeColor="text1"/>
        </w:rPr>
        <w:t>Given that a single phenological event may arise from multiple temperature dependent and independent processes, we should not expect that the relationship between temperature change and phenological shift will be linear.</w:t>
      </w:r>
      <w:r w:rsidR="00395512">
        <w:rPr>
          <w:color w:val="000000" w:themeColor="text1"/>
        </w:rPr>
        <w:t xml:space="preserve"> </w:t>
      </w:r>
      <w:r w:rsidRPr="00FB2CED">
        <w:rPr>
          <w:color w:val="000000" w:themeColor="text1"/>
        </w:rPr>
        <w:t xml:space="preserve">Similarly, we should not expect different phenological events (molt and breeding) to respond similarly to temperature. In some taxa, temperatures perceived during preparation for one phenological event can influence timing of subsequent stages (molt and breeding in birds </w:t>
      </w:r>
      <w:r w:rsidR="0047750B" w:rsidRPr="00FB2CED">
        <w:rPr>
          <w:color w:val="000000" w:themeColor="text1"/>
        </w:rPr>
        <w:fldChar w:fldCharType="begin"/>
      </w:r>
      <w:r w:rsidRPr="00FB2CED">
        <w:rPr>
          <w:color w:val="000000" w:themeColor="text1"/>
        </w:rPr>
        <w:instrText xml:space="preserve"> ADDIN EN.CITE &lt;EndNote&gt;&lt;Cite&gt;&lt;Author&gt;Dawson&lt;/Author&gt;&lt;Year&gt;2005&lt;/Year&gt;&lt;RecNum&gt;165&lt;/RecNum&gt;&lt;DisplayText&gt;(Dawson 2005)&lt;/DisplayText&gt;&lt;record&gt;&lt;rec-number&gt;165&lt;/rec-number&gt;&lt;foreign-keys&gt;&lt;key app="EN" db-id="tswepwzphrdd5teef5upp92y9wxtxvpzzvrz" timestamp="1368225452"&gt;165&lt;/key&gt;&lt;/foreign-keys&gt;&lt;ref-type name="Journal Article"&gt;17&lt;/ref-type&gt;&lt;contributors&gt;&lt;authors&gt;&lt;author&gt;Dawson, A.&lt;/author&gt;&lt;/authors&gt;&lt;/contributors&gt;&lt;auth-address&gt;Ctr Ecol &amp;amp; Hydrol, Huntingdon PE28 2LS, England.&amp;#xD;Dawson, A (reprint author), Ctr Ecol &amp;amp; Hydrol, Huntingdon PE28 2LS, England.&amp;#xD;ASDA@ceh.ac.uk&lt;/auth-address&gt;&lt;titles&gt;&lt;title&gt;The effect of temperature on photoperiodically regulated gonadal maturation, regression and moult in starlings - potential consequences of climate change&lt;/title&gt;&lt;secondary-title&gt;Functional Ecology&lt;/secondary-title&gt;&lt;alt-title&gt;Funct. Ecol.&lt;/alt-title&gt;&lt;/titles&gt;&lt;periodical&gt;&lt;full-title&gt;Functional Ecology&lt;/full-title&gt;&lt;abbr-1&gt;Funct. Ecol.&lt;/abbr-1&gt;&lt;/periodical&gt;&lt;alt-periodical&gt;&lt;full-title&gt;Functional Ecology&lt;/full-title&gt;&lt;abbr-1&gt;Funct. Ecol.&lt;/abbr-1&gt;&lt;/alt-periodical&gt;&lt;pages&gt;995-1000&lt;/pages&gt;&lt;volume&gt;19&lt;/volume&gt;&lt;number&gt;6&lt;/number&gt;&lt;keywords&gt;&lt;keyword&gt;avian breeding seasons&lt;/keyword&gt;&lt;keyword&gt;climate change&lt;/keyword&gt;&lt;keyword&gt;photoperiodism&lt;/keyword&gt;&lt;keyword&gt;temperature&lt;/keyword&gt;&lt;keyword&gt;white-crowned sparrows&lt;/keyword&gt;&lt;keyword&gt;zonotrichia-leucophrys&lt;/keyword&gt;&lt;keyword&gt;european starlings&lt;/keyword&gt;&lt;keyword&gt;body-mass&lt;/keyword&gt;&lt;keyword&gt;sturnus-vulgaris&lt;/keyword&gt;&lt;keyword&gt;feather mass&lt;/keyword&gt;&lt;keyword&gt;tits parus&lt;/keyword&gt;&lt;keyword&gt;day length&lt;/keyword&gt;&lt;keyword&gt;birds&lt;/keyword&gt;&lt;keyword&gt;prolactin&lt;/keyword&gt;&lt;/keywords&gt;&lt;dates&gt;&lt;year&gt;2005&lt;/year&gt;&lt;pub-dates&gt;&lt;date&gt;Dec&lt;/date&gt;&lt;/pub-dates&gt;&lt;/dates&gt;&lt;isbn&gt;0269-8463&lt;/isbn&gt;&lt;accession-num&gt;WOS:000234028500012&lt;/accession-num&gt;&lt;work-type&gt;Article&lt;/work-type&gt;&lt;urls&gt;&lt;related-urls&gt;&lt;url&gt;&amp;lt;Go to ISI&amp;gt;://WOS:000234028500012&lt;/url&gt;&lt;/related-urls&gt;&lt;/urls&gt;&lt;electronic-resource-num&gt;10.1111/j.1365-2435.2005.01061.x&lt;/electronic-resource-num&gt;&lt;language&gt;English&lt;/language&gt;&lt;/record&gt;&lt;/Cite&gt;&lt;/EndNote&gt;</w:instrText>
      </w:r>
      <w:r w:rsidR="0047750B" w:rsidRPr="00FB2CED">
        <w:rPr>
          <w:color w:val="000000" w:themeColor="text1"/>
        </w:rPr>
        <w:fldChar w:fldCharType="separate"/>
      </w:r>
      <w:r w:rsidRPr="00FB2CED">
        <w:rPr>
          <w:noProof/>
          <w:color w:val="000000" w:themeColor="text1"/>
        </w:rPr>
        <w:t>(Dawson 2005)</w:t>
      </w:r>
      <w:r w:rsidR="0047750B" w:rsidRPr="00FB2CED">
        <w:rPr>
          <w:color w:val="000000" w:themeColor="text1"/>
        </w:rPr>
        <w:fldChar w:fldCharType="end"/>
      </w:r>
      <w:r w:rsidRPr="00FB2CED">
        <w:rPr>
          <w:color w:val="000000" w:themeColor="text1"/>
        </w:rPr>
        <w:t xml:space="preserve">. In other cases, multiple phenological events for an organism may be regulated independently. </w:t>
      </w:r>
    </w:p>
    <w:p w14:paraId="33CCECF8" w14:textId="77777777" w:rsidR="00661979" w:rsidRDefault="00114E3D" w:rsidP="00B06F9A">
      <w:pPr>
        <w:pStyle w:val="Normal1"/>
        <w:spacing w:before="100" w:beforeAutospacing="1" w:after="100" w:afterAutospacing="1" w:line="480" w:lineRule="auto"/>
      </w:pPr>
      <w:r w:rsidRPr="00FB2CED">
        <w:rPr>
          <w:i/>
          <w:iCs/>
          <w:color w:val="000000" w:themeColor="text1"/>
        </w:rPr>
        <w:t xml:space="preserve">5. There are disciplinary differences in how scientists talk about temperature: </w:t>
      </w:r>
      <w:r w:rsidR="00633794">
        <w:rPr>
          <w:color w:val="000000" w:themeColor="text1"/>
        </w:rPr>
        <w:t>S</w:t>
      </w:r>
      <w:r w:rsidRPr="00FB2CED">
        <w:rPr>
          <w:color w:val="000000" w:themeColor="text1"/>
        </w:rPr>
        <w:t>cientists</w:t>
      </w:r>
      <w:r w:rsidR="00633794">
        <w:rPr>
          <w:color w:val="000000" w:themeColor="text1"/>
        </w:rPr>
        <w:t xml:space="preserve"> studying climate change</w:t>
      </w:r>
      <w:r w:rsidRPr="00FB2CED">
        <w:rPr>
          <w:color w:val="000000" w:themeColor="text1"/>
        </w:rPr>
        <w:t xml:space="preserve"> should be aware that there are discipline-specific terms that describe temperature in different ways or hold different assumptions about the phenological regulation by temperature.</w:t>
      </w:r>
      <w:r w:rsidR="00395512">
        <w:rPr>
          <w:color w:val="000000" w:themeColor="text1"/>
        </w:rPr>
        <w:t xml:space="preserve"> </w:t>
      </w:r>
      <w:r w:rsidRPr="00FB2CED">
        <w:rPr>
          <w:color w:val="000000" w:themeColor="text1"/>
        </w:rPr>
        <w:t>For example, in the ecological literature, temperature sensitivity is defined as the time that organisms take to reach a phenological stage per degree Celsius (SOURCE?). Often, as measured in field and reported in the literature, ecological temperature sensitivity does not specify whether organisms are responding to temperature itself or to closely correlated cues. Physiologists measure Q10, or the rate at which a process changes with a 10 degree Celsius change in temperature, typically in controlled laboratory conditions where responses to temperature can be isolated. We make this point not to enforce a rigid set of terms, but to urge scientists to understand how the customs of their discipline may affect the questions they ask about the role of temperature in phenological response to climate change.</w:t>
      </w:r>
      <w:r w:rsidR="00132763">
        <w:br w:type="page"/>
      </w:r>
    </w:p>
    <w:p w14:paraId="57ABC613" w14:textId="77777777" w:rsidR="00661979" w:rsidRDefault="00FD65FC" w:rsidP="00B06F9A">
      <w:pPr>
        <w:pStyle w:val="Normal1"/>
        <w:spacing w:before="100" w:beforeAutospacing="1" w:after="100" w:afterAutospacing="1" w:line="480" w:lineRule="auto"/>
        <w:rPr>
          <w:color w:val="000000" w:themeColor="text1"/>
        </w:rPr>
      </w:pPr>
      <w:r w:rsidRPr="00B06F9A">
        <w:rPr>
          <w:b/>
          <w:color w:val="000000" w:themeColor="text1"/>
        </w:rPr>
        <w:lastRenderedPageBreak/>
        <w:t>Figure 1.</w:t>
      </w:r>
      <w:r w:rsidR="00132763">
        <w:rPr>
          <w:color w:val="000000" w:themeColor="text1"/>
        </w:rPr>
        <w:t xml:space="preserve"> </w:t>
      </w:r>
      <w:r w:rsidR="23547922" w:rsidRPr="00FB2CED">
        <w:rPr>
          <w:color w:val="000000" w:themeColor="text1"/>
        </w:rPr>
        <w:t>We delimit t</w:t>
      </w:r>
      <w:r w:rsidR="0233A54D" w:rsidRPr="00FB2CED">
        <w:rPr>
          <w:color w:val="000000" w:themeColor="text1"/>
        </w:rPr>
        <w:t xml:space="preserve">hree </w:t>
      </w:r>
      <w:r w:rsidR="1222286A" w:rsidRPr="00FB2CED">
        <w:rPr>
          <w:color w:val="000000" w:themeColor="text1"/>
        </w:rPr>
        <w:t xml:space="preserve">categories </w:t>
      </w:r>
      <w:r w:rsidR="0233A54D" w:rsidRPr="00FB2CED">
        <w:rPr>
          <w:color w:val="000000" w:themeColor="text1"/>
        </w:rPr>
        <w:t>of mechanism</w:t>
      </w:r>
      <w:r w:rsidR="7FCA4B05" w:rsidRPr="00FB2CED">
        <w:rPr>
          <w:color w:val="000000" w:themeColor="text1"/>
        </w:rPr>
        <w:t>s</w:t>
      </w:r>
      <w:r w:rsidR="1222286A" w:rsidRPr="00FB2CED">
        <w:rPr>
          <w:color w:val="000000" w:themeColor="text1"/>
        </w:rPr>
        <w:t xml:space="preserve"> that influence observed phenology. </w:t>
      </w:r>
      <w:r w:rsidR="33BA34FE" w:rsidRPr="00FB2CED">
        <w:rPr>
          <w:color w:val="000000" w:themeColor="text1"/>
        </w:rPr>
        <w:t xml:space="preserve">First, some variation in observed </w:t>
      </w:r>
      <w:r w:rsidR="31026B47" w:rsidRPr="00FB2CED">
        <w:rPr>
          <w:color w:val="000000" w:themeColor="text1"/>
        </w:rPr>
        <w:t xml:space="preserve">phenology </w:t>
      </w:r>
      <w:r w:rsidR="33BA34FE" w:rsidRPr="00FB2CED">
        <w:rPr>
          <w:color w:val="000000" w:themeColor="text1"/>
        </w:rPr>
        <w:t>can be explained by</w:t>
      </w:r>
      <w:r w:rsidR="00395512">
        <w:rPr>
          <w:color w:val="000000" w:themeColor="text1"/>
        </w:rPr>
        <w:t xml:space="preserve"> </w:t>
      </w:r>
      <w:r w:rsidR="33BA34FE" w:rsidRPr="00FB2CED">
        <w:rPr>
          <w:color w:val="000000" w:themeColor="text1"/>
        </w:rPr>
        <w:t>variation in</w:t>
      </w:r>
      <w:r w:rsidR="00E660A4" w:rsidRPr="00FB2CED">
        <w:rPr>
          <w:i/>
          <w:iCs/>
          <w:color w:val="000000" w:themeColor="text1"/>
        </w:rPr>
        <w:t xml:space="preserve"> environment-driven mechanisms</w:t>
      </w:r>
      <w:r w:rsidR="33BA34FE" w:rsidRPr="00FB2CED">
        <w:rPr>
          <w:color w:val="000000" w:themeColor="text1"/>
        </w:rPr>
        <w:t xml:space="preserve">, the environmental cues and direct drivers which underlie individual responses. Second, </w:t>
      </w:r>
      <w:r w:rsidR="31026B47" w:rsidRPr="00FB2CED">
        <w:rPr>
          <w:color w:val="000000" w:themeColor="text1"/>
        </w:rPr>
        <w:t xml:space="preserve">at a more proximate level, </w:t>
      </w:r>
      <w:r w:rsidR="2CFAAE7A" w:rsidRPr="00FB2CED">
        <w:rPr>
          <w:color w:val="000000" w:themeColor="text1"/>
        </w:rPr>
        <w:t xml:space="preserve">all </w:t>
      </w:r>
      <w:r w:rsidR="581F9879" w:rsidRPr="00FB2CED">
        <w:rPr>
          <w:color w:val="000000" w:themeColor="text1"/>
        </w:rPr>
        <w:t xml:space="preserve">observed phenology is affected by </w:t>
      </w:r>
      <w:r w:rsidR="000D4C25">
        <w:rPr>
          <w:i/>
          <w:iCs/>
          <w:color w:val="000000" w:themeColor="text1"/>
        </w:rPr>
        <w:t>organism</w:t>
      </w:r>
      <w:r w:rsidR="00E660A4" w:rsidRPr="00FB2CED">
        <w:rPr>
          <w:i/>
          <w:iCs/>
          <w:color w:val="000000" w:themeColor="text1"/>
        </w:rPr>
        <w:t xml:space="preserve"> response-driven mechanisms, </w:t>
      </w:r>
      <w:r w:rsidR="000B56D9" w:rsidRPr="00FB2CED">
        <w:rPr>
          <w:color w:val="000000" w:themeColor="text1"/>
        </w:rPr>
        <w:t>which</w:t>
      </w:r>
      <w:r w:rsidR="3F9B8799" w:rsidRPr="00FB2CED">
        <w:rPr>
          <w:color w:val="000000" w:themeColor="text1"/>
        </w:rPr>
        <w:t xml:space="preserve"> </w:t>
      </w:r>
      <w:r w:rsidR="3EBF7530" w:rsidRPr="00FB2CED">
        <w:rPr>
          <w:color w:val="000000" w:themeColor="text1"/>
        </w:rPr>
        <w:t>include multiple processes operating at the within-organism scale, from perception to adaptive plasticity to biochemical kinetics</w:t>
      </w:r>
      <w:r w:rsidR="1CBBFD7B" w:rsidRPr="00FB2CED">
        <w:rPr>
          <w:color w:val="000000" w:themeColor="text1"/>
        </w:rPr>
        <w:t>.</w:t>
      </w:r>
      <w:r w:rsidR="00395512">
        <w:rPr>
          <w:color w:val="000000" w:themeColor="text1"/>
        </w:rPr>
        <w:t xml:space="preserve"> </w:t>
      </w:r>
      <w:r w:rsidR="2CFAAE7A" w:rsidRPr="00FB2CED">
        <w:rPr>
          <w:color w:val="000000" w:themeColor="text1"/>
        </w:rPr>
        <w:t xml:space="preserve">Finally, </w:t>
      </w:r>
      <w:r w:rsidR="00E660A4" w:rsidRPr="00FB2CED">
        <w:rPr>
          <w:i/>
          <w:iCs/>
          <w:color w:val="000000" w:themeColor="text1"/>
        </w:rPr>
        <w:t xml:space="preserve">evolution-driven </w:t>
      </w:r>
      <w:r w:rsidR="00047D76">
        <w:rPr>
          <w:i/>
          <w:iCs/>
          <w:color w:val="000000" w:themeColor="text1"/>
        </w:rPr>
        <w:t>me</w:t>
      </w:r>
      <w:r w:rsidR="00404599" w:rsidRPr="001603F9">
        <w:rPr>
          <w:i/>
          <w:color w:val="000000" w:themeColor="text1"/>
        </w:rPr>
        <w:t>chanisms</w:t>
      </w:r>
      <w:r w:rsidR="30907D3D" w:rsidRPr="00FB2CED">
        <w:rPr>
          <w:color w:val="000000" w:themeColor="text1"/>
        </w:rPr>
        <w:t xml:space="preserve"> influence </w:t>
      </w:r>
      <w:r w:rsidR="511864C5" w:rsidRPr="00FB2CED">
        <w:rPr>
          <w:color w:val="000000" w:themeColor="text1"/>
        </w:rPr>
        <w:t xml:space="preserve">the evolution of the </w:t>
      </w:r>
      <w:r w:rsidR="6C691BDA" w:rsidRPr="00FB2CED">
        <w:rPr>
          <w:color w:val="000000" w:themeColor="text1"/>
        </w:rPr>
        <w:t xml:space="preserve">reaction norms </w:t>
      </w:r>
      <w:r w:rsidR="09E57F9D" w:rsidRPr="00FB2CED">
        <w:rPr>
          <w:color w:val="000000" w:themeColor="text1"/>
        </w:rPr>
        <w:t xml:space="preserve">themselves </w:t>
      </w:r>
      <w:r w:rsidR="6C691BDA" w:rsidRPr="00FB2CED">
        <w:rPr>
          <w:color w:val="000000" w:themeColor="text1"/>
        </w:rPr>
        <w:t>(i.e., the environment-phenology relationship</w:t>
      </w:r>
      <w:r w:rsidR="09E57F9D" w:rsidRPr="00FB2CED">
        <w:rPr>
          <w:color w:val="000000" w:themeColor="text1"/>
        </w:rPr>
        <w:t>s</w:t>
      </w:r>
      <w:r w:rsidR="7FCA4B05" w:rsidRPr="00FB2CED">
        <w:rPr>
          <w:color w:val="000000" w:themeColor="text1"/>
        </w:rPr>
        <w:t>, or EPR</w:t>
      </w:r>
      <w:r w:rsidR="09E57F9D" w:rsidRPr="00FB2CED">
        <w:rPr>
          <w:color w:val="000000" w:themeColor="text1"/>
        </w:rPr>
        <w:t>s</w:t>
      </w:r>
      <w:r w:rsidR="00AB5577">
        <w:rPr>
          <w:color w:val="000000" w:themeColor="text1"/>
        </w:rPr>
        <w:t>; see Figure 2</w:t>
      </w:r>
      <w:r w:rsidR="7FCA4B05" w:rsidRPr="00FB2CED">
        <w:rPr>
          <w:color w:val="000000" w:themeColor="text1"/>
        </w:rPr>
        <w:t xml:space="preserve">), which </w:t>
      </w:r>
      <w:r w:rsidR="23547922" w:rsidRPr="00FB2CED">
        <w:rPr>
          <w:color w:val="000000" w:themeColor="text1"/>
        </w:rPr>
        <w:t xml:space="preserve">determine how individual organisms will respond to environmental conditions. </w:t>
      </w:r>
    </w:p>
    <w:p w14:paraId="73DABAE3" w14:textId="77777777" w:rsidR="00661979" w:rsidRDefault="00FD65FC" w:rsidP="00B06F9A">
      <w:pPr>
        <w:pStyle w:val="Normal1"/>
        <w:spacing w:before="100" w:beforeAutospacing="1" w:after="100" w:afterAutospacing="1" w:line="480" w:lineRule="auto"/>
      </w:pPr>
      <w:r w:rsidRPr="00B06F9A">
        <w:rPr>
          <w:b/>
          <w:color w:val="000000" w:themeColor="text1"/>
        </w:rPr>
        <w:t>Figure 2.</w:t>
      </w:r>
      <w:r w:rsidR="4B48C89F" w:rsidRPr="00FB2CED">
        <w:rPr>
          <w:color w:val="000000" w:themeColor="text1"/>
        </w:rPr>
        <w:t xml:space="preserve"> Both environment-driven and organism response-driven mechanisms can lead to phenological shifts, separately and in combination. In each panel, </w:t>
      </w:r>
      <w:r w:rsidR="0B6F5374" w:rsidRPr="00FB2CED">
        <w:rPr>
          <w:color w:val="000000" w:themeColor="text1"/>
        </w:rPr>
        <w:t xml:space="preserve">the </w:t>
      </w:r>
      <w:r w:rsidR="4B48C89F" w:rsidRPr="00FB2CED">
        <w:rPr>
          <w:color w:val="000000" w:themeColor="text1"/>
        </w:rPr>
        <w:t xml:space="preserve">environment-phenology relationships (EPR) represent </w:t>
      </w:r>
      <w:r w:rsidR="0B6F5374" w:rsidRPr="00FB2CED">
        <w:rPr>
          <w:color w:val="000000" w:themeColor="text1"/>
        </w:rPr>
        <w:t>how</w:t>
      </w:r>
      <w:r w:rsidR="4B48C89F" w:rsidRPr="00FB2CED">
        <w:rPr>
          <w:color w:val="000000" w:themeColor="text1"/>
        </w:rPr>
        <w:t xml:space="preserve"> environmental conditions (cues and other drivers) a</w:t>
      </w:r>
      <w:r w:rsidR="11C9321B" w:rsidRPr="00FB2CED">
        <w:rPr>
          <w:color w:val="000000" w:themeColor="text1"/>
        </w:rPr>
        <w:t xml:space="preserve">ffect </w:t>
      </w:r>
      <w:r w:rsidR="4B48C89F" w:rsidRPr="00FB2CED">
        <w:rPr>
          <w:color w:val="000000" w:themeColor="text1"/>
        </w:rPr>
        <w:t xml:space="preserve">organism phenology. </w:t>
      </w:r>
      <w:r w:rsidR="11C9321B" w:rsidRPr="00FB2CED">
        <w:rPr>
          <w:color w:val="000000" w:themeColor="text1"/>
        </w:rPr>
        <w:t>The h</w:t>
      </w:r>
      <w:commentRangeStart w:id="592"/>
      <w:r w:rsidR="4B48C89F" w:rsidRPr="00FB2CED">
        <w:rPr>
          <w:color w:val="000000" w:themeColor="text1"/>
        </w:rPr>
        <w:t>istorical</w:t>
      </w:r>
      <w:commentRangeEnd w:id="592"/>
      <w:r w:rsidR="4B48C89F" w:rsidRPr="00FB2CED">
        <w:rPr>
          <w:rStyle w:val="CommentReference"/>
          <w:color w:val="000000" w:themeColor="text1"/>
          <w:sz w:val="22"/>
          <w:szCs w:val="22"/>
        </w:rPr>
        <w:commentReference w:id="592"/>
      </w:r>
      <w:r w:rsidR="4B48C89F" w:rsidRPr="00FB2CED">
        <w:rPr>
          <w:color w:val="000000" w:themeColor="text1"/>
        </w:rPr>
        <w:t xml:space="preserve"> environmental conditions are represented as </w:t>
      </w:r>
      <w:r w:rsidR="4B48C89F" w:rsidRPr="00FB2CED">
        <w:rPr>
          <w:i/>
          <w:iCs/>
          <w:color w:val="000000" w:themeColor="text1"/>
        </w:rPr>
        <w:t>e</w:t>
      </w:r>
      <w:r w:rsidR="4B48C89F" w:rsidRPr="00FB2CED">
        <w:rPr>
          <w:i/>
          <w:iCs/>
          <w:color w:val="000000" w:themeColor="text1"/>
          <w:vertAlign w:val="subscript"/>
        </w:rPr>
        <w:t>0</w:t>
      </w:r>
      <w:r w:rsidR="4B48C89F" w:rsidRPr="00FB2CED">
        <w:rPr>
          <w:color w:val="000000" w:themeColor="text1"/>
        </w:rPr>
        <w:t xml:space="preserve">, and the historical phenological timing is represented by </w:t>
      </w:r>
      <w:r w:rsidR="4B48C89F" w:rsidRPr="00FB2CED">
        <w:rPr>
          <w:i/>
          <w:iCs/>
          <w:color w:val="000000" w:themeColor="text1"/>
        </w:rPr>
        <w:t>t</w:t>
      </w:r>
      <w:r w:rsidR="4B48C89F" w:rsidRPr="00FB2CED">
        <w:rPr>
          <w:i/>
          <w:iCs/>
          <w:color w:val="000000" w:themeColor="text1"/>
          <w:vertAlign w:val="subscript"/>
        </w:rPr>
        <w:t>0</w:t>
      </w:r>
      <w:r w:rsidR="4B48C89F" w:rsidRPr="00FB2CED">
        <w:rPr>
          <w:color w:val="000000" w:themeColor="text1"/>
        </w:rPr>
        <w:t xml:space="preserve">. </w:t>
      </w:r>
      <w:r w:rsidR="00E660A4" w:rsidRPr="00FB2CED">
        <w:rPr>
          <w:b/>
          <w:bCs/>
          <w:color w:val="000000" w:themeColor="text1"/>
        </w:rPr>
        <w:t>a)</w:t>
      </w:r>
      <w:r w:rsidR="4B48C89F" w:rsidRPr="00FB2CED">
        <w:rPr>
          <w:color w:val="000000" w:themeColor="text1"/>
        </w:rPr>
        <w:t xml:space="preserve"> In the </w:t>
      </w:r>
      <w:r w:rsidR="00982E8B" w:rsidRPr="00982E8B">
        <w:rPr>
          <w:i/>
          <w:color w:val="000000" w:themeColor="text1"/>
        </w:rPr>
        <w:t>environment-driven mechanism</w:t>
      </w:r>
      <w:r w:rsidR="4B48C89F" w:rsidRPr="00FB2CED">
        <w:rPr>
          <w:color w:val="000000" w:themeColor="text1"/>
        </w:rPr>
        <w:t xml:space="preserve">, differences in the environmental </w:t>
      </w:r>
      <w:r w:rsidR="588EA10A" w:rsidRPr="00FB2CED">
        <w:rPr>
          <w:color w:val="000000" w:themeColor="text1"/>
        </w:rPr>
        <w:t>c</w:t>
      </w:r>
      <w:r w:rsidR="4B48C89F" w:rsidRPr="00FB2CED">
        <w:rPr>
          <w:color w:val="000000" w:themeColor="text1"/>
        </w:rPr>
        <w:t xml:space="preserve">hanges </w:t>
      </w:r>
      <w:r w:rsidR="79BE0819" w:rsidRPr="00FB2CED">
        <w:rPr>
          <w:color w:val="000000" w:themeColor="text1"/>
        </w:rPr>
        <w:t>affect</w:t>
      </w:r>
      <w:r w:rsidR="0F3EC2EC" w:rsidRPr="00FB2CED">
        <w:rPr>
          <w:color w:val="000000" w:themeColor="text1"/>
        </w:rPr>
        <w:t>ing</w:t>
      </w:r>
      <w:commentRangeStart w:id="593"/>
      <w:r w:rsidR="79BE0819" w:rsidRPr="00FB2CED">
        <w:rPr>
          <w:color w:val="000000" w:themeColor="text1"/>
        </w:rPr>
        <w:t xml:space="preserve"> different </w:t>
      </w:r>
      <w:r w:rsidR="4B48C89F" w:rsidRPr="00FB2CED">
        <w:rPr>
          <w:color w:val="000000" w:themeColor="text1"/>
        </w:rPr>
        <w:t>groups</w:t>
      </w:r>
      <w:commentRangeEnd w:id="593"/>
      <w:r w:rsidR="4B48C89F" w:rsidRPr="00FB2CED">
        <w:rPr>
          <w:rStyle w:val="CommentReference"/>
          <w:color w:val="000000" w:themeColor="text1"/>
          <w:sz w:val="22"/>
          <w:szCs w:val="22"/>
        </w:rPr>
        <w:commentReference w:id="593"/>
      </w:r>
      <w:r w:rsidR="4B48C89F" w:rsidRPr="00FB2CED">
        <w:rPr>
          <w:color w:val="000000" w:themeColor="text1"/>
        </w:rPr>
        <w:t xml:space="preserve"> (e.g. high latitude versus low latitude populations or high trophic level versus low trophic level species) result in differen</w:t>
      </w:r>
      <w:r w:rsidR="79BE0819" w:rsidRPr="00FB2CED">
        <w:rPr>
          <w:color w:val="000000" w:themeColor="text1"/>
        </w:rPr>
        <w:t>t</w:t>
      </w:r>
      <w:r w:rsidR="4B48C89F" w:rsidRPr="00FB2CED">
        <w:rPr>
          <w:color w:val="000000" w:themeColor="text1"/>
        </w:rPr>
        <w:t xml:space="preserve"> phenological shifts.</w:t>
      </w:r>
      <w:r w:rsidR="00395512">
        <w:rPr>
          <w:color w:val="000000" w:themeColor="text1"/>
        </w:rPr>
        <w:t xml:space="preserve"> </w:t>
      </w:r>
      <w:r w:rsidR="000B56D9" w:rsidRPr="00FB2CED">
        <w:rPr>
          <w:color w:val="000000" w:themeColor="text1"/>
        </w:rPr>
        <w:t xml:space="preserve">In addition to differences in the magnitude of environmental changes observed in different groups, environment-driven mechanisms could also include differences in the availability of </w:t>
      </w:r>
      <w:r w:rsidR="006B4695" w:rsidRPr="00FB2CED">
        <w:rPr>
          <w:color w:val="000000" w:themeColor="text1"/>
        </w:rPr>
        <w:t>multiple</w:t>
      </w:r>
      <w:r w:rsidR="000B56D9" w:rsidRPr="00FB2CED">
        <w:rPr>
          <w:color w:val="000000" w:themeColor="text1"/>
        </w:rPr>
        <w:t xml:space="preserve"> cues and other drivers used by different groups.</w:t>
      </w:r>
      <w:r w:rsidR="74FEBBAB" w:rsidRPr="00FB2CED">
        <w:rPr>
          <w:color w:val="000000" w:themeColor="text1"/>
        </w:rPr>
        <w:t xml:space="preserve"> </w:t>
      </w:r>
      <w:r w:rsidR="588EA10A" w:rsidRPr="00FB2CED">
        <w:rPr>
          <w:color w:val="000000" w:themeColor="text1"/>
        </w:rPr>
        <w:t>Here, e</w:t>
      </w:r>
      <w:r w:rsidR="4B48C89F" w:rsidRPr="00FB2CED">
        <w:rPr>
          <w:color w:val="000000" w:themeColor="text1"/>
        </w:rPr>
        <w:t xml:space="preserve">nvironmental changes between </w:t>
      </w:r>
      <w:r w:rsidR="4B48C89F" w:rsidRPr="00FB2CED">
        <w:rPr>
          <w:i/>
          <w:iCs/>
          <w:color w:val="000000" w:themeColor="text1"/>
        </w:rPr>
        <w:t>e</w:t>
      </w:r>
      <w:r w:rsidR="4B48C89F" w:rsidRPr="00FB2CED">
        <w:rPr>
          <w:i/>
          <w:iCs/>
          <w:color w:val="000000" w:themeColor="text1"/>
          <w:vertAlign w:val="subscript"/>
        </w:rPr>
        <w:t>0</w:t>
      </w:r>
      <w:r w:rsidR="4B48C89F" w:rsidRPr="00FB2CED">
        <w:rPr>
          <w:color w:val="000000" w:themeColor="text1"/>
        </w:rPr>
        <w:t xml:space="preserve"> and </w:t>
      </w:r>
      <w:r w:rsidR="4B48C89F" w:rsidRPr="00FB2CED">
        <w:rPr>
          <w:i/>
          <w:iCs/>
          <w:color w:val="000000" w:themeColor="text1"/>
        </w:rPr>
        <w:t>e</w:t>
      </w:r>
      <w:r w:rsidR="4B48C89F" w:rsidRPr="00FB2CED">
        <w:rPr>
          <w:i/>
          <w:iCs/>
          <w:color w:val="000000" w:themeColor="text1"/>
          <w:vertAlign w:val="subscript"/>
        </w:rPr>
        <w:t>1</w:t>
      </w:r>
      <w:r w:rsidR="4B48C89F" w:rsidRPr="00FB2CED">
        <w:rPr>
          <w:color w:val="000000" w:themeColor="text1"/>
        </w:rPr>
        <w:t xml:space="preserve"> result in</w:t>
      </w:r>
      <w:r w:rsidR="4AEAE6A8" w:rsidRPr="00FB2CED">
        <w:rPr>
          <w:color w:val="000000" w:themeColor="text1"/>
        </w:rPr>
        <w:t xml:space="preserve"> </w:t>
      </w:r>
      <w:r w:rsidR="4B48C89F" w:rsidRPr="00FB2CED">
        <w:rPr>
          <w:color w:val="000000" w:themeColor="text1"/>
        </w:rPr>
        <w:t xml:space="preserve">a phenological shift between </w:t>
      </w:r>
      <w:r w:rsidR="4B48C89F" w:rsidRPr="00FB2CED">
        <w:rPr>
          <w:i/>
          <w:iCs/>
          <w:color w:val="000000" w:themeColor="text1"/>
        </w:rPr>
        <w:t>t</w:t>
      </w:r>
      <w:r w:rsidR="4B48C89F" w:rsidRPr="00FB2CED">
        <w:rPr>
          <w:i/>
          <w:iCs/>
          <w:color w:val="000000" w:themeColor="text1"/>
          <w:vertAlign w:val="subscript"/>
        </w:rPr>
        <w:t>0</w:t>
      </w:r>
      <w:r w:rsidR="4B48C89F" w:rsidRPr="00FB2CED">
        <w:rPr>
          <w:color w:val="000000" w:themeColor="text1"/>
        </w:rPr>
        <w:t xml:space="preserve"> and </w:t>
      </w:r>
      <w:r w:rsidR="4B48C89F" w:rsidRPr="00FB2CED">
        <w:rPr>
          <w:i/>
          <w:iCs/>
          <w:color w:val="000000" w:themeColor="text1"/>
        </w:rPr>
        <w:t>t</w:t>
      </w:r>
      <w:r w:rsidR="4B48C89F" w:rsidRPr="00FB2CED">
        <w:rPr>
          <w:i/>
          <w:iCs/>
          <w:color w:val="000000" w:themeColor="text1"/>
          <w:vertAlign w:val="subscript"/>
        </w:rPr>
        <w:t>1</w:t>
      </w:r>
      <w:r w:rsidR="4B48C89F" w:rsidRPr="00FB2CED">
        <w:rPr>
          <w:color w:val="000000" w:themeColor="text1"/>
        </w:rPr>
        <w:t xml:space="preserve">, and environmental changes between </w:t>
      </w:r>
      <w:r w:rsidR="4B48C89F" w:rsidRPr="00FB2CED">
        <w:rPr>
          <w:i/>
          <w:iCs/>
          <w:color w:val="000000" w:themeColor="text1"/>
        </w:rPr>
        <w:t>e</w:t>
      </w:r>
      <w:r w:rsidR="4B48C89F" w:rsidRPr="00FB2CED">
        <w:rPr>
          <w:i/>
          <w:iCs/>
          <w:color w:val="000000" w:themeColor="text1"/>
          <w:vertAlign w:val="subscript"/>
        </w:rPr>
        <w:t>0</w:t>
      </w:r>
      <w:r w:rsidR="4B48C89F" w:rsidRPr="00FB2CED">
        <w:rPr>
          <w:i/>
          <w:iCs/>
          <w:color w:val="000000" w:themeColor="text1"/>
        </w:rPr>
        <w:t xml:space="preserve"> and e</w:t>
      </w:r>
      <w:r w:rsidR="4B48C89F" w:rsidRPr="00FB2CED">
        <w:rPr>
          <w:i/>
          <w:iCs/>
          <w:color w:val="000000" w:themeColor="text1"/>
          <w:vertAlign w:val="subscript"/>
        </w:rPr>
        <w:t>2</w:t>
      </w:r>
      <w:r w:rsidR="4B48C89F" w:rsidRPr="00FB2CED">
        <w:rPr>
          <w:i/>
          <w:iCs/>
          <w:color w:val="000000" w:themeColor="text1"/>
        </w:rPr>
        <w:t xml:space="preserve"> </w:t>
      </w:r>
      <w:r w:rsidR="4B48C89F" w:rsidRPr="00FB2CED">
        <w:rPr>
          <w:color w:val="000000" w:themeColor="text1"/>
        </w:rPr>
        <w:t xml:space="preserve">results in a phenological shift between </w:t>
      </w:r>
      <w:r w:rsidR="4B48C89F" w:rsidRPr="00FB2CED">
        <w:rPr>
          <w:i/>
          <w:iCs/>
          <w:color w:val="000000" w:themeColor="text1"/>
        </w:rPr>
        <w:t>t</w:t>
      </w:r>
      <w:r w:rsidR="4B48C89F" w:rsidRPr="00FB2CED">
        <w:rPr>
          <w:i/>
          <w:iCs/>
          <w:color w:val="000000" w:themeColor="text1"/>
          <w:vertAlign w:val="subscript"/>
        </w:rPr>
        <w:t>0</w:t>
      </w:r>
      <w:r w:rsidR="4B48C89F" w:rsidRPr="00FB2CED">
        <w:rPr>
          <w:color w:val="000000" w:themeColor="text1"/>
        </w:rPr>
        <w:t xml:space="preserve"> and </w:t>
      </w:r>
      <w:r w:rsidR="4B48C89F" w:rsidRPr="00FB2CED">
        <w:rPr>
          <w:i/>
          <w:iCs/>
          <w:color w:val="000000" w:themeColor="text1"/>
        </w:rPr>
        <w:t>t</w:t>
      </w:r>
      <w:r w:rsidR="00DB3C08" w:rsidRPr="00FB2CED">
        <w:rPr>
          <w:i/>
          <w:iCs/>
          <w:color w:val="000000" w:themeColor="text1"/>
          <w:vertAlign w:val="subscript"/>
        </w:rPr>
        <w:t>2</w:t>
      </w:r>
      <w:r w:rsidR="6ADA4D77" w:rsidRPr="00FB2CED">
        <w:rPr>
          <w:i/>
          <w:iCs/>
          <w:color w:val="000000" w:themeColor="text1"/>
        </w:rPr>
        <w:t xml:space="preserve">. </w:t>
      </w:r>
      <w:r w:rsidR="00DB3C08" w:rsidRPr="00FB2CED">
        <w:rPr>
          <w:color w:val="000000" w:themeColor="text1"/>
        </w:rPr>
        <w:t>Both groups share the same EPR.</w:t>
      </w:r>
      <w:r w:rsidR="0F3EC2EC" w:rsidRPr="00FB2CED">
        <w:rPr>
          <w:i/>
          <w:iCs/>
          <w:color w:val="000000" w:themeColor="text1"/>
        </w:rPr>
        <w:t xml:space="preserve"> </w:t>
      </w:r>
      <w:r w:rsidR="00DB3C08" w:rsidRPr="00FB2CED">
        <w:rPr>
          <w:color w:val="000000" w:themeColor="text1"/>
        </w:rPr>
        <w:t xml:space="preserve">In this example, larger changes in environmental conditions result in larger phenological shifts. </w:t>
      </w:r>
      <w:r w:rsidR="00E660A4" w:rsidRPr="00FB2CED">
        <w:rPr>
          <w:b/>
          <w:bCs/>
          <w:color w:val="000000" w:themeColor="text1"/>
        </w:rPr>
        <w:t>b)</w:t>
      </w:r>
      <w:r w:rsidR="000D4C25">
        <w:rPr>
          <w:color w:val="000000" w:themeColor="text1"/>
        </w:rPr>
        <w:t xml:space="preserve"> In the </w:t>
      </w:r>
      <w:r w:rsidR="000D4C25" w:rsidRPr="00982E8B">
        <w:rPr>
          <w:i/>
          <w:color w:val="000000" w:themeColor="text1"/>
        </w:rPr>
        <w:t>organism</w:t>
      </w:r>
      <w:r w:rsidR="00DB3C08" w:rsidRPr="00982E8B">
        <w:rPr>
          <w:i/>
          <w:color w:val="000000" w:themeColor="text1"/>
        </w:rPr>
        <w:t xml:space="preserve"> response-driven mechanism</w:t>
      </w:r>
      <w:r w:rsidR="00DB3C08" w:rsidRPr="00FB2CED">
        <w:rPr>
          <w:color w:val="000000" w:themeColor="text1"/>
        </w:rPr>
        <w:t xml:space="preserve">, differences in the EPRs of different groups of organisms results in different phenological shifts. Here, both groups experience the same environmental changes between </w:t>
      </w:r>
      <w:r w:rsidR="001612D3" w:rsidRPr="00FB2CED">
        <w:rPr>
          <w:i/>
          <w:iCs/>
          <w:color w:val="000000" w:themeColor="text1"/>
        </w:rPr>
        <w:t>e</w:t>
      </w:r>
      <w:r w:rsidR="00DB3C08" w:rsidRPr="00FB2CED">
        <w:rPr>
          <w:i/>
          <w:iCs/>
          <w:color w:val="000000" w:themeColor="text1"/>
          <w:vertAlign w:val="subscript"/>
        </w:rPr>
        <w:t>0</w:t>
      </w:r>
      <w:r w:rsidR="00DB3C08" w:rsidRPr="00FB2CED">
        <w:rPr>
          <w:color w:val="000000" w:themeColor="text1"/>
        </w:rPr>
        <w:t xml:space="preserve"> and </w:t>
      </w:r>
      <w:r w:rsidR="001612D3" w:rsidRPr="00FB2CED">
        <w:rPr>
          <w:i/>
          <w:iCs/>
          <w:color w:val="000000" w:themeColor="text1"/>
        </w:rPr>
        <w:t>e</w:t>
      </w:r>
      <w:r w:rsidR="00DB3C08" w:rsidRPr="00FB2CED">
        <w:rPr>
          <w:i/>
          <w:iCs/>
          <w:color w:val="000000" w:themeColor="text1"/>
          <w:vertAlign w:val="subscript"/>
        </w:rPr>
        <w:t>1+2</w:t>
      </w:r>
      <w:r w:rsidR="00272383" w:rsidRPr="00FB2CED">
        <w:rPr>
          <w:i/>
          <w:iCs/>
          <w:color w:val="000000" w:themeColor="text1"/>
        </w:rPr>
        <w:t xml:space="preserve">, </w:t>
      </w:r>
      <w:r w:rsidR="00DB3C08" w:rsidRPr="00FB2CED">
        <w:rPr>
          <w:color w:val="000000" w:themeColor="text1"/>
        </w:rPr>
        <w:t xml:space="preserve">but the two groups have </w:t>
      </w:r>
      <w:r w:rsidR="00DB3C08" w:rsidRPr="00FB2CED">
        <w:rPr>
          <w:color w:val="000000" w:themeColor="text1"/>
        </w:rPr>
        <w:lastRenderedPageBreak/>
        <w:t xml:space="preserve">different EPRs. </w:t>
      </w:r>
      <w:r w:rsidR="000B56D9" w:rsidRPr="00FB2CED">
        <w:rPr>
          <w:color w:val="000000" w:themeColor="text1"/>
        </w:rPr>
        <w:t xml:space="preserve">In addition to differences in the magnitude of environmental changes observed in different groups, </w:t>
      </w:r>
      <w:r w:rsidR="00915EBB">
        <w:rPr>
          <w:color w:val="000000" w:themeColor="text1"/>
        </w:rPr>
        <w:t>organism</w:t>
      </w:r>
      <w:r w:rsidR="000B56D9" w:rsidRPr="00FB2CED">
        <w:rPr>
          <w:color w:val="000000" w:themeColor="text1"/>
        </w:rPr>
        <w:t xml:space="preserve"> response-driven mechanisms could also include differences in relative perception of multiple cues and other drivers used by different groups. </w:t>
      </w:r>
      <w:r w:rsidR="00DB3C08" w:rsidRPr="00FB2CED">
        <w:rPr>
          <w:color w:val="000000" w:themeColor="text1"/>
        </w:rPr>
        <w:t xml:space="preserve">In this example, group 2 shows a steeper EPR which causes it to show a larger phenological shift than group 1. </w:t>
      </w:r>
      <w:r w:rsidR="00E660A4" w:rsidRPr="00FB2CED">
        <w:rPr>
          <w:b/>
          <w:bCs/>
          <w:color w:val="000000" w:themeColor="text1"/>
        </w:rPr>
        <w:t>c)</w:t>
      </w:r>
      <w:r w:rsidR="001E7C78" w:rsidRPr="00FB2CED">
        <w:rPr>
          <w:color w:val="000000" w:themeColor="text1"/>
        </w:rPr>
        <w:t xml:space="preserve"> I</w:t>
      </w:r>
      <w:r w:rsidR="74FEBBAB" w:rsidRPr="00FB2CED">
        <w:rPr>
          <w:color w:val="000000" w:themeColor="text1"/>
        </w:rPr>
        <w:t>n the third panel</w:t>
      </w:r>
      <w:r w:rsidR="001E7C78" w:rsidRPr="00FB2CED">
        <w:rPr>
          <w:color w:val="000000" w:themeColor="text1"/>
        </w:rPr>
        <w:t xml:space="preserve">, the two groups experience different degrees of environmental change as in panel a, but compensatory differences in the EPRs of the two groups minimize differences in the observed phenological shifts. This example represents a scenario </w:t>
      </w:r>
      <w:r w:rsidR="06FB907B" w:rsidRPr="00FB2CED">
        <w:rPr>
          <w:color w:val="000000" w:themeColor="text1"/>
        </w:rPr>
        <w:t>in which</w:t>
      </w:r>
      <w:r w:rsidR="001E7C78" w:rsidRPr="00FB2CED">
        <w:rPr>
          <w:color w:val="000000" w:themeColor="text1"/>
        </w:rPr>
        <w:t xml:space="preserve"> the environment-driven mechanism and the </w:t>
      </w:r>
      <w:r w:rsidR="00915EBB">
        <w:rPr>
          <w:color w:val="000000" w:themeColor="text1"/>
        </w:rPr>
        <w:t>organism</w:t>
      </w:r>
      <w:r w:rsidR="001E7C78" w:rsidRPr="00FB2CED">
        <w:rPr>
          <w:color w:val="000000" w:themeColor="text1"/>
        </w:rPr>
        <w:t xml:space="preserve"> response-driven mechanism are in opposition. </w:t>
      </w:r>
      <w:r w:rsidR="00E660A4" w:rsidRPr="00FB2CED">
        <w:rPr>
          <w:b/>
          <w:bCs/>
          <w:color w:val="000000" w:themeColor="text1"/>
        </w:rPr>
        <w:t>d)</w:t>
      </w:r>
      <w:r w:rsidR="001E7C78" w:rsidRPr="00FB2CED">
        <w:rPr>
          <w:color w:val="000000" w:themeColor="text1"/>
        </w:rPr>
        <w:t xml:space="preserve"> In contrast, if two groups experience different environmental changes, and their individual responses</w:t>
      </w:r>
      <w:r w:rsidR="00585879" w:rsidRPr="00FB2CED">
        <w:rPr>
          <w:color w:val="000000" w:themeColor="text1"/>
        </w:rPr>
        <w:t xml:space="preserve"> </w:t>
      </w:r>
      <w:r w:rsidR="004272B9" w:rsidRPr="00FB2CED">
        <w:rPr>
          <w:color w:val="000000" w:themeColor="text1"/>
        </w:rPr>
        <w:t>differ in synergistic ways</w:t>
      </w:r>
      <w:r w:rsidR="00585879" w:rsidRPr="00FB2CED">
        <w:rPr>
          <w:color w:val="000000" w:themeColor="text1"/>
        </w:rPr>
        <w:t>, the observed differences in phenological shifts between these groups would</w:t>
      </w:r>
      <w:r w:rsidR="004272B9" w:rsidRPr="00FB2CED">
        <w:rPr>
          <w:color w:val="000000" w:themeColor="text1"/>
        </w:rPr>
        <w:t xml:space="preserve"> be greater than expected under either mechanism acting alone. In this example, population 2 experiences a synergistic combination of environment-driven and </w:t>
      </w:r>
      <w:r w:rsidR="00915EBB">
        <w:rPr>
          <w:color w:val="000000" w:themeColor="text1"/>
        </w:rPr>
        <w:t>organism</w:t>
      </w:r>
      <w:r w:rsidR="004272B9" w:rsidRPr="00FB2CED">
        <w:rPr>
          <w:color w:val="000000" w:themeColor="text1"/>
        </w:rPr>
        <w:t xml:space="preserve"> response-driven mechanisms which strongly alter its phenology.</w:t>
      </w:r>
      <w:r w:rsidR="00395512">
        <w:rPr>
          <w:color w:val="000000" w:themeColor="text1"/>
        </w:rPr>
        <w:t xml:space="preserve"> </w:t>
      </w:r>
    </w:p>
    <w:p w14:paraId="29409D90" w14:textId="77777777" w:rsidR="001F1A98" w:rsidRDefault="001F1A98"/>
    <w:sectPr w:rsidR="001F1A98" w:rsidSect="001E7C78">
      <w:type w:val="continuous"/>
      <w:pgSz w:w="12240" w:h="15840"/>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Louie Yang" w:date="2016-11-11T15:24:00Z" w:initials="LY">
    <w:p w14:paraId="4AAD05F2" w14:textId="77777777" w:rsidR="007C694C" w:rsidRDefault="007C694C">
      <w:pPr>
        <w:pStyle w:val="CommentText"/>
      </w:pPr>
      <w:r>
        <w:rPr>
          <w:rStyle w:val="CommentReference"/>
        </w:rPr>
        <w:annotationRef/>
      </w:r>
      <w:r>
        <w:t>Are there alternative titles to consider?</w:t>
      </w:r>
    </w:p>
  </w:comment>
  <w:comment w:id="1" w:author="Helen" w:date="2016-11-07T10:13:00Z" w:initials="H">
    <w:p w14:paraId="6ACA017C" w14:textId="77777777" w:rsidR="007C694C" w:rsidRDefault="007C694C">
      <w:pPr>
        <w:pStyle w:val="CommentText"/>
      </w:pPr>
      <w:r>
        <w:rPr>
          <w:rStyle w:val="CommentReference"/>
        </w:rPr>
        <w:annotationRef/>
      </w:r>
      <w:r>
        <w:t>Food for thought:</w:t>
      </w:r>
    </w:p>
    <w:p w14:paraId="62A7D374" w14:textId="77777777" w:rsidR="007C694C" w:rsidRDefault="007C694C" w:rsidP="00056BD1">
      <w:pPr>
        <w:pStyle w:val="CommentText"/>
      </w:pPr>
    </w:p>
    <w:p w14:paraId="5B67E813" w14:textId="77777777" w:rsidR="007C694C" w:rsidRDefault="007C694C" w:rsidP="00457074">
      <w:pPr>
        <w:pStyle w:val="CommentText"/>
      </w:pPr>
      <w:r>
        <w:t>Authorship- when I put all of the authors down I did alphabetical order (other than me per our previous group discussion). Do we want to revisit this alphabetical by last name ordering as a group, or is everyone comfortable with being listed alphabetically by last name?</w:t>
      </w:r>
      <w:r w:rsidRPr="00457074">
        <w:t xml:space="preserve"> </w:t>
      </w:r>
    </w:p>
    <w:p w14:paraId="3C3F0010" w14:textId="77777777" w:rsidR="007C694C" w:rsidRDefault="007C694C" w:rsidP="00457074">
      <w:pPr>
        <w:pStyle w:val="CommentText"/>
      </w:pPr>
    </w:p>
    <w:p w14:paraId="57F23383" w14:textId="77777777" w:rsidR="007C694C" w:rsidRDefault="007C694C" w:rsidP="00457074">
      <w:pPr>
        <w:pStyle w:val="CommentText"/>
      </w:pPr>
      <w:r>
        <w:t>Larger Conceptual Issues to Address (Updated!)</w:t>
      </w:r>
    </w:p>
    <w:p w14:paraId="01AF104B" w14:textId="77777777" w:rsidR="007C694C" w:rsidRDefault="007C694C" w:rsidP="008813FD">
      <w:pPr>
        <w:pStyle w:val="CommentText"/>
      </w:pPr>
    </w:p>
    <w:p w14:paraId="3410CFB5" w14:textId="77777777" w:rsidR="007C694C" w:rsidRDefault="007C694C" w:rsidP="00030A6E">
      <w:pPr>
        <w:pStyle w:val="CommentText"/>
        <w:numPr>
          <w:ilvl w:val="0"/>
          <w:numId w:val="8"/>
        </w:numPr>
      </w:pPr>
      <w:r>
        <w:t xml:space="preserve"> How much detail (in form of illustrative examples) do we want?</w:t>
      </w:r>
    </w:p>
    <w:p w14:paraId="03FD3105" w14:textId="77777777" w:rsidR="007C694C" w:rsidRDefault="007C694C" w:rsidP="00457074">
      <w:pPr>
        <w:pStyle w:val="CommentText"/>
      </w:pPr>
    </w:p>
    <w:p w14:paraId="234E4444" w14:textId="77777777" w:rsidR="007C694C" w:rsidRDefault="007C694C" w:rsidP="00457074">
      <w:pPr>
        <w:pStyle w:val="CommentText"/>
      </w:pPr>
      <w:r>
        <w:t>Smaller formatting points</w:t>
      </w:r>
    </w:p>
    <w:p w14:paraId="0C9DA811" w14:textId="77777777" w:rsidR="007C694C" w:rsidRDefault="007C694C" w:rsidP="00030A6E">
      <w:pPr>
        <w:pStyle w:val="CommentText"/>
        <w:numPr>
          <w:ilvl w:val="0"/>
          <w:numId w:val="6"/>
        </w:numPr>
      </w:pPr>
      <w:r>
        <w:t xml:space="preserve"> Do not mess with references! I will deal with unifying style (plants- jones and jones, 2008) etc. once we’ve got a more final draft.</w:t>
      </w:r>
    </w:p>
    <w:p w14:paraId="174552F8" w14:textId="77777777" w:rsidR="007C694C" w:rsidRDefault="007C694C" w:rsidP="00457074">
      <w:pPr>
        <w:pStyle w:val="ListParagraph"/>
      </w:pPr>
    </w:p>
    <w:p w14:paraId="598CAFCF" w14:textId="77777777" w:rsidR="007C694C" w:rsidRDefault="007C694C" w:rsidP="00030A6E">
      <w:pPr>
        <w:pStyle w:val="CommentText"/>
        <w:numPr>
          <w:ilvl w:val="0"/>
          <w:numId w:val="6"/>
        </w:numPr>
      </w:pPr>
      <w:r>
        <w:t xml:space="preserve"> Try to only cite more recent things? E.g. do we have a reason to cite the 2007 IPCC if we can cite the 2013 IPCC? </w:t>
      </w:r>
    </w:p>
    <w:p w14:paraId="05418F7D" w14:textId="77777777" w:rsidR="007C694C" w:rsidRDefault="007C694C" w:rsidP="00030A6E">
      <w:pPr>
        <w:pStyle w:val="CommentText"/>
        <w:numPr>
          <w:ilvl w:val="0"/>
          <w:numId w:val="6"/>
        </w:numPr>
      </w:pPr>
      <w:r>
        <w:t xml:space="preserve"> Need to standardize hyphenation style of ‘environment-driven’ vs ‘environment-driven’ or ‘organism response-driven’ vs ‘organism response driven’</w:t>
      </w:r>
    </w:p>
    <w:p w14:paraId="3F2A687B" w14:textId="77777777" w:rsidR="007C694C" w:rsidRDefault="007C694C" w:rsidP="00030A6E">
      <w:pPr>
        <w:pStyle w:val="CommentText"/>
        <w:numPr>
          <w:ilvl w:val="0"/>
          <w:numId w:val="6"/>
        </w:numPr>
      </w:pPr>
      <w:r>
        <w:t xml:space="preserve"> the term </w:t>
      </w:r>
      <w:r>
        <w:rPr>
          <w:i/>
        </w:rPr>
        <w:t>thermotolerance</w:t>
      </w:r>
      <w:r>
        <w:t xml:space="preserve"> appears only in the Marine/Aquatic section </w:t>
      </w:r>
    </w:p>
    <w:p w14:paraId="58F707C1" w14:textId="77777777" w:rsidR="007C694C" w:rsidRDefault="007C694C" w:rsidP="00457074">
      <w:pPr>
        <w:pStyle w:val="CommentText"/>
      </w:pPr>
    </w:p>
    <w:p w14:paraId="17F1657C" w14:textId="77777777" w:rsidR="007C694C" w:rsidRDefault="007C694C" w:rsidP="00457074">
      <w:pPr>
        <w:pStyle w:val="CommentText"/>
      </w:pPr>
      <w:r>
        <w:t>HK:</w:t>
      </w:r>
    </w:p>
    <w:p w14:paraId="22CF0EE1" w14:textId="77777777" w:rsidR="007C694C" w:rsidRDefault="007C694C" w:rsidP="00457074">
      <w:pPr>
        <w:pStyle w:val="CommentText"/>
      </w:pPr>
      <w:r>
        <w:t xml:space="preserve"> Use of phenological mismatch: </w:t>
      </w:r>
    </w:p>
    <w:p w14:paraId="7C7A967E" w14:textId="77777777" w:rsidR="007C694C" w:rsidRDefault="007C694C" w:rsidP="00457074">
      <w:pPr>
        <w:pStyle w:val="CommentText"/>
      </w:pPr>
      <w:r>
        <w:t>If word length is an issue- sections to cut? (JDA-I’ve added word counts in comments to section heads) There’s a few sections with not much literature investigating patterns.</w:t>
      </w:r>
    </w:p>
  </w:comment>
  <w:comment w:id="2" w:author="Louie Yang" w:date="2016-11-11T15:23:00Z" w:initials="LY">
    <w:p w14:paraId="05EC47ED" w14:textId="77777777" w:rsidR="007C694C" w:rsidRDefault="007C694C">
      <w:pPr>
        <w:pStyle w:val="CommentText"/>
      </w:pPr>
      <w:r>
        <w:rPr>
          <w:rStyle w:val="CommentReference"/>
        </w:rPr>
        <w:annotationRef/>
      </w:r>
      <w:r>
        <w:t xml:space="preserve">However we determine order of authorship, we should probably describe it here. </w:t>
      </w:r>
    </w:p>
  </w:comment>
  <w:comment w:id="3" w:author="Helen" w:date="2016-10-19T20:09:00Z" w:initials="H">
    <w:p w14:paraId="54901528" w14:textId="77777777" w:rsidR="007C694C" w:rsidRDefault="007C694C">
      <w:pPr>
        <w:pStyle w:val="CommentText"/>
      </w:pPr>
      <w:r>
        <w:rPr>
          <w:rStyle w:val="CommentReference"/>
        </w:rPr>
        <w:annotationRef/>
      </w:r>
      <w:r>
        <w:t>45 character limit if anyone has a better idea.</w:t>
      </w:r>
    </w:p>
  </w:comment>
  <w:comment w:id="4" w:author="Louie Yang" w:date="2016-11-11T15:25:00Z" w:initials="LY">
    <w:p w14:paraId="36887301" w14:textId="77777777" w:rsidR="007C694C" w:rsidRDefault="007C694C">
      <w:pPr>
        <w:pStyle w:val="CommentText"/>
      </w:pPr>
      <w:r>
        <w:rPr>
          <w:rStyle w:val="CommentReference"/>
        </w:rPr>
        <w:annotationRef/>
      </w:r>
      <w:r>
        <w:t>Perhaps from the title: “</w:t>
      </w:r>
      <w:r w:rsidRPr="00FB2CED">
        <w:rPr>
          <w:color w:val="000000" w:themeColor="text1"/>
        </w:rPr>
        <w:t>The mechanisms of phenology</w:t>
      </w:r>
      <w:r>
        <w:rPr>
          <w:color w:val="000000" w:themeColor="text1"/>
        </w:rPr>
        <w:t>: patterns and process” (43 characters)</w:t>
      </w:r>
    </w:p>
  </w:comment>
  <w:comment w:id="5" w:author="Helen" w:date="2016-10-19T20:09:00Z" w:initials="H">
    <w:p w14:paraId="2BB0AE2E" w14:textId="77777777" w:rsidR="007C694C" w:rsidRDefault="007C694C">
      <w:pPr>
        <w:pStyle w:val="CommentText"/>
      </w:pPr>
      <w:r>
        <w:rPr>
          <w:rStyle w:val="CommentReference"/>
        </w:rPr>
        <w:annotationRef/>
      </w:r>
      <w:r>
        <w:t>FYI: Ecology Letters has a 200 word limit for abstracts.</w:t>
      </w:r>
    </w:p>
  </w:comment>
  <w:comment w:id="6" w:author="Louie Yang" w:date="2016-11-11T15:29:00Z" w:initials="LY">
    <w:p w14:paraId="04A5D66E" w14:textId="394D6DCF" w:rsidR="007C694C" w:rsidRDefault="007C694C">
      <w:pPr>
        <w:pStyle w:val="CommentText"/>
      </w:pPr>
      <w:r>
        <w:rPr>
          <w:rStyle w:val="CommentReference"/>
        </w:rPr>
        <w:annotationRef/>
      </w:r>
      <w:r>
        <w:t xml:space="preserve">Currently 322 – if we can get it closer, we could probably try submitting it even if it is more than 200. </w:t>
      </w:r>
    </w:p>
  </w:comment>
  <w:comment w:id="7" w:author="Louie Yang" w:date="2016-11-11T17:02:00Z" w:initials="LY">
    <w:p w14:paraId="6CE53700" w14:textId="6C5C2C15" w:rsidR="007C694C" w:rsidRDefault="007C694C">
      <w:pPr>
        <w:pStyle w:val="CommentText"/>
      </w:pPr>
      <w:r>
        <w:rPr>
          <w:rStyle w:val="CommentReference"/>
        </w:rPr>
        <w:annotationRef/>
      </w:r>
      <w:r>
        <w:t xml:space="preserve">I edited it down to ca 232 – this might be close enough to submit? </w:t>
      </w:r>
    </w:p>
  </w:comment>
  <w:comment w:id="22" w:author="Louie Yang" w:date="2016-11-11T15:33:00Z" w:initials="LY">
    <w:p w14:paraId="683F9E52" w14:textId="0BE3B1A8" w:rsidR="007C694C" w:rsidRDefault="007C694C">
      <w:pPr>
        <w:pStyle w:val="CommentText"/>
      </w:pPr>
      <w:r>
        <w:rPr>
          <w:rStyle w:val="CommentReference"/>
        </w:rPr>
        <w:annotationRef/>
      </w:r>
      <w:r>
        <w:t xml:space="preserve">They have been proposed as explanations, though the evidence so far is correlative. </w:t>
      </w:r>
    </w:p>
  </w:comment>
  <w:comment w:id="33" w:author="Louie Yang" w:date="2016-11-11T15:39:00Z" w:initials="LY">
    <w:p w14:paraId="41766139" w14:textId="6BD5DA02" w:rsidR="007C694C" w:rsidRDefault="007C694C">
      <w:pPr>
        <w:pStyle w:val="CommentText"/>
      </w:pPr>
      <w:r>
        <w:rPr>
          <w:rStyle w:val="CommentReference"/>
        </w:rPr>
        <w:annotationRef/>
      </w:r>
      <w:r>
        <w:t xml:space="preserve">I don’t like “propensity” – sounds too optional. </w:t>
      </w:r>
    </w:p>
  </w:comment>
  <w:comment w:id="85" w:author="Jaime A" w:date="2016-11-07T10:13:00Z" w:initials="JA">
    <w:p w14:paraId="3416D2C2" w14:textId="77777777" w:rsidR="007C694C" w:rsidRDefault="007C694C">
      <w:pPr>
        <w:pStyle w:val="CommentText"/>
      </w:pPr>
      <w:r>
        <w:rPr>
          <w:rStyle w:val="CommentReference"/>
        </w:rPr>
        <w:annotationRef/>
      </w:r>
      <w:r>
        <w:t>Add Diez et al 2012a too</w:t>
      </w:r>
    </w:p>
    <w:p w14:paraId="6AA03138" w14:textId="77777777" w:rsidR="007C694C" w:rsidRDefault="007C694C">
      <w:pPr>
        <w:pStyle w:val="CommentText"/>
      </w:pPr>
    </w:p>
    <w:p w14:paraId="1E8D1BE5" w14:textId="77777777" w:rsidR="007C694C" w:rsidRDefault="007C694C">
      <w:pPr>
        <w:pStyle w:val="CommentText"/>
      </w:pPr>
      <w:r>
        <w:t>HC: I’m not sure what paper you’re referring to. Is there a second Diez paper in 2012 that you think should be added?</w:t>
      </w:r>
    </w:p>
  </w:comment>
  <w:comment w:id="86" w:author="Louie Yang" w:date="2016-11-16T14:39:00Z" w:initials="LY">
    <w:p w14:paraId="0350C56C" w14:textId="2A45D977" w:rsidR="007C694C" w:rsidRDefault="007C694C">
      <w:pPr>
        <w:pStyle w:val="CommentText"/>
      </w:pPr>
      <w:r>
        <w:rPr>
          <w:rStyle w:val="CommentReference"/>
        </w:rPr>
        <w:annotationRef/>
      </w:r>
      <w:r>
        <w:t>This references the glossary – is that correct?</w:t>
      </w:r>
    </w:p>
  </w:comment>
  <w:comment w:id="88" w:author="Helen" w:date="2016-10-28T06:12:00Z" w:initials="H">
    <w:p w14:paraId="2673DEE9" w14:textId="77777777" w:rsidR="007C694C" w:rsidRDefault="007C694C">
      <w:pPr>
        <w:pStyle w:val="CommentText"/>
      </w:pPr>
      <w:r>
        <w:rPr>
          <w:rStyle w:val="CommentReference"/>
        </w:rPr>
        <w:annotationRef/>
      </w:r>
      <w:r>
        <w:t>HC: References Needed</w:t>
      </w:r>
    </w:p>
  </w:comment>
  <w:comment w:id="87" w:author="Louie Yang" w:date="2016-11-16T14:40:00Z" w:initials="LY">
    <w:p w14:paraId="76729CCC" w14:textId="108B7D8B" w:rsidR="007C694C" w:rsidRDefault="007C694C">
      <w:pPr>
        <w:pStyle w:val="CommentText"/>
      </w:pPr>
      <w:r>
        <w:rPr>
          <w:rStyle w:val="CommentReference"/>
        </w:rPr>
        <w:annotationRef/>
      </w:r>
      <w:r>
        <w:t xml:space="preserve">Is this clause necessary? The previous part of the sentence just says that these things </w:t>
      </w:r>
      <w:r w:rsidRPr="000C4185">
        <w:rPr>
          <w:i/>
        </w:rPr>
        <w:t>can</w:t>
      </w:r>
      <w:r>
        <w:t xml:space="preserve"> alter the outcomes of species interactions, not that they always do. Also, I think that examples showing no consequences are hard to interpret – they don’t really show that there are no consequences, but rather fail to detect them. </w:t>
      </w:r>
    </w:p>
  </w:comment>
  <w:comment w:id="94" w:author="Emily Rivest" w:date="2016-10-19T20:09:00Z" w:initials="ER">
    <w:p w14:paraId="463B4565" w14:textId="77777777" w:rsidR="007C694C" w:rsidRDefault="007C694C">
      <w:pPr>
        <w:pStyle w:val="CommentText"/>
      </w:pPr>
      <w:r>
        <w:rPr>
          <w:rStyle w:val="CommentReference"/>
        </w:rPr>
        <w:annotationRef/>
      </w:r>
      <w:r>
        <w:t>Helen – fix parentheses</w:t>
      </w:r>
    </w:p>
  </w:comment>
  <w:comment w:id="102" w:author="Helen" w:date="2016-11-02T10:43:00Z" w:initials="H">
    <w:p w14:paraId="6AE208BC" w14:textId="77777777" w:rsidR="007C694C" w:rsidRDefault="007C694C">
      <w:pPr>
        <w:pStyle w:val="CommentText"/>
      </w:pPr>
      <w:r>
        <w:rPr>
          <w:rStyle w:val="CommentReference"/>
        </w:rPr>
        <w:annotationRef/>
      </w:r>
      <w:r>
        <w:t>Citations needed</w:t>
      </w:r>
    </w:p>
  </w:comment>
  <w:comment w:id="103" w:author="Louie Yang" w:date="2016-11-16T14:44:00Z" w:initials="LY">
    <w:p w14:paraId="6114E589" w14:textId="75912E29" w:rsidR="007C694C" w:rsidRDefault="007C694C">
      <w:pPr>
        <w:pStyle w:val="CommentText"/>
      </w:pPr>
      <w:r>
        <w:rPr>
          <w:rStyle w:val="CommentReference"/>
        </w:rPr>
        <w:annotationRef/>
      </w:r>
      <w:r>
        <w:t xml:space="preserve">Can we just pull these from the trophic position section? </w:t>
      </w:r>
    </w:p>
  </w:comment>
  <w:comment w:id="150" w:author="Helen" w:date="2016-11-07T10:13:00Z" w:initials="H">
    <w:p w14:paraId="7C75F45A" w14:textId="77777777" w:rsidR="007C694C" w:rsidRDefault="007C694C">
      <w:pPr>
        <w:pStyle w:val="CommentText"/>
      </w:pPr>
      <w:r>
        <w:rPr>
          <w:rStyle w:val="CommentReference"/>
        </w:rPr>
        <w:annotationRef/>
      </w:r>
      <w:r>
        <w:t>As you guys probably remember, in previous drafts of the paper this section followed with a list of 3 detailed reasons with how a mechanistic understanding could mprove phenological prediction. As I reviewed the manuscript, it seemed like our strongest arguments in favor of this point were made in the introduction, and we had less to say (without sounding redundant) when we came to the discussion). I’ve experimented with moving these arguments to the discussion and really streamlining and simplifying our introduction Let me know what you think! I’m concerned that without examples, the introduction reads a little too dry.</w:t>
      </w:r>
    </w:p>
  </w:comment>
  <w:comment w:id="153" w:author="Helen" w:date="2016-11-07T10:13:00Z" w:initials="H">
    <w:p w14:paraId="542C1BCD" w14:textId="77777777" w:rsidR="007C694C" w:rsidRDefault="007C694C">
      <w:pPr>
        <w:pStyle w:val="CommentText"/>
      </w:pPr>
      <w:r>
        <w:rPr>
          <w:rStyle w:val="CommentReference"/>
        </w:rPr>
        <w:annotationRef/>
      </w:r>
      <w:r>
        <w:t>When we have actual examples that we’re talking about in the text below, it seems like the distinctions between our three categories of mechanism often seem more blurry than we make them out to be here. Perhaps we should include some sort of text here discussing this challenge and why, despite that, we think its important to have these categories….</w:t>
      </w:r>
    </w:p>
  </w:comment>
  <w:comment w:id="170" w:author="Helen" w:date="2016-11-07T10:13:00Z" w:initials="H">
    <w:p w14:paraId="3B337219" w14:textId="77777777" w:rsidR="007C694C" w:rsidRDefault="007C694C">
      <w:pPr>
        <w:pStyle w:val="CommentText"/>
      </w:pPr>
      <w:r>
        <w:rPr>
          <w:rStyle w:val="CommentReference"/>
        </w:rPr>
        <w:annotationRef/>
      </w:r>
      <w:r>
        <w:t>This wording really confuses me. Can someone revise/ explain? I know it’s supposed to reference our figures (but EPRS are really more in Figure 2), but the concept of EPRS is never really introduced in the paper text- just figure legends. How do we want to use and or introduce the concept of EPRS in the body of the paper?</w:t>
      </w:r>
    </w:p>
  </w:comment>
  <w:comment w:id="171" w:author="Louie Yang" w:date="2016-11-16T16:37:00Z" w:initials="LY">
    <w:p w14:paraId="00A15A2C" w14:textId="48EB9C7C" w:rsidR="007C694C" w:rsidRDefault="007C694C">
      <w:pPr>
        <w:pStyle w:val="CommentText"/>
      </w:pPr>
      <w:r>
        <w:rPr>
          <w:rStyle w:val="CommentReference"/>
        </w:rPr>
        <w:annotationRef/>
      </w:r>
      <w:r>
        <w:t>Took a stab at it!</w:t>
      </w:r>
    </w:p>
  </w:comment>
  <w:comment w:id="188" w:author="Helen" w:date="2016-11-07T10:40:00Z" w:initials="H">
    <w:p w14:paraId="3FACEEC4" w14:textId="77777777" w:rsidR="007C694C" w:rsidRDefault="007C694C">
      <w:pPr>
        <w:pStyle w:val="CommentText"/>
      </w:pPr>
      <w:r>
        <w:rPr>
          <w:rStyle w:val="CommentReference"/>
        </w:rPr>
        <w:annotationRef/>
      </w:r>
      <w:r>
        <w:t>Related to previous coments- I’ve tried to rephrase this to show that many of these proposed benefits of our framework our closely related.  However, as a group, can we think of any benefits to our framework that have nothing to do with integrating or considering multiple mechanisms? This would seem to be something novel and important to mention.</w:t>
      </w:r>
    </w:p>
  </w:comment>
  <w:comment w:id="189" w:author="Louie Yang" w:date="2016-11-16T16:58:00Z" w:initials="LY">
    <w:p w14:paraId="71428876" w14:textId="11C12155" w:rsidR="007C694C" w:rsidRDefault="007C694C">
      <w:pPr>
        <w:pStyle w:val="CommentText"/>
      </w:pPr>
      <w:r>
        <w:rPr>
          <w:rStyle w:val="CommentReference"/>
        </w:rPr>
        <w:annotationRef/>
      </w:r>
      <w:r>
        <w:t xml:space="preserve">Like Tinbergen’s Questions, it seems like it could help reduce unproductive debates between researchers arguing about which mechanism is “correct” or “more important” – recognizing that they are integrated in a non-exclusive way might help with that. </w:t>
      </w:r>
    </w:p>
  </w:comment>
  <w:comment w:id="190" w:author="Helen" w:date="2016-11-02T01:41:00Z" w:initials="H">
    <w:p w14:paraId="6850AC31" w14:textId="77777777" w:rsidR="007C694C" w:rsidRDefault="007C694C">
      <w:pPr>
        <w:pStyle w:val="CommentText"/>
      </w:pPr>
      <w:r>
        <w:rPr>
          <w:rStyle w:val="CommentReference"/>
        </w:rPr>
        <w:annotationRef/>
      </w:r>
      <w:r>
        <w:t>It seems like there are other key papers that should be cited in this introduction--- other papers that have looked at latitude--- any of the Root papers? Parmesan and yohe 2003… we should make sure we’re not missing anything.</w:t>
      </w:r>
    </w:p>
  </w:comment>
  <w:comment w:id="191" w:author="Louie Yang" w:date="2016-11-23T10:50:00Z" w:initials="LY">
    <w:p w14:paraId="2786C6B1" w14:textId="43C09A73" w:rsidR="007C694C" w:rsidRDefault="007C694C">
      <w:pPr>
        <w:pStyle w:val="CommentText"/>
      </w:pPr>
      <w:r>
        <w:rPr>
          <w:rStyle w:val="CommentReference"/>
        </w:rPr>
        <w:annotationRef/>
      </w:r>
      <w:r>
        <w:t>I wonder if consistent patterns are actually less likely for patterns that have been examined repeatedly – the more we look, the more likely we might be to find alternative and inconsistent patterns!</w:t>
      </w:r>
    </w:p>
  </w:comment>
  <w:comment w:id="192" w:author="Louie Yang" w:date="2016-11-23T10:51:00Z" w:initials="LY">
    <w:p w14:paraId="16E944C3" w14:textId="5FD2A1C6" w:rsidR="007C694C" w:rsidRDefault="007C694C">
      <w:pPr>
        <w:pStyle w:val="CommentText"/>
      </w:pPr>
      <w:r>
        <w:rPr>
          <w:rStyle w:val="CommentReference"/>
        </w:rPr>
        <w:annotationRef/>
      </w:r>
      <w:r>
        <w:t>Needs cleanup?</w:t>
      </w:r>
    </w:p>
  </w:comment>
  <w:comment w:id="193" w:author="Louie Yang" w:date="2016-11-23T10:51:00Z" w:initials="LY">
    <w:p w14:paraId="1C647C4C" w14:textId="6F559F59" w:rsidR="007C694C" w:rsidRDefault="007C694C">
      <w:pPr>
        <w:pStyle w:val="CommentText"/>
      </w:pPr>
      <w:r>
        <w:rPr>
          <w:rStyle w:val="CommentReference"/>
        </w:rPr>
        <w:annotationRef/>
      </w:r>
      <w:r>
        <w:t>Needs clean up?</w:t>
      </w:r>
    </w:p>
  </w:comment>
  <w:comment w:id="194" w:author="Louie Yang" w:date="2016-11-23T10:52:00Z" w:initials="LY">
    <w:p w14:paraId="25F09423" w14:textId="33244BF3" w:rsidR="007C694C" w:rsidRDefault="007C694C">
      <w:pPr>
        <w:pStyle w:val="CommentText"/>
      </w:pPr>
      <w:r>
        <w:rPr>
          <w:rStyle w:val="CommentReference"/>
        </w:rPr>
        <w:annotationRef/>
      </w:r>
      <w:r>
        <w:t>Does the pattern hold in specific cases, but just not consistently/generally?</w:t>
      </w:r>
    </w:p>
  </w:comment>
  <w:comment w:id="195" w:author="Louie Yang" w:date="2016-11-23T10:53:00Z" w:initials="LY">
    <w:p w14:paraId="4C49991F" w14:textId="3273D742" w:rsidR="007C694C" w:rsidRDefault="007C694C">
      <w:pPr>
        <w:pStyle w:val="CommentText"/>
      </w:pPr>
      <w:r>
        <w:rPr>
          <w:rStyle w:val="CommentReference"/>
        </w:rPr>
        <w:annotationRef/>
      </w:r>
      <w:r>
        <w:t>Does this specifically mean the pattern where temp change has been greatest at high latitudes, or the patterns where phenological shifts are greater at higher latitudes, attributed to larger temperature shifts?</w:t>
      </w:r>
    </w:p>
  </w:comment>
  <w:comment w:id="196" w:author="Louie Yang" w:date="2016-11-23T10:55:00Z" w:initials="LY">
    <w:p w14:paraId="170AA627" w14:textId="1A156537" w:rsidR="007C694C" w:rsidRDefault="007C694C">
      <w:pPr>
        <w:pStyle w:val="CommentText"/>
      </w:pPr>
      <w:r>
        <w:rPr>
          <w:rStyle w:val="CommentReference"/>
        </w:rPr>
        <w:annotationRef/>
      </w:r>
      <w:r>
        <w:t xml:space="preserve">This is a great and clear point. </w:t>
      </w:r>
    </w:p>
  </w:comment>
  <w:comment w:id="198" w:author="Louie Yang" w:date="2016-11-23T10:55:00Z" w:initials="LY">
    <w:p w14:paraId="4AB1A82B" w14:textId="53344F92" w:rsidR="007C694C" w:rsidRDefault="007C694C">
      <w:pPr>
        <w:pStyle w:val="CommentText"/>
      </w:pPr>
      <w:r>
        <w:rPr>
          <w:rStyle w:val="CommentReference"/>
        </w:rPr>
        <w:annotationRef/>
      </w:r>
      <w:r>
        <w:t>This seems a like a bit of straw dog and a bit of a nonsequitor, since the pattern doesn’t specify mean temperature per se – it could just as well be night temps, or daytime highs, or spring temps, right? Perhaps what we mean to say here is that temperature is a complex and multidimensional cue, so the underlying assumption of latitudinal patter</w:t>
      </w:r>
      <w:r w:rsidR="00E5427A">
        <w:t xml:space="preserve">ns in temperature shifts may depend on the specific aspects of temperature that are most biologically relevant for a given species. </w:t>
      </w:r>
    </w:p>
  </w:comment>
  <w:comment w:id="197" w:author="Emily Rivest" w:date="2016-10-19T20:09:00Z" w:initials="ER">
    <w:p w14:paraId="79EACF94" w14:textId="77777777" w:rsidR="007C694C" w:rsidRDefault="007C694C">
      <w:pPr>
        <w:pStyle w:val="CommentText"/>
      </w:pPr>
      <w:r>
        <w:rPr>
          <w:rStyle w:val="CommentReference"/>
        </w:rPr>
        <w:annotationRef/>
      </w:r>
      <w:r>
        <w:t>These sentences feel disconnected with the rest of the paragraph. Not sure how to fix yet.</w:t>
      </w:r>
    </w:p>
  </w:comment>
  <w:comment w:id="199" w:author="Louie Yang" w:date="2016-11-23T10:59:00Z" w:initials="LY">
    <w:p w14:paraId="287EA9BC" w14:textId="1AB0CB1E" w:rsidR="00E5427A" w:rsidRDefault="00E5427A">
      <w:pPr>
        <w:pStyle w:val="CommentText"/>
      </w:pPr>
      <w:r>
        <w:rPr>
          <w:rStyle w:val="CommentReference"/>
        </w:rPr>
        <w:annotationRef/>
      </w:r>
      <w:r>
        <w:t>Citations?</w:t>
      </w:r>
    </w:p>
  </w:comment>
  <w:comment w:id="200" w:author="Heather Kharouba" w:date="2016-10-19T20:09:00Z" w:initials="HK">
    <w:p w14:paraId="402A63AA" w14:textId="77777777" w:rsidR="007C694C" w:rsidRDefault="007C694C">
      <w:pPr>
        <w:pStyle w:val="CommentText"/>
        <w:rPr>
          <w:rFonts w:ascii="Times New Roman" w:hAnsi="Times New Roman" w:cs="Times New Roman"/>
          <w:color w:val="auto"/>
          <w:sz w:val="32"/>
          <w:szCs w:val="32"/>
        </w:rPr>
      </w:pPr>
    </w:p>
    <w:p w14:paraId="353E5730" w14:textId="77777777" w:rsidR="007C694C" w:rsidRDefault="007C694C">
      <w:pPr>
        <w:pStyle w:val="CommentText"/>
      </w:pPr>
      <w:r>
        <w:t xml:space="preserve">Other references with same pattern </w:t>
      </w:r>
      <w:r>
        <w:rPr>
          <w:i/>
        </w:rPr>
        <w:t>apparently (haven’t checked)</w:t>
      </w:r>
      <w:r>
        <w:t>:</w:t>
      </w:r>
    </w:p>
    <w:p w14:paraId="33A38B87" w14:textId="77777777" w:rsidR="007C694C" w:rsidRDefault="007C694C">
      <w:pPr>
        <w:pStyle w:val="CommentText"/>
      </w:pPr>
    </w:p>
    <w:p w14:paraId="242C91A3" w14:textId="77777777" w:rsidR="007C694C" w:rsidRDefault="007C694C">
      <w:pPr>
        <w:pStyle w:val="CommentText"/>
        <w:rPr>
          <w:rFonts w:ascii="Times New Roman" w:hAnsi="Times New Roman" w:cs="Times New Roman"/>
          <w:color w:val="auto"/>
          <w:sz w:val="32"/>
          <w:szCs w:val="32"/>
        </w:rPr>
      </w:pPr>
      <w:r>
        <w:rPr>
          <w:color w:val="1A1A1A"/>
          <w:sz w:val="26"/>
          <w:szCs w:val="26"/>
        </w:rPr>
        <w:t xml:space="preserve">Huanjiong Wang, Q.G., Dai, Y. and Dai, J., 2015. Parameterization of temperature sensitivity of spring phenology and its application in explaining diverse phenological responses to temperature change. </w:t>
      </w:r>
      <w:r>
        <w:rPr>
          <w:i/>
          <w:iCs/>
          <w:color w:val="1A1A1A"/>
          <w:sz w:val="26"/>
          <w:szCs w:val="26"/>
        </w:rPr>
        <w:t>Scientific reports</w:t>
      </w:r>
      <w:r>
        <w:rPr>
          <w:color w:val="1A1A1A"/>
          <w:sz w:val="26"/>
          <w:szCs w:val="26"/>
        </w:rPr>
        <w:t xml:space="preserve">, </w:t>
      </w:r>
      <w:r>
        <w:rPr>
          <w:i/>
          <w:iCs/>
          <w:color w:val="1A1A1A"/>
          <w:sz w:val="26"/>
          <w:szCs w:val="26"/>
        </w:rPr>
        <w:t>5</w:t>
      </w:r>
      <w:r>
        <w:rPr>
          <w:color w:val="1A1A1A"/>
          <w:sz w:val="26"/>
          <w:szCs w:val="26"/>
        </w:rPr>
        <w:t>.</w:t>
      </w:r>
    </w:p>
    <w:p w14:paraId="5CDBDAA7" w14:textId="77777777" w:rsidR="007C694C" w:rsidRDefault="007C694C">
      <w:pPr>
        <w:pStyle w:val="CommentText"/>
        <w:rPr>
          <w:rFonts w:ascii="Times New Roman" w:hAnsi="Times New Roman" w:cs="Times New Roman"/>
          <w:color w:val="auto"/>
          <w:sz w:val="32"/>
          <w:szCs w:val="32"/>
        </w:rPr>
      </w:pPr>
    </w:p>
    <w:p w14:paraId="79601A99" w14:textId="77777777" w:rsidR="007C694C" w:rsidRDefault="007C694C">
      <w:pPr>
        <w:pStyle w:val="CommentText"/>
        <w:rPr>
          <w:rFonts w:ascii="Times New Roman" w:hAnsi="Times New Roman" w:cs="Times New Roman"/>
          <w:color w:val="auto"/>
          <w:sz w:val="32"/>
          <w:szCs w:val="32"/>
        </w:rPr>
      </w:pPr>
      <w:r>
        <w:rPr>
          <w:rFonts w:ascii="Times New Roman" w:hAnsi="Times New Roman" w:cs="Times New Roman"/>
          <w:color w:val="auto"/>
          <w:sz w:val="32"/>
          <w:szCs w:val="32"/>
        </w:rPr>
        <w:t>Wang H., Dai J., Zheng J. &amp; Ge Q. Temperature sensitivity of plant phenology in temperate and subtropical regions of China from 1850 to 2009. Int J Climatol. (2014).10.1002/joc.4026</w:t>
      </w:r>
      <w:r>
        <w:rPr>
          <w:rStyle w:val="CommentReference"/>
        </w:rPr>
        <w:annotationRef/>
      </w:r>
    </w:p>
    <w:p w14:paraId="76E948EE" w14:textId="77777777" w:rsidR="007C694C" w:rsidRDefault="007C694C">
      <w:pPr>
        <w:pStyle w:val="CommentText"/>
      </w:pPr>
    </w:p>
    <w:p w14:paraId="6E9FBB48" w14:textId="77777777" w:rsidR="007C694C" w:rsidRDefault="007C694C">
      <w:pPr>
        <w:pStyle w:val="CommentText"/>
        <w:rPr>
          <w:color w:val="242424"/>
          <w:sz w:val="26"/>
          <w:szCs w:val="26"/>
        </w:rPr>
      </w:pPr>
      <w:r>
        <w:rPr>
          <w:color w:val="242424"/>
          <w:sz w:val="26"/>
          <w:szCs w:val="26"/>
        </w:rPr>
        <w:t xml:space="preserve">Menzel A. </w:t>
      </w:r>
      <w:r>
        <w:rPr>
          <w:i/>
          <w:iCs/>
          <w:color w:val="242424"/>
          <w:sz w:val="26"/>
          <w:szCs w:val="26"/>
        </w:rPr>
        <w:t>et al.</w:t>
      </w:r>
      <w:r>
        <w:rPr>
          <w:color w:val="242424"/>
          <w:sz w:val="26"/>
          <w:szCs w:val="26"/>
        </w:rPr>
        <w:t xml:space="preserve"> European phenological response to climate change matches the warming pattern. Global Change Biol. 12, 1969–1976 (2006)</w:t>
      </w:r>
    </w:p>
    <w:p w14:paraId="00E0BDDC" w14:textId="77777777" w:rsidR="007C694C" w:rsidRDefault="007C694C">
      <w:pPr>
        <w:pStyle w:val="CommentText"/>
        <w:rPr>
          <w:color w:val="242424"/>
          <w:sz w:val="26"/>
          <w:szCs w:val="26"/>
        </w:rPr>
      </w:pPr>
    </w:p>
    <w:p w14:paraId="48E04869" w14:textId="77777777" w:rsidR="007C694C" w:rsidRDefault="007C694C">
      <w:pPr>
        <w:pStyle w:val="CommentText"/>
        <w:rPr>
          <w:color w:val="242424"/>
          <w:sz w:val="26"/>
          <w:szCs w:val="26"/>
        </w:rPr>
      </w:pPr>
      <w:r>
        <w:rPr>
          <w:color w:val="242424"/>
          <w:sz w:val="26"/>
          <w:szCs w:val="26"/>
        </w:rPr>
        <w:t xml:space="preserve">Menzel A. </w:t>
      </w:r>
      <w:r>
        <w:rPr>
          <w:i/>
          <w:iCs/>
          <w:color w:val="242424"/>
          <w:sz w:val="26"/>
          <w:szCs w:val="26"/>
        </w:rPr>
        <w:t>et al.</w:t>
      </w:r>
      <w:r>
        <w:rPr>
          <w:color w:val="242424"/>
          <w:sz w:val="26"/>
          <w:szCs w:val="26"/>
        </w:rPr>
        <w:t xml:space="preserve"> European phenological response to climate change matches the warming pattern. Global Change Biol. 12, 1969–1976 (2006)</w:t>
      </w:r>
    </w:p>
    <w:p w14:paraId="5F46B36B" w14:textId="77777777" w:rsidR="007C694C" w:rsidRDefault="007C694C">
      <w:pPr>
        <w:pStyle w:val="CommentText"/>
        <w:rPr>
          <w:color w:val="242424"/>
          <w:sz w:val="26"/>
          <w:szCs w:val="26"/>
        </w:rPr>
      </w:pPr>
    </w:p>
    <w:p w14:paraId="365DFBEB" w14:textId="77777777" w:rsidR="007C694C" w:rsidRDefault="007C694C" w:rsidP="00D16868">
      <w:pPr>
        <w:widowControl w:val="0"/>
        <w:autoSpaceDE w:val="0"/>
        <w:autoSpaceDN w:val="0"/>
        <w:adjustRightInd w:val="0"/>
        <w:spacing w:beforeAutospacing="0" w:afterAutospacing="0" w:line="240" w:lineRule="auto"/>
        <w:rPr>
          <w:i/>
          <w:iCs/>
          <w:color w:val="242424"/>
          <w:sz w:val="26"/>
          <w:szCs w:val="26"/>
        </w:rPr>
      </w:pPr>
      <w:r>
        <w:rPr>
          <w:color w:val="242424"/>
          <w:sz w:val="26"/>
          <w:szCs w:val="26"/>
        </w:rPr>
        <w:t>The spatial pattern of leaf phenology and its response to climate change in China.</w:t>
      </w:r>
    </w:p>
    <w:p w14:paraId="4E963D5D" w14:textId="77777777" w:rsidR="007C694C" w:rsidRDefault="007C694C" w:rsidP="00D16868">
      <w:pPr>
        <w:widowControl w:val="0"/>
        <w:autoSpaceDE w:val="0"/>
        <w:autoSpaceDN w:val="0"/>
        <w:adjustRightInd w:val="0"/>
        <w:spacing w:beforeAutospacing="0" w:afterAutospacing="0" w:line="240" w:lineRule="auto"/>
        <w:rPr>
          <w:i/>
          <w:iCs/>
          <w:color w:val="242424"/>
          <w:sz w:val="26"/>
          <w:szCs w:val="26"/>
        </w:rPr>
      </w:pPr>
      <w:r>
        <w:rPr>
          <w:i/>
          <w:iCs/>
          <w:color w:val="242424"/>
          <w:sz w:val="26"/>
          <w:szCs w:val="26"/>
        </w:rPr>
        <w:t>Dai J, Wang H, Ge Q</w:t>
      </w:r>
    </w:p>
    <w:p w14:paraId="74BCEE33" w14:textId="77777777" w:rsidR="007C694C" w:rsidRDefault="007C694C" w:rsidP="00D16868">
      <w:pPr>
        <w:pStyle w:val="CommentText"/>
        <w:rPr>
          <w:i/>
          <w:iCs/>
          <w:color w:val="242424"/>
          <w:sz w:val="26"/>
          <w:szCs w:val="26"/>
        </w:rPr>
      </w:pPr>
      <w:r>
        <w:rPr>
          <w:i/>
          <w:iCs/>
          <w:color w:val="242424"/>
          <w:sz w:val="26"/>
          <w:szCs w:val="26"/>
        </w:rPr>
        <w:t>Int J Biometeorol. 2014 May; 58(4):521-8.</w:t>
      </w:r>
    </w:p>
    <w:p w14:paraId="0F0B1D6E" w14:textId="77777777" w:rsidR="007C694C" w:rsidRDefault="007C694C" w:rsidP="00D16868">
      <w:pPr>
        <w:pStyle w:val="CommentText"/>
        <w:rPr>
          <w:i/>
          <w:iCs/>
          <w:color w:val="242424"/>
          <w:sz w:val="26"/>
          <w:szCs w:val="26"/>
        </w:rPr>
      </w:pPr>
    </w:p>
    <w:p w14:paraId="3874C507" w14:textId="77777777" w:rsidR="007C694C" w:rsidRDefault="007C694C" w:rsidP="00D16868">
      <w:pPr>
        <w:widowControl w:val="0"/>
        <w:autoSpaceDE w:val="0"/>
        <w:autoSpaceDN w:val="0"/>
        <w:adjustRightInd w:val="0"/>
        <w:spacing w:beforeAutospacing="0" w:afterAutospacing="0" w:line="240" w:lineRule="auto"/>
        <w:rPr>
          <w:i/>
          <w:iCs/>
          <w:color w:val="242424"/>
          <w:sz w:val="26"/>
          <w:szCs w:val="26"/>
        </w:rPr>
      </w:pPr>
      <w:r>
        <w:rPr>
          <w:color w:val="242424"/>
          <w:sz w:val="26"/>
          <w:szCs w:val="26"/>
        </w:rPr>
        <w:t>Phenological responses of Ulmus pumila (Siberian Elm) to climate change in the temperate zone of China.</w:t>
      </w:r>
    </w:p>
    <w:p w14:paraId="72B75CA1" w14:textId="77777777" w:rsidR="007C694C" w:rsidRDefault="007C694C" w:rsidP="00D16868">
      <w:pPr>
        <w:widowControl w:val="0"/>
        <w:autoSpaceDE w:val="0"/>
        <w:autoSpaceDN w:val="0"/>
        <w:adjustRightInd w:val="0"/>
        <w:spacing w:beforeAutospacing="0" w:afterAutospacing="0" w:line="240" w:lineRule="auto"/>
        <w:rPr>
          <w:i/>
          <w:iCs/>
          <w:color w:val="242424"/>
          <w:sz w:val="26"/>
          <w:szCs w:val="26"/>
        </w:rPr>
      </w:pPr>
      <w:r>
        <w:rPr>
          <w:i/>
          <w:iCs/>
          <w:color w:val="242424"/>
          <w:sz w:val="26"/>
          <w:szCs w:val="26"/>
        </w:rPr>
        <w:t>Chen X, Xu L</w:t>
      </w:r>
    </w:p>
    <w:p w14:paraId="7F698A70" w14:textId="77777777" w:rsidR="007C694C" w:rsidRDefault="007C694C" w:rsidP="00D16868">
      <w:pPr>
        <w:widowControl w:val="0"/>
        <w:autoSpaceDE w:val="0"/>
        <w:autoSpaceDN w:val="0"/>
        <w:adjustRightInd w:val="0"/>
        <w:spacing w:beforeAutospacing="0" w:afterAutospacing="0" w:line="240" w:lineRule="auto"/>
        <w:rPr>
          <w:i/>
          <w:iCs/>
          <w:color w:val="242424"/>
          <w:sz w:val="26"/>
          <w:szCs w:val="26"/>
        </w:rPr>
      </w:pPr>
    </w:p>
    <w:p w14:paraId="0EF0F7EE" w14:textId="77777777" w:rsidR="007C694C" w:rsidRDefault="007C694C" w:rsidP="00D16868">
      <w:pPr>
        <w:pStyle w:val="CommentText"/>
        <w:rPr>
          <w:i/>
          <w:iCs/>
          <w:color w:val="242424"/>
          <w:sz w:val="26"/>
          <w:szCs w:val="26"/>
        </w:rPr>
      </w:pPr>
      <w:r>
        <w:rPr>
          <w:i/>
          <w:iCs/>
          <w:color w:val="242424"/>
          <w:sz w:val="26"/>
          <w:szCs w:val="26"/>
        </w:rPr>
        <w:t>Int J Biometeorol. 2012 Jul; 56(4):695-706.</w:t>
      </w:r>
    </w:p>
    <w:p w14:paraId="4D642812" w14:textId="77777777" w:rsidR="007C694C" w:rsidRDefault="007C694C" w:rsidP="00D16868">
      <w:pPr>
        <w:pStyle w:val="CommentText"/>
      </w:pPr>
      <w:r>
        <w:rPr>
          <w:rFonts w:ascii="Times New Roman" w:hAnsi="Times New Roman" w:cs="Times New Roman"/>
          <w:color w:val="auto"/>
          <w:sz w:val="32"/>
          <w:szCs w:val="32"/>
        </w:rPr>
        <w:t>Wang H., Ge Q., Dai J. &amp; Tao Z. Geographical pattern in first bloom variability and its relation to temperature sensitivity in the USA and China. Int J Biometeorol. (2014)</w:t>
      </w:r>
    </w:p>
  </w:comment>
  <w:comment w:id="201" w:author="Louie Yang" w:date="2016-11-23T10:59:00Z" w:initials="LY">
    <w:p w14:paraId="3F6BA99C" w14:textId="5D3FA588" w:rsidR="00E5427A" w:rsidRDefault="00E5427A">
      <w:pPr>
        <w:pStyle w:val="CommentText"/>
      </w:pPr>
      <w:r>
        <w:rPr>
          <w:rStyle w:val="CommentReference"/>
        </w:rPr>
        <w:annotationRef/>
      </w:r>
      <w:r>
        <w:t>Needs cleanup?</w:t>
      </w:r>
    </w:p>
  </w:comment>
  <w:comment w:id="202" w:author="Louie Yang" w:date="2016-11-23T11:00:00Z" w:initials="LY">
    <w:p w14:paraId="6BCFDC6C" w14:textId="1C58ADF1" w:rsidR="00E5427A" w:rsidRDefault="00E5427A">
      <w:pPr>
        <w:pStyle w:val="CommentText"/>
      </w:pPr>
      <w:r>
        <w:rPr>
          <w:rStyle w:val="CommentReference"/>
        </w:rPr>
        <w:annotationRef/>
      </w:r>
      <w:r>
        <w:t>How will these citation lists be formatted in the final ms? Do we need a better way to separate them?</w:t>
      </w:r>
    </w:p>
  </w:comment>
  <w:comment w:id="204" w:author="Louie Yang" w:date="2016-11-23T11:03:00Z" w:initials="LY">
    <w:p w14:paraId="5F1DBC7F" w14:textId="10BA7934" w:rsidR="00E5427A" w:rsidRDefault="00E5427A">
      <w:pPr>
        <w:pStyle w:val="CommentText"/>
      </w:pPr>
      <w:r>
        <w:rPr>
          <w:rStyle w:val="CommentReference"/>
        </w:rPr>
        <w:annotationRef/>
      </w:r>
      <w:r>
        <w:t>Mechanisms or cues?</w:t>
      </w:r>
    </w:p>
  </w:comment>
  <w:comment w:id="208" w:author="Louie Yang" w:date="2016-11-23T11:03:00Z" w:initials="LY">
    <w:p w14:paraId="176AD636" w14:textId="0B5C38D8" w:rsidR="00E5427A" w:rsidRDefault="00E5427A">
      <w:pPr>
        <w:pStyle w:val="CommentText"/>
      </w:pPr>
      <w:r>
        <w:rPr>
          <w:rStyle w:val="CommentReference"/>
        </w:rPr>
        <w:annotationRef/>
      </w:r>
      <w:r>
        <w:t>Mechanisms or cues?</w:t>
      </w:r>
    </w:p>
  </w:comment>
  <w:comment w:id="212" w:author="Louie Yang" w:date="2016-11-07T10:13:00Z" w:initials="LY">
    <w:p w14:paraId="166226BD" w14:textId="77777777" w:rsidR="007C694C" w:rsidRDefault="007C694C">
      <w:pPr>
        <w:pStyle w:val="CommentText"/>
      </w:pPr>
      <w:r>
        <w:rPr>
          <w:rStyle w:val="CommentReference"/>
        </w:rPr>
        <w:annotationRef/>
      </w:r>
      <w:r>
        <w:t xml:space="preserve">This seems like the crux of the argument – is there evidence that photoperiodic cues actually become more important at high latitudes? Bradshaw and Holtzapfel 2010 show data from mosquitoes indicating a strong photoperiodic response for populations between 30-46 deg latitude – not a big range, but certainly no indication that photoperiod becomes less important at low latitudes. </w:t>
      </w:r>
    </w:p>
    <w:p w14:paraId="4E74DF3A" w14:textId="77777777" w:rsidR="007C694C" w:rsidRDefault="007C694C">
      <w:pPr>
        <w:pStyle w:val="CommentText"/>
      </w:pPr>
    </w:p>
    <w:p w14:paraId="74A4813E" w14:textId="77777777" w:rsidR="007C694C" w:rsidRDefault="007C694C">
      <w:pPr>
        <w:pStyle w:val="CommentText"/>
      </w:pPr>
      <w:r>
        <w:t>HC- Hi Louie. I went back to the Bradshaw and Holzapfel paper. On page 154 they make a reasonably strong claim (drawing upon studies from a diversity of taxa) that the role in photoperiod becomes more important as latitude goes up. There are going to be exceptions (some tropical plant work in a paper by Calle et al 2010 provides an important counterpoint), but I think the point stands. I’ve tried to rephrase to be a bit more nuanced- it’s not that species at other latitudes are not photoperiodic- it’s just that photoperiodic responses are often modulated by other factors (e.g. temperature). Take a look at the passage and let me know if you agree</w:t>
      </w:r>
    </w:p>
    <w:p w14:paraId="65FF2B2C" w14:textId="77777777" w:rsidR="007C694C" w:rsidRDefault="007C694C">
      <w:pPr>
        <w:pStyle w:val="CommentText"/>
      </w:pPr>
    </w:p>
    <w:p w14:paraId="0928165F" w14:textId="77777777" w:rsidR="007C694C" w:rsidRDefault="007C694C">
      <w:pPr>
        <w:pStyle w:val="CommentText"/>
      </w:pPr>
      <w:r>
        <w:t>Check for ant-bird reference evidence of photoperiod cueing in the tropics</w:t>
      </w:r>
    </w:p>
    <w:p w14:paraId="61EEF6C1" w14:textId="77777777" w:rsidR="007C694C" w:rsidRDefault="007C694C" w:rsidP="00E61586">
      <w:pPr>
        <w:pStyle w:val="CommentText"/>
      </w:pPr>
    </w:p>
    <w:p w14:paraId="277D2574" w14:textId="77777777" w:rsidR="007C694C" w:rsidRDefault="007C694C" w:rsidP="00E61586">
      <w:pPr>
        <w:pStyle w:val="CommentText"/>
      </w:pPr>
      <w:r>
        <w:t>HC I know this paper- it was done by one of John’s postdocs. Definitely evidence that photoperiod is still important at low latitudes. I’ve added it.</w:t>
      </w:r>
    </w:p>
    <w:p w14:paraId="071296BB" w14:textId="77777777" w:rsidR="007C694C" w:rsidRDefault="007C694C">
      <w:pPr>
        <w:pStyle w:val="CommentText"/>
      </w:pPr>
    </w:p>
    <w:p w14:paraId="6F2D3143" w14:textId="77777777" w:rsidR="007C694C" w:rsidRDefault="007C694C">
      <w:pPr>
        <w:pStyle w:val="CommentText"/>
      </w:pPr>
      <w:r>
        <w:t>Earnakovich paper – alpine plants more sensitive to photo period than arctic plants</w:t>
      </w:r>
    </w:p>
    <w:p w14:paraId="33C7D36C" w14:textId="77777777" w:rsidR="007C694C" w:rsidRDefault="007C694C">
      <w:pPr>
        <w:pStyle w:val="CommentText"/>
      </w:pPr>
      <w:r>
        <w:t xml:space="preserve">HC- wasn’t sure how to integrate this reference. Add in if you see a way!. </w:t>
      </w:r>
    </w:p>
    <w:p w14:paraId="1406A849" w14:textId="77777777" w:rsidR="007C694C" w:rsidRDefault="007C694C">
      <w:pPr>
        <w:pStyle w:val="CommentText"/>
      </w:pPr>
    </w:p>
    <w:p w14:paraId="5E72A806" w14:textId="77777777" w:rsidR="007C694C" w:rsidRPr="00975C92" w:rsidRDefault="007C694C" w:rsidP="00CB4B1E">
      <w:pPr>
        <w:pStyle w:val="EndNoteBibliography"/>
        <w:ind w:left="720" w:hanging="720"/>
      </w:pPr>
      <w:r w:rsidRPr="00975C92">
        <w:t>Ernakovich, J.G., Hopping, K.A., Berdanier, A.B., Simpson, R.T., Kachergis, E.J., Steltzer, H.</w:t>
      </w:r>
      <w:r w:rsidRPr="00975C92">
        <w:rPr>
          <w:i/>
        </w:rPr>
        <w:t xml:space="preserve"> et al.</w:t>
      </w:r>
      <w:r w:rsidRPr="00975C92">
        <w:t xml:space="preserve"> (2014). Predicted responses of arctic and alpine ecosystems to altered seasonality under climate change. </w:t>
      </w:r>
      <w:r w:rsidRPr="00975C92">
        <w:rPr>
          <w:i/>
        </w:rPr>
        <w:t>Glob. Change Biol.</w:t>
      </w:r>
      <w:r w:rsidRPr="00975C92">
        <w:t>, 20, 3256-3269.</w:t>
      </w:r>
    </w:p>
    <w:p w14:paraId="6FA4CE29" w14:textId="77777777" w:rsidR="007C694C" w:rsidRDefault="007C694C">
      <w:pPr>
        <w:pStyle w:val="CommentText"/>
      </w:pPr>
    </w:p>
  </w:comment>
  <w:comment w:id="213" w:author="Louie Yang" w:date="2016-10-24T12:59:00Z" w:initials="LY">
    <w:p w14:paraId="2085EEE3" w14:textId="77777777" w:rsidR="007C694C" w:rsidRDefault="007C694C">
      <w:pPr>
        <w:pStyle w:val="CommentText"/>
      </w:pPr>
      <w:r>
        <w:rPr>
          <w:rStyle w:val="CommentReference"/>
        </w:rPr>
        <w:annotationRef/>
      </w:r>
      <w:r>
        <w:t>Perhaps we just need to include the relevant citations to support the specific assertion that photoperiodic cues increase in importance with latitude?</w:t>
      </w:r>
    </w:p>
  </w:comment>
  <w:comment w:id="221" w:author="Louie Yang" w:date="2016-11-23T11:06:00Z" w:initials="LY">
    <w:p w14:paraId="167C65C5" w14:textId="56AA4929" w:rsidR="00E5427A" w:rsidRDefault="00E5427A">
      <w:pPr>
        <w:pStyle w:val="CommentText"/>
      </w:pPr>
      <w:r>
        <w:rPr>
          <w:rStyle w:val="CommentReference"/>
        </w:rPr>
        <w:annotationRef/>
      </w:r>
      <w:r>
        <w:t>Seems inconsistent, but not totally weak?</w:t>
      </w:r>
    </w:p>
  </w:comment>
  <w:comment w:id="224" w:author="Heather Kharouba" w:date="2016-10-19T20:09:00Z" w:initials="HK">
    <w:p w14:paraId="4D2A34D5" w14:textId="77777777" w:rsidR="007C694C" w:rsidRDefault="007C694C">
      <w:pPr>
        <w:pStyle w:val="CommentText"/>
      </w:pPr>
      <w:r>
        <w:rPr>
          <w:rStyle w:val="CommentReference"/>
        </w:rPr>
        <w:annotationRef/>
      </w:r>
      <w:r>
        <w:t>Might be worth starting off by highlighting main differences between elevation vs. latitudinal gradients for non-ecologists</w:t>
      </w:r>
    </w:p>
    <w:p w14:paraId="6739BC53" w14:textId="77777777" w:rsidR="007C694C" w:rsidRDefault="007C694C">
      <w:pPr>
        <w:pStyle w:val="CommentText"/>
      </w:pPr>
    </w:p>
    <w:p w14:paraId="2CFA9A0A" w14:textId="77777777" w:rsidR="007C694C" w:rsidRDefault="007C694C">
      <w:pPr>
        <w:pStyle w:val="CommentText"/>
      </w:pPr>
      <w:r>
        <w:t xml:space="preserve">JDA: biophysically? Their effect on diversity? Or …? Kroner’s paper on ‘altitude’ is a good discussion of its effect on living organisms </w:t>
      </w:r>
      <w:r w:rsidRPr="003678EA">
        <w:t>https://www.ncbi.nlm.nih.gov/pmc/articles/PMC2606787/</w:t>
      </w:r>
    </w:p>
  </w:comment>
  <w:comment w:id="225" w:author="Emily Rivest" w:date="2016-10-24T11:25:00Z" w:initials="MOU">
    <w:p w14:paraId="24F43BF7" w14:textId="77777777" w:rsidR="007C694C" w:rsidRDefault="007C694C">
      <w:pPr>
        <w:pStyle w:val="CommentText"/>
      </w:pPr>
      <w:r>
        <w:rPr>
          <w:rStyle w:val="CommentReference"/>
        </w:rPr>
        <w:annotationRef/>
      </w:r>
      <w:r>
        <w:t>Refs need reformatting</w:t>
      </w:r>
    </w:p>
  </w:comment>
  <w:comment w:id="227" w:author="Emily Rivest" w:date="2016-10-24T11:26:00Z" w:initials="MOU">
    <w:p w14:paraId="48AD2D66" w14:textId="77777777" w:rsidR="007C694C" w:rsidRDefault="007C694C">
      <w:pPr>
        <w:pStyle w:val="CommentText"/>
      </w:pPr>
      <w:r>
        <w:rPr>
          <w:rStyle w:val="CommentReference"/>
        </w:rPr>
        <w:annotationRef/>
      </w:r>
      <w:r>
        <w:t>What kind of requirements – physiological?</w:t>
      </w:r>
    </w:p>
  </w:comment>
  <w:comment w:id="226" w:author="Emily Rivest" w:date="2016-10-19T20:09:00Z" w:initials="ER">
    <w:p w14:paraId="36B38483" w14:textId="77777777" w:rsidR="007C694C" w:rsidRDefault="007C694C" w:rsidP="00766BDE">
      <w:pPr>
        <w:pStyle w:val="CommentText"/>
      </w:pPr>
      <w:r>
        <w:rPr>
          <w:rStyle w:val="CommentReference"/>
        </w:rPr>
        <w:annotationRef/>
      </w:r>
      <w:r>
        <w:t>Fix parentheses</w:t>
      </w:r>
    </w:p>
  </w:comment>
  <w:comment w:id="228" w:author="Jaime A" w:date="2016-10-19T20:09:00Z" w:initials="JA">
    <w:p w14:paraId="1FEF62FE" w14:textId="77777777" w:rsidR="007C694C" w:rsidRDefault="007C694C">
      <w:pPr>
        <w:pStyle w:val="CommentText"/>
      </w:pPr>
      <w:r>
        <w:rPr>
          <w:rStyle w:val="CommentReference"/>
        </w:rPr>
        <w:annotationRef/>
      </w:r>
      <w:r>
        <w:t>Shouldd this also appear in Box 1 glossary?</w:t>
      </w:r>
    </w:p>
  </w:comment>
  <w:comment w:id="231" w:author="Jaime A" w:date="2016-10-19T20:09:00Z" w:initials="JA">
    <w:p w14:paraId="3DB5761A" w14:textId="77777777" w:rsidR="007C694C" w:rsidRDefault="007C694C">
      <w:pPr>
        <w:pStyle w:val="CommentText"/>
      </w:pPr>
      <w:r>
        <w:rPr>
          <w:rStyle w:val="CommentReference"/>
        </w:rPr>
        <w:annotationRef/>
      </w:r>
      <w:r>
        <w:t>I agree with HK. Need something more specific here about how they function differently. I’m unclear at the moment what was envisioned here. If I wrote this I need ot revisit the scenario. Or delete.</w:t>
      </w:r>
    </w:p>
    <w:p w14:paraId="75809663" w14:textId="77777777" w:rsidR="007C694C" w:rsidRDefault="007C694C">
      <w:pPr>
        <w:pStyle w:val="CommentText"/>
      </w:pPr>
    </w:p>
    <w:p w14:paraId="61165716" w14:textId="77777777" w:rsidR="007C694C" w:rsidRDefault="007C694C">
      <w:pPr>
        <w:pStyle w:val="CommentText"/>
      </w:pPr>
      <w:r>
        <w:t>I’d favor deleting. While interactions are interesting wedon’t have a clear example.</w:t>
      </w:r>
    </w:p>
  </w:comment>
  <w:comment w:id="232" w:author="Helen" w:date="2016-10-19T20:09:00Z" w:initials="H">
    <w:p w14:paraId="3117E266" w14:textId="77777777" w:rsidR="007C694C" w:rsidRDefault="007C694C">
      <w:pPr>
        <w:pStyle w:val="CommentText"/>
      </w:pPr>
      <w:r>
        <w:rPr>
          <w:rStyle w:val="CommentReference"/>
        </w:rPr>
        <w:annotationRef/>
      </w:r>
      <w:r>
        <w:t>While this seems theoretically possible based on readings, I don’t have a citation to back this idea up--- anyone else know of a paper?</w:t>
      </w:r>
    </w:p>
  </w:comment>
  <w:comment w:id="229" w:author="Heather Kharouba" w:date="2016-10-19T20:09:00Z" w:initials="HK">
    <w:p w14:paraId="7C55431C" w14:textId="77777777" w:rsidR="007C694C" w:rsidRDefault="007C694C">
      <w:pPr>
        <w:pStyle w:val="CommentText"/>
      </w:pPr>
      <w:r>
        <w:rPr>
          <w:rStyle w:val="CommentReference"/>
        </w:rPr>
        <w:annotationRef/>
      </w:r>
      <w:r>
        <w:t>I find this a bit confusing. I think it’s the prediction. Do you mean the relative importance of both cues? You could be highly sensitive to temperature and photoperiodic cues.</w:t>
      </w:r>
    </w:p>
  </w:comment>
  <w:comment w:id="230" w:author="Jaime A" w:date="2016-11-07T10:13:00Z" w:initials="JA">
    <w:p w14:paraId="6DFC8420" w14:textId="77777777" w:rsidR="007C694C" w:rsidRDefault="007C694C" w:rsidP="008B3BB0">
      <w:pPr>
        <w:pStyle w:val="Heading3"/>
        <w:spacing w:before="0" w:line="324" w:lineRule="atLeast"/>
        <w:textAlignment w:val="baseline"/>
        <w:rPr>
          <w:rFonts w:ascii="Arial" w:eastAsia="Times New Roman" w:hAnsi="Arial"/>
          <w:b w:val="0"/>
          <w:color w:val="000000"/>
          <w:sz w:val="36"/>
          <w:szCs w:val="36"/>
        </w:rPr>
      </w:pPr>
      <w:r>
        <w:rPr>
          <w:rStyle w:val="CommentReference"/>
        </w:rPr>
        <w:annotationRef/>
      </w:r>
      <w:r w:rsidRPr="008B3BB0">
        <w:rPr>
          <w:b w:val="0"/>
        </w:rPr>
        <w:t>I’m not sure of one. A related point that ‘s maybe better supported is made by Ernakovich</w:t>
      </w:r>
      <w:r>
        <w:rPr>
          <w:b w:val="0"/>
        </w:rPr>
        <w:t xml:space="preserve"> </w:t>
      </w:r>
      <w:r w:rsidRPr="008B3BB0">
        <w:rPr>
          <w:b w:val="0"/>
        </w:rPr>
        <w:t xml:space="preserve">(in section </w:t>
      </w:r>
      <w:r w:rsidRPr="008B3BB0">
        <w:rPr>
          <w:rFonts w:ascii="Arial" w:eastAsia="Times New Roman" w:hAnsi="Arial"/>
          <w:b w:val="0"/>
          <w:i/>
          <w:color w:val="000000"/>
          <w:sz w:val="36"/>
          <w:szCs w:val="36"/>
        </w:rPr>
        <w:t>Seasonality of arctic and alpine plant phenology)</w:t>
      </w:r>
      <w:r w:rsidRPr="008B3BB0">
        <w:rPr>
          <w:rFonts w:ascii="Arial" w:eastAsia="Times New Roman" w:hAnsi="Arial"/>
          <w:b w:val="0"/>
          <w:color w:val="000000"/>
          <w:sz w:val="36"/>
          <w:szCs w:val="36"/>
        </w:rPr>
        <w:t xml:space="preserve"> an</w:t>
      </w:r>
      <w:r>
        <w:rPr>
          <w:rFonts w:ascii="Arial" w:eastAsia="Times New Roman" w:hAnsi="Arial"/>
          <w:b w:val="0"/>
          <w:color w:val="000000"/>
          <w:sz w:val="36"/>
          <w:szCs w:val="36"/>
        </w:rPr>
        <w:t>d is that arctic will be less constrained by photoperiod (but also more constrained by low soil temps?)—</w:t>
      </w:r>
    </w:p>
    <w:p w14:paraId="0B65C2AE" w14:textId="77777777" w:rsidR="007C694C" w:rsidRDefault="007C694C" w:rsidP="00D9380C">
      <w:pPr>
        <w:pStyle w:val="Normal1"/>
      </w:pPr>
    </w:p>
    <w:p w14:paraId="59EA34D9" w14:textId="77777777" w:rsidR="007C694C" w:rsidRPr="008B3BB0" w:rsidRDefault="007C694C" w:rsidP="00D9380C">
      <w:pPr>
        <w:pStyle w:val="Normal1"/>
      </w:pPr>
      <w:r>
        <w:t>HC: Hmm my read is that that Ernakovitch comparison is specific to comparing phenological shift in the arctic and at altitude, and doesn’t really get to the point of altitudinal variation in phenological shift. I agree it would be great to have a better example where we have strong evidence for an interaction between two cue types, we should probably stick to an elevation focus. Anyone else have a better example?</w:t>
      </w:r>
    </w:p>
  </w:comment>
  <w:comment w:id="233" w:author="Emily Rivest" w:date="2016-10-24T11:30:00Z" w:initials="MOU">
    <w:p w14:paraId="08FA460C" w14:textId="77777777" w:rsidR="007C694C" w:rsidRDefault="007C694C">
      <w:pPr>
        <w:pStyle w:val="CommentText"/>
      </w:pPr>
      <w:r>
        <w:rPr>
          <w:rStyle w:val="CommentReference"/>
        </w:rPr>
        <w:annotationRef/>
      </w:r>
      <w:r>
        <w:t>This example was used in the paragraph above. Can we delete and simply start the sentence with emergence?</w:t>
      </w:r>
    </w:p>
  </w:comment>
  <w:comment w:id="234" w:author="Jaime A" w:date="2016-10-19T20:09:00Z" w:initials="JA">
    <w:p w14:paraId="045DEC57" w14:textId="77777777" w:rsidR="007C694C" w:rsidRDefault="007C694C">
      <w:pPr>
        <w:pStyle w:val="CommentText"/>
      </w:pPr>
      <w:r>
        <w:rPr>
          <w:rStyle w:val="CommentReference"/>
        </w:rPr>
        <w:annotationRef/>
      </w:r>
      <w:r>
        <w:t>Does the Buckely 2015 finding conflict with this (and/or say that sensitivity is also different)</w:t>
      </w:r>
    </w:p>
    <w:p w14:paraId="22407F01" w14:textId="77777777" w:rsidR="007C694C" w:rsidRDefault="007C694C">
      <w:pPr>
        <w:pStyle w:val="CommentText"/>
      </w:pPr>
    </w:p>
    <w:p w14:paraId="1F550216" w14:textId="77777777" w:rsidR="007C694C" w:rsidRDefault="007C694C">
      <w:pPr>
        <w:pStyle w:val="CommentText"/>
      </w:pPr>
      <w:r>
        <w:t xml:space="preserve">HC: My read of these is that these studies in combination suggest both mechanisms of greater warming at high altitude and greater sensitivity to warming at altitude. Someone else should take a quick look at these papers and make sure they conclude the same thing. </w:t>
      </w:r>
    </w:p>
  </w:comment>
  <w:comment w:id="235" w:author="Louie Yang" w:date="2016-11-23T11:09:00Z" w:initials="LY">
    <w:p w14:paraId="62AE8B08" w14:textId="344BEA7C" w:rsidR="002D5F95" w:rsidRDefault="002D5F95">
      <w:pPr>
        <w:pStyle w:val="CommentText"/>
      </w:pPr>
      <w:r>
        <w:rPr>
          <w:rStyle w:val="CommentReference"/>
        </w:rPr>
        <w:annotationRef/>
      </w:r>
      <w:r>
        <w:t>Box 2?</w:t>
      </w:r>
    </w:p>
  </w:comment>
  <w:comment w:id="236" w:author="Emily Rivest" w:date="2016-10-19T20:09:00Z" w:initials="ER">
    <w:p w14:paraId="1B3DCCBA" w14:textId="77777777" w:rsidR="007C694C" w:rsidRPr="008B3BB0" w:rsidRDefault="007C694C" w:rsidP="00275544">
      <w:pPr>
        <w:pStyle w:val="CommentText"/>
      </w:pPr>
      <w:r w:rsidRPr="008B3BB0">
        <w:rPr>
          <w:rStyle w:val="CommentReference"/>
        </w:rPr>
        <w:annotationRef/>
      </w:r>
      <w:r w:rsidRPr="008B3BB0">
        <w:t>Fix parentheses</w:t>
      </w:r>
    </w:p>
  </w:comment>
  <w:comment w:id="241" w:author="Louie Yang" w:date="2016-11-23T11:10:00Z" w:initials="LY">
    <w:p w14:paraId="41FF4E98" w14:textId="0548182B" w:rsidR="002D5F95" w:rsidRDefault="002D5F95">
      <w:pPr>
        <w:pStyle w:val="CommentText"/>
      </w:pPr>
      <w:r>
        <w:rPr>
          <w:rStyle w:val="CommentReference"/>
        </w:rPr>
        <w:annotationRef/>
      </w:r>
      <w:r>
        <w:t>What does this mean? Seems like there are several studies showing that climate change will likely have a strong effect on winter precip</w:t>
      </w:r>
      <w:r w:rsidR="00D23E69">
        <w:t xml:space="preserve"> which varies with altitude</w:t>
      </w:r>
      <w:r>
        <w:t>. For example:</w:t>
      </w:r>
    </w:p>
    <w:p w14:paraId="0CA3430A" w14:textId="6E4F9C9D" w:rsidR="002D5F95" w:rsidRDefault="002D5F95">
      <w:pPr>
        <w:pStyle w:val="CommentText"/>
      </w:pPr>
    </w:p>
    <w:p w14:paraId="5C4DCE12" w14:textId="77777777" w:rsidR="002D5F95" w:rsidRPr="002D5F95" w:rsidRDefault="002D5F95" w:rsidP="002D5F95">
      <w:pPr>
        <w:spacing w:beforeAutospacing="0" w:afterAutospacing="0" w:line="480" w:lineRule="auto"/>
        <w:ind w:hanging="480"/>
        <w:rPr>
          <w:rFonts w:ascii="Times New Roman" w:eastAsia="Times New Roman" w:hAnsi="Times New Roman" w:cs="Times New Roman"/>
          <w:color w:val="auto"/>
          <w:sz w:val="24"/>
          <w:szCs w:val="24"/>
        </w:rPr>
      </w:pPr>
      <w:r w:rsidRPr="002D5F95">
        <w:rPr>
          <w:rFonts w:ascii="Times New Roman" w:eastAsia="Times New Roman" w:hAnsi="Times New Roman" w:cs="Times New Roman"/>
          <w:color w:val="auto"/>
          <w:sz w:val="24"/>
          <w:szCs w:val="24"/>
        </w:rPr>
        <w:t>Hayhoe, K., D. Cayan, C. B. Field, P. C. Frumhoff, E. P. Maurer, N. L. Miller, S. C. Moser, S. H. Schneider, K. N. Cahill, E. E. Cleland, L. Dale, R. Drapek, R. M. Hanemann, L. S. Kalkstein, J. Lenihan, C. K. Lunch, R. P. Neilson, S. C. Sheridan, and J. H. Verville. 2004. Emissions Pathways, Climate Change, and Impacts on California. Proceedings of the National Academy of Sciences of the United States of America 101:12422–12427.</w:t>
      </w:r>
    </w:p>
    <w:p w14:paraId="7F3825E6" w14:textId="649947A7" w:rsidR="002D5F95" w:rsidRDefault="002D5F95">
      <w:pPr>
        <w:pStyle w:val="CommentText"/>
      </w:pPr>
    </w:p>
    <w:p w14:paraId="675EC714" w14:textId="2BF2BA22" w:rsidR="00D23E69" w:rsidRDefault="00D23E69">
      <w:pPr>
        <w:pStyle w:val="CommentText"/>
      </w:pPr>
      <w:r>
        <w:t xml:space="preserve">I think there are more recent papers as well. </w:t>
      </w:r>
    </w:p>
  </w:comment>
  <w:comment w:id="242" w:author="Heather Kharouba" w:date="2016-11-07T10:07:00Z" w:initials="HK">
    <w:p w14:paraId="2CE3C108" w14:textId="77777777" w:rsidR="007C694C" w:rsidRDefault="007C694C">
      <w:pPr>
        <w:pStyle w:val="CommentText"/>
      </w:pPr>
      <w:r>
        <w:rPr>
          <w:rStyle w:val="CommentReference"/>
        </w:rPr>
        <w:annotationRef/>
      </w:r>
      <w:r>
        <w:t>Environment-driven?</w:t>
      </w:r>
    </w:p>
    <w:p w14:paraId="387111FE" w14:textId="77777777" w:rsidR="007C694C" w:rsidRDefault="007C694C">
      <w:pPr>
        <w:pStyle w:val="CommentText"/>
      </w:pPr>
    </w:p>
    <w:p w14:paraId="64CC1F0E" w14:textId="77777777" w:rsidR="007C694C" w:rsidRDefault="007C694C">
      <w:pPr>
        <w:pStyle w:val="CommentText"/>
      </w:pPr>
      <w:r>
        <w:t>JDA: Yeah… this section describes a scenario where environment-driven change in phenology (plasticity) results in frost killing, selection and not in a clear pattern of advance</w:t>
      </w:r>
    </w:p>
  </w:comment>
  <w:comment w:id="256" w:author="Louie Yang" w:date="2016-11-23T11:25:00Z" w:initials="LY">
    <w:p w14:paraId="6A5DC6B6" w14:textId="07AC7595" w:rsidR="00D23E69" w:rsidRDefault="00D23E69">
      <w:pPr>
        <w:pStyle w:val="CommentText"/>
      </w:pPr>
      <w:r>
        <w:rPr>
          <w:rStyle w:val="CommentReference"/>
        </w:rPr>
        <w:annotationRef/>
      </w:r>
      <w:r>
        <w:t xml:space="preserve">Is this the observed pattern? It seems like the previous paragraph had me convinced that either there was no difference, or that the difference was not consistent. </w:t>
      </w:r>
    </w:p>
  </w:comment>
  <w:comment w:id="259" w:author="Louie Yang" w:date="2016-11-23T11:28:00Z" w:initials="LY">
    <w:p w14:paraId="05D20F6F" w14:textId="07649DD8" w:rsidR="00D23E69" w:rsidRDefault="00D23E69">
      <w:pPr>
        <w:pStyle w:val="CommentText"/>
      </w:pPr>
      <w:r>
        <w:rPr>
          <w:rStyle w:val="CommentReference"/>
        </w:rPr>
        <w:annotationRef/>
      </w:r>
      <w:r>
        <w:t xml:space="preserve">This seems vague. How does the breath of thermotolerance windows vary specifically? </w:t>
      </w:r>
      <w:r w:rsidR="00353DA6">
        <w:t>How does this shape phenological shifts?</w:t>
      </w:r>
    </w:p>
  </w:comment>
  <w:comment w:id="260" w:author="Emily Rivest" w:date="2016-10-19T20:09:00Z" w:initials="ER">
    <w:p w14:paraId="05D03781" w14:textId="77777777" w:rsidR="007C694C" w:rsidRDefault="007C694C">
      <w:pPr>
        <w:pStyle w:val="CommentText"/>
      </w:pPr>
      <w:r>
        <w:rPr>
          <w:rStyle w:val="CommentReference"/>
        </w:rPr>
        <w:annotationRef/>
      </w:r>
      <w:r>
        <w:t>Perhaps what I mean here is that the thermotolerance breadth indicates their potential for phenological shifts. If you have a very narrow range of thermotolerance, you don’t have much wiggle room for shifting your phenology. If you have a broad range of thermotolerance, then you have more functional space where you can adjust the timing of your events.</w:t>
      </w:r>
    </w:p>
    <w:p w14:paraId="1FEDF40E" w14:textId="77777777" w:rsidR="007C694C" w:rsidRDefault="007C694C">
      <w:pPr>
        <w:pStyle w:val="CommentText"/>
      </w:pPr>
    </w:p>
    <w:p w14:paraId="06B88CAA" w14:textId="77777777" w:rsidR="007C694C" w:rsidRDefault="007C694C">
      <w:pPr>
        <w:pStyle w:val="CommentText"/>
      </w:pPr>
      <w:r>
        <w:t>Helen, Heather, and Louie – what do you think?</w:t>
      </w:r>
    </w:p>
  </w:comment>
  <w:comment w:id="261" w:author="Helen" w:date="2016-10-19T20:09:00Z" w:initials="H">
    <w:p w14:paraId="70F9057C" w14:textId="77777777" w:rsidR="007C694C" w:rsidRDefault="007C694C">
      <w:pPr>
        <w:pStyle w:val="CommentText"/>
      </w:pPr>
      <w:r>
        <w:rPr>
          <w:rStyle w:val="CommentReference"/>
        </w:rPr>
        <w:annotationRef/>
      </w:r>
      <w:r>
        <w:t>I’m a little bit confused about this argument. Is the important factor the temperature tolerance itself, or the distance between the upper thermal tolerance and the current and projected temperatures that the organisms are expected to experience? It seems like the species that are operating really close to their thermal limits may be in trouble… do we have any evidence about whether marine or terriestrial species are operating closer to their thermal maximum? Also, we should be really clear, if possible, about how operating near your temperature limit connects to phenology.</w:t>
      </w:r>
    </w:p>
  </w:comment>
  <w:comment w:id="262" w:author="Heather Kharouba" w:date="2016-10-19T20:09:00Z" w:initials="HK">
    <w:p w14:paraId="1C545AF0" w14:textId="77777777" w:rsidR="007C694C" w:rsidRDefault="007C694C">
      <w:pPr>
        <w:pStyle w:val="CommentText"/>
      </w:pPr>
      <w:r>
        <w:rPr>
          <w:rStyle w:val="CommentReference"/>
        </w:rPr>
        <w:annotationRef/>
      </w:r>
      <w:r>
        <w:t>I’m not following link between upper thermal limit and phenological traits. Maybe rephrase?</w:t>
      </w:r>
    </w:p>
  </w:comment>
  <w:comment w:id="263" w:author="Louie Yang" w:date="2016-11-23T11:32:00Z" w:initials="LY">
    <w:p w14:paraId="102FF419" w14:textId="508FF721" w:rsidR="00353DA6" w:rsidRDefault="00353DA6">
      <w:pPr>
        <w:pStyle w:val="CommentText"/>
      </w:pPr>
      <w:r>
        <w:rPr>
          <w:rStyle w:val="CommentReference"/>
        </w:rPr>
        <w:annotationRef/>
      </w:r>
      <w:r>
        <w:t xml:space="preserve">Might be possible to simplify this – it reads as if the presence of sessile stages in marine systems means that moving may not be as prevalent, which seems redundant. </w:t>
      </w:r>
    </w:p>
  </w:comment>
  <w:comment w:id="271" w:author="Louie Yang" w:date="2016-11-23T11:34:00Z" w:initials="LY">
    <w:p w14:paraId="2635CA79" w14:textId="01870ABC" w:rsidR="00353DA6" w:rsidRDefault="00353DA6">
      <w:pPr>
        <w:pStyle w:val="CommentText"/>
      </w:pPr>
      <w:r>
        <w:rPr>
          <w:rStyle w:val="CommentReference"/>
        </w:rPr>
        <w:annotationRef/>
      </w:r>
      <w:r>
        <w:t xml:space="preserve">This section seems to lack a concluding paragraph which was present in the others. I’m not sure one is necessary here, but it does feel stylistically different. </w:t>
      </w:r>
    </w:p>
  </w:comment>
  <w:comment w:id="273" w:author="Louie Yang" w:date="2016-11-23T11:51:00Z" w:initials="LY">
    <w:p w14:paraId="6925672D" w14:textId="1A56EE71" w:rsidR="00615849" w:rsidRDefault="00615849">
      <w:pPr>
        <w:pStyle w:val="CommentText"/>
      </w:pPr>
      <w:r>
        <w:rPr>
          <w:rStyle w:val="CommentReference"/>
        </w:rPr>
        <w:annotationRef/>
      </w:r>
      <w:r>
        <w:t xml:space="preserve">I wonder if this section should address more explicitly the difference between plants and animals (autotrophs vs. heterotrophs) as somewhat distinct from the issue of trophic position per se (herbivores vs predators)? </w:t>
      </w:r>
    </w:p>
  </w:comment>
  <w:comment w:id="274" w:author="Heather Kharouba" w:date="2016-10-19T20:09:00Z" w:initials="HK">
    <w:p w14:paraId="6B316A73" w14:textId="77777777" w:rsidR="007C694C" w:rsidRDefault="007C694C">
      <w:pPr>
        <w:pStyle w:val="CommentText"/>
      </w:pPr>
      <w:r>
        <w:rPr>
          <w:rStyle w:val="CommentReference"/>
        </w:rPr>
        <w:annotationRef/>
      </w:r>
      <w:r>
        <w:t>I think we need to briefly introduce trophic levels and why they are so commonly studied</w:t>
      </w:r>
    </w:p>
  </w:comment>
  <w:comment w:id="275" w:author="Helen" w:date="2016-10-19T20:09:00Z" w:initials="H">
    <w:p w14:paraId="61CD9FA2" w14:textId="77777777" w:rsidR="007C694C" w:rsidRDefault="007C694C">
      <w:pPr>
        <w:pStyle w:val="CommentText"/>
      </w:pPr>
      <w:r>
        <w:rPr>
          <w:rStyle w:val="CommentReference"/>
        </w:rPr>
        <w:annotationRef/>
      </w:r>
      <w:r>
        <w:t>Parmesan- butterflies and birds versus herbs, Gordo and Sanz- B. olae and olive flowering, also potato sowing relative to , both- sparrowhawks (relative to sparrows, bugs, and plants),</w:t>
      </w:r>
    </w:p>
  </w:comment>
  <w:comment w:id="276" w:author="Louie Yang" w:date="2016-11-23T11:35:00Z" w:initials="LY">
    <w:p w14:paraId="1F234DEA" w14:textId="65E5C085" w:rsidR="00353DA6" w:rsidRDefault="00353DA6">
      <w:pPr>
        <w:pStyle w:val="CommentText"/>
      </w:pPr>
      <w:r>
        <w:rPr>
          <w:rStyle w:val="CommentReference"/>
        </w:rPr>
        <w:annotationRef/>
      </w:r>
      <w:r>
        <w:t>Isn’t this redundant?</w:t>
      </w:r>
    </w:p>
  </w:comment>
  <w:comment w:id="277" w:author="Louie Yang" w:date="2016-11-23T12:40:00Z" w:initials="LY">
    <w:p w14:paraId="0A2D29B8" w14:textId="2ED20211" w:rsidR="00240486" w:rsidRDefault="00240486">
      <w:pPr>
        <w:pStyle w:val="CommentText"/>
      </w:pPr>
      <w:r>
        <w:rPr>
          <w:rStyle w:val="CommentReference"/>
        </w:rPr>
        <w:annotationRef/>
      </w:r>
      <w:r>
        <w:t>Seems useful to italicize these, just to show emphasis and to make the easier to find in the text?</w:t>
      </w:r>
    </w:p>
  </w:comment>
  <w:comment w:id="279" w:author="Louie Yang" w:date="2016-11-23T11:37:00Z" w:initials="LY">
    <w:p w14:paraId="38E12A53" w14:textId="5577E5AD" w:rsidR="00353DA6" w:rsidRDefault="00353DA6">
      <w:pPr>
        <w:pStyle w:val="CommentText"/>
      </w:pPr>
      <w:r>
        <w:rPr>
          <w:rStyle w:val="CommentReference"/>
        </w:rPr>
        <w:annotationRef/>
      </w:r>
      <w:r>
        <w:t xml:space="preserve">It feels like this needs to be expanded. This entire paragraph is 3 sentences, and they are somewhat redundant. </w:t>
      </w:r>
    </w:p>
  </w:comment>
  <w:comment w:id="280" w:author="Helen" w:date="2016-10-19T20:09:00Z" w:initials="H">
    <w:p w14:paraId="2871EC62" w14:textId="77777777" w:rsidR="007C694C" w:rsidRDefault="007C694C">
      <w:pPr>
        <w:pStyle w:val="CommentText"/>
      </w:pPr>
      <w:r>
        <w:rPr>
          <w:rStyle w:val="CommentReference"/>
        </w:rPr>
        <w:annotationRef/>
      </w:r>
      <w:r>
        <w:t>Formatting- Integrate references in final revision.</w:t>
      </w:r>
    </w:p>
  </w:comment>
  <w:comment w:id="282" w:author="Louie Yang" w:date="2016-11-23T11:38:00Z" w:initials="LY">
    <w:p w14:paraId="399E3283" w14:textId="1235BD35" w:rsidR="00353DA6" w:rsidRDefault="00353DA6">
      <w:pPr>
        <w:pStyle w:val="CommentText"/>
      </w:pPr>
      <w:r>
        <w:rPr>
          <w:rStyle w:val="CommentReference"/>
        </w:rPr>
        <w:annotationRef/>
      </w:r>
      <w:r>
        <w:t xml:space="preserve">These aren’t entirely independent; they are inherently </w:t>
      </w:r>
      <w:r w:rsidR="0033449B">
        <w:t>confounded (there are few high trophic level plants, for example)</w:t>
      </w:r>
      <w:r w:rsidR="00615849">
        <w:t>.</w:t>
      </w:r>
    </w:p>
  </w:comment>
  <w:comment w:id="281" w:author="Heather Kharouba" w:date="2016-10-19T20:09:00Z" w:initials="HK">
    <w:p w14:paraId="35863FF9" w14:textId="77777777" w:rsidR="007C694C" w:rsidRDefault="007C694C">
      <w:pPr>
        <w:pStyle w:val="CommentText"/>
      </w:pPr>
      <w:r>
        <w:rPr>
          <w:rStyle w:val="CommentReference"/>
        </w:rPr>
        <w:annotationRef/>
      </w:r>
      <w:r>
        <w:t>I find it hard to see the difference between this point and the last.</w:t>
      </w:r>
    </w:p>
  </w:comment>
  <w:comment w:id="283" w:author="Louie Yang" w:date="2016-11-23T11:53:00Z" w:initials="LY">
    <w:p w14:paraId="66DA703C" w14:textId="27974043" w:rsidR="00615849" w:rsidRDefault="00615849">
      <w:pPr>
        <w:pStyle w:val="CommentText"/>
      </w:pPr>
      <w:r>
        <w:rPr>
          <w:rStyle w:val="CommentReference"/>
        </w:rPr>
        <w:annotationRef/>
      </w:r>
      <w:r>
        <w:t xml:space="preserve">Are associated with? It would be hard to assert causation here. </w:t>
      </w:r>
    </w:p>
  </w:comment>
  <w:comment w:id="284" w:author="Heather Kharouba" w:date="2016-10-19T20:09:00Z" w:initials="HK">
    <w:p w14:paraId="7A50FB29" w14:textId="77777777" w:rsidR="007C694C" w:rsidRDefault="007C694C">
      <w:pPr>
        <w:pStyle w:val="CommentText"/>
      </w:pPr>
      <w:r>
        <w:rPr>
          <w:rStyle w:val="CommentReference"/>
        </w:rPr>
        <w:annotationRef/>
      </w:r>
      <w:r>
        <w:t>Is this not organism- response?</w:t>
      </w:r>
    </w:p>
    <w:p w14:paraId="0FC04D95" w14:textId="77777777" w:rsidR="007C694C" w:rsidRDefault="007C694C">
      <w:pPr>
        <w:pStyle w:val="CommentText"/>
      </w:pPr>
    </w:p>
    <w:p w14:paraId="5F6D0001" w14:textId="77777777" w:rsidR="007C694C" w:rsidRDefault="007C694C">
      <w:pPr>
        <w:pStyle w:val="CommentText"/>
      </w:pPr>
      <w:r>
        <w:t>JDA: flagged this issue in Broad Conceptual at top of document. It also comes up in migration</w:t>
      </w:r>
    </w:p>
  </w:comment>
  <w:comment w:id="285" w:author="Helen" w:date="2016-11-07T10:13:00Z" w:initials="H">
    <w:p w14:paraId="73A60D03" w14:textId="77777777" w:rsidR="007C694C" w:rsidRDefault="007C694C">
      <w:pPr>
        <w:pStyle w:val="CommentText"/>
      </w:pPr>
      <w:r>
        <w:rPr>
          <w:rStyle w:val="CommentReference"/>
        </w:rPr>
        <w:annotationRef/>
      </w:r>
      <w:r>
        <w:t>After a quick skim I don’t see Walther referencing this idea. Can anyone else find it?</w:t>
      </w:r>
    </w:p>
    <w:p w14:paraId="444E2673" w14:textId="77777777" w:rsidR="007C694C" w:rsidRDefault="007C694C">
      <w:pPr>
        <w:pStyle w:val="CommentText"/>
      </w:pPr>
    </w:p>
    <w:p w14:paraId="0525D516" w14:textId="77777777" w:rsidR="007C694C" w:rsidRDefault="007C694C">
      <w:pPr>
        <w:pStyle w:val="CommentText"/>
      </w:pPr>
      <w:r>
        <w:t xml:space="preserve">JDA: I agree. We could cite Post and Forchammer 2008 </w:t>
      </w:r>
      <w:hyperlink r:id="rId1" w:history="1">
        <w:r w:rsidRPr="00A70B56">
          <w:rPr>
            <w:rStyle w:val="Hyperlink"/>
          </w:rPr>
          <w:t>https://www.ncbi.nlm.nih.gov/pmc/articles/PMC2606787/</w:t>
        </w:r>
      </w:hyperlink>
      <w:r>
        <w:t xml:space="preserve"> instead, though they cite Gunn and Skogland (1997 a book chapter) for this at the end of their 1</w:t>
      </w:r>
    </w:p>
  </w:comment>
  <w:comment w:id="287" w:author="Louie Yang" w:date="2016-11-23T11:54:00Z" w:initials="LY">
    <w:p w14:paraId="43D7F977" w14:textId="0C64AAF0" w:rsidR="00615849" w:rsidRDefault="00615849">
      <w:pPr>
        <w:pStyle w:val="CommentText"/>
      </w:pPr>
      <w:r>
        <w:rPr>
          <w:rStyle w:val="CommentReference"/>
        </w:rPr>
        <w:annotationRef/>
      </w:r>
      <w:r>
        <w:t>Seems an odd phrasing – incredible to whom?</w:t>
      </w:r>
    </w:p>
  </w:comment>
  <w:comment w:id="289" w:author="Helen" w:date="2016-10-19T20:09:00Z" w:initials="H">
    <w:p w14:paraId="176C4F2A" w14:textId="77777777" w:rsidR="007C694C" w:rsidRDefault="007C694C">
      <w:pPr>
        <w:pStyle w:val="CommentText"/>
      </w:pPr>
      <w:r>
        <w:rPr>
          <w:rStyle w:val="CommentReference"/>
        </w:rPr>
        <w:annotationRef/>
      </w:r>
      <w:r>
        <w:t>More examples of trophic level and temperature response--- folks with good knowledge for the literature at lower trophic levels please let me know what I should add.</w:t>
      </w:r>
    </w:p>
  </w:comment>
  <w:comment w:id="291" w:author="Helen" w:date="2016-11-07T10:13:00Z" w:initials="H">
    <w:p w14:paraId="3125AB24" w14:textId="77777777" w:rsidR="007C694C" w:rsidRDefault="007C694C">
      <w:pPr>
        <w:pStyle w:val="CommentText"/>
      </w:pPr>
      <w:r>
        <w:rPr>
          <w:rStyle w:val="CommentReference"/>
        </w:rPr>
        <w:annotationRef/>
      </w:r>
      <w:r>
        <w:t>This study is a correlational field study. While it is definitely a cool study, is this the strongest support given that it does not directly ask if temperature is a cue, just asks if there is a relationship between climate fluctuation and breeding/ growth? Others feel free to weigh in but I lean towards deleting.</w:t>
      </w:r>
    </w:p>
  </w:comment>
  <w:comment w:id="286" w:author="Jaime A" w:date="2016-10-19T20:09:00Z" w:initials="JA">
    <w:p w14:paraId="0D23565A" w14:textId="77777777" w:rsidR="007C694C" w:rsidRDefault="007C694C">
      <w:pPr>
        <w:pStyle w:val="CommentText"/>
      </w:pPr>
      <w:r>
        <w:rPr>
          <w:rStyle w:val="CommentReference"/>
        </w:rPr>
        <w:annotationRef/>
      </w:r>
      <w:r>
        <w:t xml:space="preserve">The point of this section of the paragraph is eluding me. </w:t>
      </w:r>
    </w:p>
  </w:comment>
  <w:comment w:id="288" w:author="Louie Yang" w:date="2016-11-23T11:55:00Z" w:initials="LY">
    <w:p w14:paraId="4CE3DE7F" w14:textId="55D0525C" w:rsidR="00615849" w:rsidRDefault="00615849">
      <w:pPr>
        <w:pStyle w:val="CommentText"/>
      </w:pPr>
      <w:r>
        <w:rPr>
          <w:rStyle w:val="CommentReference"/>
        </w:rPr>
        <w:annotationRef/>
      </w:r>
      <w:r>
        <w:t xml:space="preserve">Perhaps this could be streamlined to ask how often do higher trophic levels use lower trophic levels as cues? Perhaps also vice versa. </w:t>
      </w:r>
    </w:p>
  </w:comment>
  <w:comment w:id="292" w:author="Louie Yang" w:date="2016-11-23T11:56:00Z" w:initials="LY">
    <w:p w14:paraId="69C66509" w14:textId="3CE76433" w:rsidR="00615849" w:rsidRDefault="00615849">
      <w:pPr>
        <w:pStyle w:val="CommentText"/>
      </w:pPr>
      <w:r>
        <w:rPr>
          <w:rStyle w:val="CommentReference"/>
        </w:rPr>
        <w:annotationRef/>
      </w:r>
      <w:r>
        <w:t xml:space="preserve">Because cues used don’t show consistent patterns of variation by trophic level? This paragraph feels like it needs more work. </w:t>
      </w:r>
    </w:p>
  </w:comment>
  <w:comment w:id="293" w:author="Heather Kharouba" w:date="2016-10-19T20:09:00Z" w:initials="HK">
    <w:p w14:paraId="1FB47F1B" w14:textId="77777777" w:rsidR="007C694C" w:rsidRDefault="007C694C">
      <w:pPr>
        <w:pStyle w:val="CommentText"/>
      </w:pPr>
      <w:r>
        <w:rPr>
          <w:rStyle w:val="CommentReference"/>
        </w:rPr>
        <w:annotationRef/>
      </w:r>
      <w:r>
        <w:t>As is, I don’t easily see link between mismatch</w:t>
      </w:r>
    </w:p>
    <w:p w14:paraId="6A7D026D" w14:textId="77777777" w:rsidR="007C694C" w:rsidRDefault="007C694C">
      <w:pPr>
        <w:pStyle w:val="CommentText"/>
      </w:pPr>
      <w:r>
        <w:t xml:space="preserve"> and differences in phenological shift</w:t>
      </w:r>
    </w:p>
  </w:comment>
  <w:comment w:id="294" w:author="Louie Yang" w:date="2016-11-23T11:58:00Z" w:initials="LY">
    <w:p w14:paraId="50F29AE1" w14:textId="7522F25A" w:rsidR="00615849" w:rsidRDefault="00615849">
      <w:pPr>
        <w:pStyle w:val="CommentText"/>
      </w:pPr>
      <w:r>
        <w:rPr>
          <w:rStyle w:val="CommentReference"/>
        </w:rPr>
        <w:annotationRef/>
      </w:r>
      <w:r>
        <w:t xml:space="preserve">a few studies? Add citations? </w:t>
      </w:r>
    </w:p>
  </w:comment>
  <w:comment w:id="295" w:author="Louie Yang" w:date="2016-11-23T11:58:00Z" w:initials="LY">
    <w:p w14:paraId="1587F56B" w14:textId="1BDEBC3A" w:rsidR="00615849" w:rsidRDefault="00615849">
      <w:pPr>
        <w:pStyle w:val="CommentText"/>
      </w:pPr>
      <w:r>
        <w:rPr>
          <w:rStyle w:val="CommentReference"/>
        </w:rPr>
        <w:annotationRef/>
      </w:r>
    </w:p>
  </w:comment>
  <w:comment w:id="296" w:author="Heather Kharouba" w:date="2016-10-19T20:09:00Z" w:initials="HK">
    <w:p w14:paraId="58D304B6" w14:textId="77777777" w:rsidR="007C694C" w:rsidRPr="001F039B" w:rsidRDefault="007C694C">
      <w:pPr>
        <w:pStyle w:val="CommentText"/>
      </w:pPr>
      <w:r>
        <w:rPr>
          <w:rStyle w:val="CommentReference"/>
        </w:rPr>
        <w:annotationRef/>
      </w:r>
      <w:r>
        <w:t xml:space="preserve">While the folllowing mechanism isn’t generalizable beyond plant-insect interactions, I think it would be worth pointing out that metabolic constraints have been proposed as a mechanism for higher&gt;lower. Respiration-limited metabolism has been shown to be more sensitive to temperature than photosynthesis-limited metabolism, leading to greater nonletal temperature sensitivity of metabolism. This metabolism </w:t>
      </w:r>
      <w:r>
        <w:rPr>
          <w:i/>
        </w:rPr>
        <w:t xml:space="preserve">could </w:t>
      </w:r>
      <w:r>
        <w:t>scale up to phenology but has yet to be demonstrated/</w:t>
      </w:r>
    </w:p>
  </w:comment>
  <w:comment w:id="297" w:author="Louie Yang" w:date="2016-11-23T11:58:00Z" w:initials="LY">
    <w:p w14:paraId="07DA7168" w14:textId="115061DE" w:rsidR="00615849" w:rsidRDefault="00615849">
      <w:pPr>
        <w:pStyle w:val="CommentText"/>
      </w:pPr>
      <w:r>
        <w:rPr>
          <w:rStyle w:val="CommentReference"/>
        </w:rPr>
        <w:annotationRef/>
      </w:r>
      <w:r>
        <w:t xml:space="preserve">It does seem plausible that there is some fundamental difference between plants and animals which could be generalizable. </w:t>
      </w:r>
    </w:p>
  </w:comment>
  <w:comment w:id="298" w:author="Louie Yang" w:date="2016-11-23T11:59:00Z" w:initials="LY">
    <w:p w14:paraId="61E3E496" w14:textId="06DFB34D" w:rsidR="00615849" w:rsidRDefault="00615849">
      <w:pPr>
        <w:pStyle w:val="CommentText"/>
      </w:pPr>
      <w:r>
        <w:rPr>
          <w:rStyle w:val="CommentReference"/>
        </w:rPr>
        <w:annotationRef/>
      </w:r>
      <w:r>
        <w:t xml:space="preserve">This feels more suited to the discussion. </w:t>
      </w:r>
    </w:p>
  </w:comment>
  <w:comment w:id="299" w:author="Heather Kharouba" w:date="2016-10-19T20:09:00Z" w:initials="HK">
    <w:p w14:paraId="32689049" w14:textId="77777777" w:rsidR="007C694C" w:rsidRDefault="007C694C">
      <w:pPr>
        <w:pStyle w:val="CommentText"/>
      </w:pPr>
      <w:r>
        <w:rPr>
          <w:rStyle w:val="CommentReference"/>
        </w:rPr>
        <w:annotationRef/>
      </w:r>
      <w:r>
        <w:t>This seems like too big of a topic to introduce at the end here. Perhaps we can more broadly say that studying mechanisms at the interaction level would be helpful to scale up to broad differences between trophic levels.</w:t>
      </w:r>
    </w:p>
  </w:comment>
  <w:comment w:id="300" w:author="Louie Yang" w:date="2016-11-23T12:00:00Z" w:initials="LY">
    <w:p w14:paraId="6AAACF98" w14:textId="08045B80" w:rsidR="00BB31EF" w:rsidRDefault="00BB31EF">
      <w:pPr>
        <w:pStyle w:val="CommentText"/>
      </w:pPr>
      <w:r>
        <w:rPr>
          <w:rStyle w:val="CommentReference"/>
        </w:rPr>
        <w:annotationRef/>
      </w:r>
      <w:r>
        <w:t xml:space="preserve">I had a similar feeling here. It is possibly a concept worth mentioning in this section, though it feels odd to include it at the end. </w:t>
      </w:r>
    </w:p>
  </w:comment>
  <w:comment w:id="301" w:author="Helen" w:date="2016-11-07T10:13:00Z" w:initials="H">
    <w:p w14:paraId="70741603" w14:textId="77777777" w:rsidR="007C694C" w:rsidRDefault="007C694C" w:rsidP="00457074">
      <w:pPr>
        <w:pStyle w:val="CommentText"/>
      </w:pPr>
      <w:r>
        <w:rPr>
          <w:rStyle w:val="CommentReference"/>
        </w:rPr>
        <w:annotationRef/>
      </w:r>
      <w:r>
        <w:t>Louie- fun to read! Overall my thoughts on this section are that the content is great, but that it reads a bit long relative to other sections. Once everyone has read the whole document, it might be worth talking as a group about how much detail we want to see in individual “pattern” sections. I could see trimming some of the examples here, but it may be good to talk as a group about what kind of balance we want between reporting illustrative examples to provide substance to our claims versus trying to summarize/ generalize across studies to reduce length.</w:t>
      </w:r>
    </w:p>
    <w:p w14:paraId="307D5499" w14:textId="77777777" w:rsidR="007C694C" w:rsidRDefault="007C694C" w:rsidP="00457074">
      <w:pPr>
        <w:pStyle w:val="CommentText"/>
      </w:pPr>
    </w:p>
    <w:p w14:paraId="53232D73" w14:textId="77777777" w:rsidR="007C694C" w:rsidRDefault="007C694C" w:rsidP="00457074">
      <w:pPr>
        <w:pStyle w:val="CommentText"/>
      </w:pPr>
      <w:r>
        <w:t>I also think that the connection between the mechanisms described in this section and the environment/ organism/ evolutionary mechanism classification scheme can be strengthened.</w:t>
      </w:r>
    </w:p>
    <w:p w14:paraId="079373A4" w14:textId="77777777" w:rsidR="007C694C" w:rsidRDefault="007C694C">
      <w:pPr>
        <w:pStyle w:val="CommentText"/>
      </w:pPr>
    </w:p>
  </w:comment>
  <w:comment w:id="303" w:author="Helen" w:date="2016-10-19T20:09:00Z" w:initials="H">
    <w:p w14:paraId="3EC80C68" w14:textId="77777777" w:rsidR="007C694C" w:rsidRDefault="007C694C">
      <w:pPr>
        <w:pStyle w:val="CommentText"/>
      </w:pPr>
      <w:r>
        <w:rPr>
          <w:rStyle w:val="CommentReference"/>
        </w:rPr>
        <w:annotationRef/>
      </w:r>
      <w:r>
        <w:t>Another group conversation--- how much emphasis do we want to place on the fitness consequences of phenological shifts or lack thereof, and when we discuss the consequences where in the paper do we want to address them. I think that this question is unevenly addressed across pattern sections in the paper.</w:t>
      </w:r>
    </w:p>
  </w:comment>
  <w:comment w:id="305" w:author="Heather Kharouba" w:date="2016-11-07T10:13:00Z" w:initials="HK">
    <w:p w14:paraId="1B90C39B" w14:textId="77777777" w:rsidR="007C694C" w:rsidRDefault="007C694C">
      <w:pPr>
        <w:pStyle w:val="CommentText"/>
      </w:pPr>
      <w:r>
        <w:rPr>
          <w:rStyle w:val="CommentReference"/>
        </w:rPr>
        <w:annotationRef/>
      </w:r>
      <w:r>
        <w:t>What type of variation? Magnitude and/or direction?</w:t>
      </w:r>
    </w:p>
    <w:p w14:paraId="1BACD246" w14:textId="77777777" w:rsidR="007C694C" w:rsidRDefault="007C694C">
      <w:pPr>
        <w:pStyle w:val="CommentText"/>
      </w:pPr>
    </w:p>
    <w:p w14:paraId="500B8D69" w14:textId="77777777" w:rsidR="007C694C" w:rsidRDefault="007C694C">
      <w:pPr>
        <w:pStyle w:val="CommentText"/>
      </w:pPr>
      <w:r>
        <w:t>HC: I agree with HK. In the interest of space we may wish to comiine this paragraph and the next one.</w:t>
      </w:r>
    </w:p>
  </w:comment>
  <w:comment w:id="306" w:author="Louie Yang" w:date="2016-11-23T12:22:00Z" w:initials="LY">
    <w:p w14:paraId="37850414" w14:textId="23063D62" w:rsidR="00361144" w:rsidRDefault="00361144">
      <w:pPr>
        <w:pStyle w:val="CommentText"/>
      </w:pPr>
      <w:r>
        <w:rPr>
          <w:rStyle w:val="CommentReference"/>
        </w:rPr>
        <w:annotationRef/>
      </w:r>
      <w:r>
        <w:t xml:space="preserve">Cut this paragraphs significantly. </w:t>
      </w:r>
    </w:p>
  </w:comment>
  <w:comment w:id="314" w:author="Emily Rivest" w:date="2016-10-19T20:09:00Z" w:initials="ER">
    <w:p w14:paraId="663CE802" w14:textId="77777777" w:rsidR="007C694C" w:rsidRDefault="007C694C">
      <w:pPr>
        <w:pStyle w:val="CommentText"/>
      </w:pPr>
      <w:r>
        <w:rPr>
          <w:rStyle w:val="CommentReference"/>
        </w:rPr>
        <w:annotationRef/>
      </w:r>
      <w:r>
        <w:t>Maybe include a thought about why you would expect these groups to respond differently?</w:t>
      </w:r>
    </w:p>
  </w:comment>
  <w:comment w:id="320" w:author="Heather Kharouba" w:date="2016-10-19T20:09:00Z" w:initials="HK">
    <w:p w14:paraId="499D8006" w14:textId="77777777" w:rsidR="007C694C" w:rsidRDefault="007C694C">
      <w:pPr>
        <w:pStyle w:val="CommentText"/>
      </w:pPr>
      <w:r>
        <w:rPr>
          <w:rStyle w:val="CommentReference"/>
        </w:rPr>
        <w:annotationRef/>
      </w:r>
      <w:r>
        <w:t>I think a brief description of how they differ would be helpful</w:t>
      </w:r>
    </w:p>
  </w:comment>
  <w:comment w:id="330" w:author="Emily Rivest" w:date="2016-10-19T20:09:00Z" w:initials="ER">
    <w:p w14:paraId="3A454437" w14:textId="77777777" w:rsidR="007C694C" w:rsidRDefault="007C694C">
      <w:pPr>
        <w:pStyle w:val="CommentText"/>
      </w:pPr>
      <w:r>
        <w:rPr>
          <w:rStyle w:val="CommentReference"/>
        </w:rPr>
        <w:annotationRef/>
      </w:r>
      <w:r>
        <w:t>I would suggest cutting this and just citing the papers at the end of the previous sentence.</w:t>
      </w:r>
    </w:p>
  </w:comment>
  <w:comment w:id="331" w:author="Louie Yang" w:date="2016-11-23T12:30:00Z" w:initials="LY">
    <w:p w14:paraId="738235A2" w14:textId="243EA3FA" w:rsidR="00240486" w:rsidRDefault="00240486">
      <w:pPr>
        <w:pStyle w:val="CommentText"/>
      </w:pPr>
      <w:r>
        <w:rPr>
          <w:rStyle w:val="CommentReference"/>
        </w:rPr>
        <w:annotationRef/>
      </w:r>
      <w:r>
        <w:t xml:space="preserve">In general, I tried to include more specific examples, since these just feel more concrete to me (and as a reader, I prefer having some real system to think about.) However, I did shorten the examples somewhat, and they could be eliminated if that length or style considerations mandate.  </w:t>
      </w:r>
    </w:p>
  </w:comment>
  <w:comment w:id="353" w:author="Louie Yang" w:date="2016-11-23T12:15:00Z" w:initials="LY">
    <w:p w14:paraId="6E212E85" w14:textId="0316D16D" w:rsidR="00705C8A" w:rsidRDefault="00705C8A">
      <w:pPr>
        <w:pStyle w:val="CommentText"/>
      </w:pPr>
      <w:r>
        <w:rPr>
          <w:rStyle w:val="CommentReference"/>
        </w:rPr>
        <w:annotationRef/>
      </w:r>
      <w:r>
        <w:t xml:space="preserve">Not sure why this was previously called as an organism-response driven mechanism – it seems like an environment-driven mechanism to me. This hypothesis posits that the key difference between long and short distance migrants is they have differential access to information about the environment (and thus receive different cues), not that there is anything inherently different about their response to similar cues. </w:t>
      </w:r>
    </w:p>
  </w:comment>
  <w:comment w:id="363" w:author="Louie Yang" w:date="2016-11-23T12:21:00Z" w:initials="LY">
    <w:p w14:paraId="3065682F" w14:textId="65868260" w:rsidR="00361144" w:rsidRDefault="00361144">
      <w:pPr>
        <w:pStyle w:val="CommentText"/>
      </w:pPr>
      <w:r>
        <w:rPr>
          <w:rStyle w:val="CommentReference"/>
        </w:rPr>
        <w:annotationRef/>
      </w:r>
      <w:r>
        <w:t xml:space="preserve">Cut this paragraph significantly. </w:t>
      </w:r>
    </w:p>
  </w:comment>
  <w:comment w:id="367" w:author="Heather Kharouba" w:date="2016-10-19T20:09:00Z" w:initials="HK">
    <w:p w14:paraId="0E56CA40" w14:textId="77777777" w:rsidR="007C694C" w:rsidRDefault="007C694C">
      <w:pPr>
        <w:pStyle w:val="CommentText"/>
      </w:pPr>
      <w:r>
        <w:rPr>
          <w:rStyle w:val="CommentReference"/>
        </w:rPr>
        <w:annotationRef/>
      </w:r>
      <w:r>
        <w:t>This example is hard to follow</w:t>
      </w:r>
    </w:p>
    <w:p w14:paraId="3299ABAE" w14:textId="77777777" w:rsidR="007C694C" w:rsidRDefault="007C694C">
      <w:pPr>
        <w:pStyle w:val="CommentText"/>
      </w:pPr>
      <w:r>
        <w:t>HC: Agreed but I’m curious… what is phenological disparity? I’m really interested in what this is and how it was quantified….can we concisely specify?</w:t>
      </w:r>
    </w:p>
  </w:comment>
  <w:comment w:id="370" w:author="Helen" w:date="2016-10-19T20:09:00Z" w:initials="H">
    <w:p w14:paraId="4C5BEF0D" w14:textId="77777777" w:rsidR="007C694C" w:rsidRDefault="007C694C">
      <w:pPr>
        <w:pStyle w:val="CommentText"/>
      </w:pPr>
      <w:r>
        <w:rPr>
          <w:rStyle w:val="CommentReference"/>
        </w:rPr>
        <w:annotationRef/>
      </w:r>
      <w:r>
        <w:t>I think these are pre-existing evolved differences… and present day selection may or may not favor the same cue use patterns… do others disagree?</w:t>
      </w:r>
    </w:p>
    <w:p w14:paraId="7DEEB271" w14:textId="77777777" w:rsidR="007C694C" w:rsidRDefault="007C694C">
      <w:pPr>
        <w:pStyle w:val="CommentText"/>
      </w:pPr>
      <w:r>
        <w:t>JDA: I agree</w:t>
      </w:r>
    </w:p>
  </w:comment>
  <w:comment w:id="371" w:author="Louie Yang" w:date="2016-11-23T12:21:00Z" w:initials="LY">
    <w:p w14:paraId="0FD0D364" w14:textId="471BCAEE" w:rsidR="00361144" w:rsidRDefault="00361144">
      <w:pPr>
        <w:pStyle w:val="CommentText"/>
      </w:pPr>
      <w:r>
        <w:rPr>
          <w:rStyle w:val="CommentReference"/>
        </w:rPr>
        <w:annotationRef/>
      </w:r>
      <w:r>
        <w:t>Tried to address this</w:t>
      </w:r>
    </w:p>
  </w:comment>
  <w:comment w:id="399" w:author="" w:date="2016-10-19T20:09:00Z" w:initials="">
    <w:p w14:paraId="49408865" w14:textId="77777777" w:rsidR="007C694C" w:rsidRDefault="007C694C">
      <w:pPr>
        <w:pStyle w:val="CommentText"/>
      </w:pPr>
      <w:r>
        <w:rPr>
          <w:rStyle w:val="CommentReference"/>
        </w:rPr>
        <w:annotationRef/>
      </w:r>
      <w:r>
        <w:rPr>
          <w:rStyle w:val="CommentReference"/>
        </w:rPr>
        <w:annotationRef/>
      </w:r>
      <w:r>
        <w:t xml:space="preserve">I think it might work better the other way around- that conditions along the route can increase mismatch. RIght now it's set up as though we might expect minimal mismatch but then proceed to break that argument apart. At least, you describe more examples. </w:t>
      </w:r>
    </w:p>
    <w:p w14:paraId="4BBD6188" w14:textId="77777777" w:rsidR="007C694C" w:rsidRDefault="007C694C">
      <w:pPr>
        <w:pStyle w:val="CommentText"/>
      </w:pPr>
    </w:p>
  </w:comment>
  <w:comment w:id="400" w:author="Emily Rivest" w:date="2016-10-24T11:48:00Z" w:initials="MOU">
    <w:p w14:paraId="3B538C40" w14:textId="77777777" w:rsidR="007C694C" w:rsidRDefault="007C694C">
      <w:pPr>
        <w:pStyle w:val="CommentText"/>
      </w:pPr>
      <w:r>
        <w:rPr>
          <w:rStyle w:val="CommentReference"/>
        </w:rPr>
        <w:annotationRef/>
      </w:r>
      <w:r>
        <w:t>Fix parentheses</w:t>
      </w:r>
    </w:p>
  </w:comment>
  <w:comment w:id="410" w:author="" w:date="2016-10-19T20:09:00Z" w:initials="">
    <w:p w14:paraId="0F385808" w14:textId="77777777" w:rsidR="007C694C" w:rsidRDefault="007C694C">
      <w:pPr>
        <w:pStyle w:val="CommentText"/>
      </w:pPr>
      <w:r>
        <w:rPr>
          <w:rStyle w:val="CommentReference"/>
        </w:rPr>
        <w:annotationRef/>
      </w:r>
      <w:r>
        <w:t>HK: You mean the species in the habitat experienced the advancement, not the habitat per se?</w:t>
      </w:r>
    </w:p>
  </w:comment>
  <w:comment w:id="411" w:author="Louie Yang" w:date="2016-11-23T12:53:00Z" w:initials="LY">
    <w:p w14:paraId="42C9322A" w14:textId="0DAC7D96" w:rsidR="003107C5" w:rsidRDefault="003107C5">
      <w:pPr>
        <w:pStyle w:val="CommentText"/>
      </w:pPr>
      <w:r>
        <w:rPr>
          <w:rStyle w:val="CommentReference"/>
        </w:rPr>
        <w:annotationRef/>
      </w:r>
      <w:r>
        <w:t xml:space="preserve">Edited to clarify – conditions along the migratory route warmed. </w:t>
      </w:r>
    </w:p>
  </w:comment>
  <w:comment w:id="416" w:author="Louie Yang" w:date="2016-11-23T12:57:00Z" w:initials="LY">
    <w:p w14:paraId="48851467" w14:textId="1670E2B4" w:rsidR="003107C5" w:rsidRDefault="003107C5">
      <w:pPr>
        <w:pStyle w:val="CommentText"/>
      </w:pPr>
      <w:r>
        <w:rPr>
          <w:rStyle w:val="CommentReference"/>
        </w:rPr>
        <w:annotationRef/>
      </w:r>
      <w:r>
        <w:t xml:space="preserve">Cite: </w:t>
      </w:r>
    </w:p>
    <w:p w14:paraId="03B5BE2E" w14:textId="6E4D9352" w:rsidR="003107C5" w:rsidRDefault="003107C5">
      <w:pPr>
        <w:pStyle w:val="CommentText"/>
      </w:pPr>
    </w:p>
    <w:p w14:paraId="12164393" w14:textId="77777777" w:rsidR="003107C5" w:rsidRPr="003107C5" w:rsidRDefault="003107C5" w:rsidP="003107C5">
      <w:pPr>
        <w:spacing w:beforeAutospacing="0" w:afterAutospacing="0" w:line="480" w:lineRule="auto"/>
        <w:ind w:hanging="480"/>
        <w:rPr>
          <w:rFonts w:ascii="Times New Roman" w:eastAsia="Times New Roman" w:hAnsi="Times New Roman" w:cs="Times New Roman"/>
          <w:color w:val="auto"/>
          <w:sz w:val="24"/>
          <w:szCs w:val="24"/>
        </w:rPr>
      </w:pPr>
      <w:r w:rsidRPr="003107C5">
        <w:rPr>
          <w:rFonts w:ascii="Times New Roman" w:eastAsia="Times New Roman" w:hAnsi="Times New Roman" w:cs="Times New Roman"/>
          <w:color w:val="auto"/>
          <w:sz w:val="24"/>
          <w:szCs w:val="24"/>
        </w:rPr>
        <w:t>Ahola, M., T. Laaksonen, K. Sippola, T. Eeva, K. Rainio, and E. Lehikoinen. 2004. Variation in climate warming along the migration route uncouples arrival and breeding dates. Global Change Biology 10:1610–1617.</w:t>
      </w:r>
    </w:p>
    <w:p w14:paraId="31199BDD" w14:textId="77777777" w:rsidR="003107C5" w:rsidRDefault="003107C5">
      <w:pPr>
        <w:pStyle w:val="CommentText"/>
      </w:pPr>
    </w:p>
  </w:comment>
  <w:comment w:id="438" w:author="Louie Yang" w:date="2016-11-23T13:26:00Z" w:initials="LY">
    <w:p w14:paraId="4EBE4614" w14:textId="2EB895AC" w:rsidR="005F2F1E" w:rsidRDefault="005F2F1E">
      <w:pPr>
        <w:pStyle w:val="CommentText"/>
      </w:pPr>
      <w:r>
        <w:rPr>
          <w:rStyle w:val="CommentReference"/>
        </w:rPr>
        <w:annotationRef/>
      </w:r>
      <w:r>
        <w:t xml:space="preserve">I trimmed this paragraph a bit, but ultimately decided to leave it in, since it gets into more mechanistic explanations than we’ve typically managed. In this case, it seems worth having some </w:t>
      </w:r>
    </w:p>
  </w:comment>
  <w:comment w:id="435" w:author="" w:date="2016-10-19T20:09:00Z" w:initials="">
    <w:p w14:paraId="7F95EA24" w14:textId="77777777" w:rsidR="007C694C" w:rsidRDefault="007C694C" w:rsidP="000F77F4">
      <w:pPr>
        <w:pStyle w:val="CommentText"/>
      </w:pPr>
      <w:r>
        <w:rPr>
          <w:rStyle w:val="CommentReference"/>
        </w:rPr>
        <w:annotationRef/>
      </w:r>
      <w:r>
        <w:t xml:space="preserve">LHY: I’ve not finished writing this paragraph, but I kinda wanted to force myself to go a little deeper into the mechanism on this one. It seems like an interesting idea, though I’m not sure it fits here. Gill does make an argument that seems very relevant, but it seems a bit circular to me. </w:t>
      </w:r>
    </w:p>
    <w:p w14:paraId="354472F8" w14:textId="77777777" w:rsidR="007C694C" w:rsidRDefault="007C694C" w:rsidP="000F77F4">
      <w:pPr>
        <w:pStyle w:val="CommentText"/>
      </w:pPr>
    </w:p>
    <w:p w14:paraId="1DFB72BB" w14:textId="77777777" w:rsidR="007C694C" w:rsidRDefault="007C694C" w:rsidP="000F77F4">
      <w:pPr>
        <w:pStyle w:val="CommentText"/>
      </w:pPr>
      <w:r>
        <w:t>JDA: This is interesting but I agree a bit circular. Can’t quite put my finger on it. I think we should consider cutting it, though, it’s hard to understand and too detailed</w:t>
      </w:r>
    </w:p>
    <w:p w14:paraId="526D3338" w14:textId="77777777" w:rsidR="007C694C" w:rsidRDefault="007C694C">
      <w:pPr>
        <w:pStyle w:val="CommentText"/>
      </w:pPr>
    </w:p>
  </w:comment>
  <w:comment w:id="437" w:author="Louie Yang" w:date="2016-11-23T13:26:00Z" w:initials="LY">
    <w:p w14:paraId="21113B68" w14:textId="2D20D2C8" w:rsidR="005F2F1E" w:rsidRDefault="005F2F1E">
      <w:pPr>
        <w:pStyle w:val="CommentText"/>
      </w:pPr>
      <w:r>
        <w:rPr>
          <w:rStyle w:val="CommentReference"/>
        </w:rPr>
        <w:annotationRef/>
      </w:r>
    </w:p>
  </w:comment>
  <w:comment w:id="439" w:author="Heather Kharouba" w:date="2016-10-19T20:09:00Z" w:initials="HK">
    <w:p w14:paraId="4252C987" w14:textId="77777777" w:rsidR="007C694C" w:rsidRDefault="007C694C">
      <w:pPr>
        <w:pStyle w:val="CommentText"/>
      </w:pPr>
      <w:r>
        <w:rPr>
          <w:rStyle w:val="CommentReference"/>
        </w:rPr>
        <w:annotationRef/>
      </w:r>
      <w:r>
        <w:t>I would’ve said an organism-response mechanism</w:t>
      </w:r>
    </w:p>
  </w:comment>
  <w:comment w:id="440" w:author="Louie Yang" w:date="2016-10-19T20:09:00Z" w:initials="LY">
    <w:p w14:paraId="7D0A263E" w14:textId="77777777" w:rsidR="007C694C" w:rsidRDefault="007C694C">
      <w:pPr>
        <w:pStyle w:val="CommentText"/>
      </w:pPr>
      <w:r>
        <w:rPr>
          <w:rStyle w:val="CommentReference"/>
        </w:rPr>
        <w:annotationRef/>
      </w:r>
      <w:r>
        <w:t xml:space="preserve">Yeah, we had a conversation about this in a meeting a while back – I had the same question about how to describe this. We concluded that it was environment-driven because it is essentially a kind of plasticity, albeit one that seems to have a narrow window of imprinting. Thus, it is just like any other environment-driven effect in the sense that it is dependent on the environment that the nestling perceives. I can also see the argument for calling it an organism-response mechanism, since it seems to recalibrate the EPR for the organism, though here the difference between early vs. late is environmental. In the end, I think the environmental part of this is the key aspect and the defining thing about this. </w:t>
      </w:r>
    </w:p>
  </w:comment>
  <w:comment w:id="436" w:author="Heather Kharouba" w:date="2016-10-19T20:09:00Z" w:initials="HK">
    <w:p w14:paraId="096A0F70" w14:textId="77777777" w:rsidR="007C694C" w:rsidRDefault="007C694C">
      <w:pPr>
        <w:pStyle w:val="CommentText"/>
      </w:pPr>
      <w:r>
        <w:rPr>
          <w:rStyle w:val="CommentReference"/>
        </w:rPr>
        <w:annotationRef/>
      </w:r>
      <w:r>
        <w:t>This mechanism is entirely separate from climate change but could explain variation in phonological shifts related to climate change</w:t>
      </w:r>
    </w:p>
  </w:comment>
  <w:comment w:id="443" w:author="Heather Kharouba" w:date="2016-10-19T20:09:00Z" w:initials="HK">
    <w:p w14:paraId="44DEF95B" w14:textId="77777777" w:rsidR="007C694C" w:rsidRDefault="007C694C">
      <w:pPr>
        <w:pStyle w:val="CommentText"/>
      </w:pPr>
      <w:r>
        <w:rPr>
          <w:rStyle w:val="CommentReference"/>
        </w:rPr>
        <w:annotationRef/>
      </w:r>
      <w:r>
        <w:t>Why is that?</w:t>
      </w:r>
    </w:p>
  </w:comment>
  <w:comment w:id="444" w:author="Louie Yang" w:date="2016-10-19T20:09:00Z" w:initials="LY">
    <w:p w14:paraId="3910DE58" w14:textId="77777777" w:rsidR="007C694C" w:rsidRDefault="007C694C">
      <w:pPr>
        <w:pStyle w:val="CommentText"/>
      </w:pPr>
      <w:r>
        <w:rPr>
          <w:rStyle w:val="CommentReference"/>
        </w:rPr>
        <w:annotationRef/>
      </w:r>
      <w:r>
        <w:t xml:space="preserve">This seems to be a widely observed pattern, but it seems to be an observation is just accepted – I haven’t seen any studies that really ask why. At the extreme case of residents, it is because they are present all year around. In the lesser case of short distance migrants, I think it is a similar argument – they are closer, and so are prepared to show up ahead of breeding. Long-distance migrants seem more pressed for time with travel, and so seem to cut it closer to the breeding time. </w:t>
      </w:r>
    </w:p>
  </w:comment>
  <w:comment w:id="445" w:author="Heather Kharouba" w:date="2016-10-19T20:09:00Z" w:initials="HK">
    <w:p w14:paraId="572E97FB" w14:textId="77777777" w:rsidR="007C694C" w:rsidRDefault="007C694C">
      <w:pPr>
        <w:pStyle w:val="CommentText"/>
      </w:pPr>
      <w:r>
        <w:rPr>
          <w:rStyle w:val="CommentReference"/>
        </w:rPr>
        <w:annotationRef/>
      </w:r>
      <w:r>
        <w:t>I find this explanation hard to follow. So shorter-distance migrants arrive first (relative to long-distance) and consequently, experience shorter days than long-distance migrants which leads to positive feedback to continue to emerge earlier each year? Its not clear why it’s developmentally constrained and how it would ‘spread’ in a population.</w:t>
      </w:r>
    </w:p>
  </w:comment>
  <w:comment w:id="446" w:author="Louie Yang" w:date="2016-10-19T20:09:00Z" w:initials="LY">
    <w:p w14:paraId="318952FF" w14:textId="77777777" w:rsidR="007C694C" w:rsidRDefault="007C694C">
      <w:pPr>
        <w:pStyle w:val="CommentText"/>
      </w:pPr>
      <w:r>
        <w:rPr>
          <w:rStyle w:val="CommentReference"/>
        </w:rPr>
        <w:annotationRef/>
      </w:r>
      <w:r>
        <w:rPr>
          <w:rStyle w:val="CommentReference"/>
        </w:rPr>
        <w:t xml:space="preserve">I totally agree – I kind of forced myself to dive into this paragraph since it is one more the more mechanistic explanations that has been suggested, and I was able to find a few examples that have supported it in various systems. The idea is as you describe – early hatch seems to recalibrate earlier phenologies in general, even possibly years later. The cue seems to be the photoperiod experienced at hatch. By “developmentally constrained” I mean that there seems to be a narrow window for this photoperiod imprinting to take place – Should I explain more? It is thought to spread based on differential survival of earlier phenology individuals, though it is interesting because it doesn’t require any change in gene frequencies in theory – it is just a kind of phenotypic plasticity. </w:t>
      </w:r>
    </w:p>
  </w:comment>
  <w:comment w:id="460" w:author="Heather Kharouba" w:date="2016-10-19T20:09:00Z" w:initials="HK">
    <w:p w14:paraId="7C41E02B" w14:textId="77777777" w:rsidR="007C694C" w:rsidRDefault="007C694C">
      <w:pPr>
        <w:pStyle w:val="CommentText"/>
      </w:pPr>
      <w:r>
        <w:rPr>
          <w:rStyle w:val="CommentReference"/>
        </w:rPr>
        <w:annotationRef/>
      </w:r>
      <w:r>
        <w:t>Did the migratory strategy differ between populations?</w:t>
      </w:r>
    </w:p>
  </w:comment>
  <w:comment w:id="461" w:author="Louie Yang" w:date="2016-10-19T20:09:00Z" w:initials="LY">
    <w:p w14:paraId="0641C22B" w14:textId="77777777" w:rsidR="007C694C" w:rsidRDefault="007C694C">
      <w:pPr>
        <w:pStyle w:val="CommentText"/>
      </w:pPr>
      <w:r>
        <w:rPr>
          <w:rStyle w:val="CommentReference"/>
        </w:rPr>
        <w:annotationRef/>
      </w:r>
      <w:r>
        <w:t xml:space="preserve">No, this is just an example showing the mechanism, but not necessarily a difference between migration strategies. However, it does seems like an example where this kind of developmental window is driving phenological shift. </w:t>
      </w:r>
    </w:p>
  </w:comment>
  <w:comment w:id="473" w:author="Heather Kharouba" w:date="2016-10-19T20:09:00Z" w:initials="HK">
    <w:p w14:paraId="4B50B347" w14:textId="77777777" w:rsidR="00353848" w:rsidRDefault="00353848" w:rsidP="00353848">
      <w:pPr>
        <w:pStyle w:val="CommentText"/>
      </w:pPr>
      <w:r>
        <w:rPr>
          <w:rStyle w:val="CommentReference"/>
        </w:rPr>
        <w:annotationRef/>
      </w:r>
      <w:r>
        <w:t>Why is that?</w:t>
      </w:r>
    </w:p>
  </w:comment>
  <w:comment w:id="474" w:author="Louie Yang" w:date="2016-10-19T20:09:00Z" w:initials="LY">
    <w:p w14:paraId="71FA854E" w14:textId="77777777" w:rsidR="00353848" w:rsidRDefault="00353848" w:rsidP="00353848">
      <w:pPr>
        <w:pStyle w:val="CommentText"/>
      </w:pPr>
      <w:r>
        <w:rPr>
          <w:rStyle w:val="CommentReference"/>
        </w:rPr>
        <w:annotationRef/>
      </w:r>
      <w:r>
        <w:t xml:space="preserve">This seems to be a widely observed pattern, but it seems to be an observation is just accepted – I haven’t seen any studies that really ask why. At the extreme case of residents, it is because they are present all year around. In the lesser case of short distance migrants, I think it is a similar argument – they are closer, and so are prepared to show up ahead of breeding. Long-distance migrants seem more pressed for time with travel, and so seem to cut it closer to the breeding time. </w:t>
      </w:r>
    </w:p>
  </w:comment>
  <w:comment w:id="494" w:author="Louie Yang" w:date="2016-11-23T13:40:00Z" w:initials="LY">
    <w:p w14:paraId="1770F4F8" w14:textId="58638526" w:rsidR="00882118" w:rsidRDefault="00882118">
      <w:pPr>
        <w:pStyle w:val="CommentText"/>
      </w:pPr>
      <w:r>
        <w:rPr>
          <w:rStyle w:val="CommentReference"/>
        </w:rPr>
        <w:annotationRef/>
      </w:r>
      <w:r>
        <w:t>Edited to reduce length</w:t>
      </w:r>
    </w:p>
  </w:comment>
  <w:comment w:id="496" w:author="Louie Yang" w:date="2016-11-23T13:41:00Z" w:initials="LY">
    <w:p w14:paraId="7DF10D58" w14:textId="285DE3AC" w:rsidR="00882118" w:rsidRDefault="00882118">
      <w:pPr>
        <w:pStyle w:val="CommentText"/>
      </w:pPr>
      <w:r>
        <w:rPr>
          <w:rStyle w:val="CommentReference"/>
        </w:rPr>
        <w:annotationRef/>
      </w:r>
      <w:r>
        <w:t>This seems like a labored definition – can it be simplified?</w:t>
      </w:r>
    </w:p>
  </w:comment>
  <w:comment w:id="499" w:author="Helen" w:date="2016-10-19T20:09:00Z" w:initials="H">
    <w:p w14:paraId="23C29881" w14:textId="77777777" w:rsidR="007C694C" w:rsidRDefault="007C694C">
      <w:pPr>
        <w:pStyle w:val="CommentText"/>
      </w:pPr>
      <w:r>
        <w:rPr>
          <w:rStyle w:val="CommentReference"/>
        </w:rPr>
        <w:annotationRef/>
      </w:r>
      <w:r>
        <w:t>Citation details needed.</w:t>
      </w:r>
    </w:p>
  </w:comment>
  <w:comment w:id="501" w:author="Heather Kharouba" w:date="2016-10-19T20:23:00Z" w:initials="HK">
    <w:p w14:paraId="7B615F22" w14:textId="77777777" w:rsidR="007C694C" w:rsidRDefault="007C694C">
      <w:pPr>
        <w:pStyle w:val="CommentText"/>
      </w:pPr>
      <w:r>
        <w:rPr>
          <w:rStyle w:val="CommentReference"/>
        </w:rPr>
        <w:annotationRef/>
      </w:r>
      <w:r>
        <w:t>both: diet</w:t>
      </w:r>
    </w:p>
  </w:comment>
  <w:comment w:id="502" w:author="Heather Kharouba" w:date="2016-10-19T20:27:00Z" w:initials="HK">
    <w:p w14:paraId="618B861F" w14:textId="77777777" w:rsidR="007C694C" w:rsidRDefault="007C694C">
      <w:pPr>
        <w:pStyle w:val="CommentText"/>
      </w:pPr>
      <w:r>
        <w:rPr>
          <w:rStyle w:val="CommentReference"/>
        </w:rPr>
        <w:annotationRef/>
      </w:r>
      <w:r>
        <w:t>Thomsen: resource</w:t>
      </w:r>
    </w:p>
  </w:comment>
  <w:comment w:id="503" w:author="Heather Kharouba" w:date="2016-10-19T20:40:00Z" w:initials="HK">
    <w:p w14:paraId="40A54D52" w14:textId="77777777" w:rsidR="007C694C" w:rsidRDefault="007C694C">
      <w:pPr>
        <w:pStyle w:val="CommentText"/>
      </w:pPr>
      <w:r>
        <w:rPr>
          <w:rStyle w:val="CommentReference"/>
        </w:rPr>
        <w:annotationRef/>
      </w:r>
      <w:r>
        <w:t>Which paper is this?</w:t>
      </w:r>
    </w:p>
  </w:comment>
  <w:comment w:id="504" w:author="Heather Kharouba" w:date="2016-10-19T20:31:00Z" w:initials="HK">
    <w:p w14:paraId="20941882" w14:textId="77777777" w:rsidR="007C694C" w:rsidRDefault="007C694C">
      <w:pPr>
        <w:pStyle w:val="CommentText"/>
      </w:pPr>
      <w:r>
        <w:rPr>
          <w:rStyle w:val="CommentReference"/>
        </w:rPr>
        <w:annotationRef/>
      </w:r>
      <w:r>
        <w:t>Moussus: habitat and climate</w:t>
      </w:r>
    </w:p>
  </w:comment>
  <w:comment w:id="505" w:author="Heather Kharouba" w:date="2016-10-19T20:43:00Z" w:initials="HK">
    <w:p w14:paraId="6C7D0545" w14:textId="77777777" w:rsidR="007C694C" w:rsidRDefault="007C694C">
      <w:pPr>
        <w:pStyle w:val="CommentText"/>
      </w:pPr>
      <w:r>
        <w:rPr>
          <w:rStyle w:val="CommentReference"/>
        </w:rPr>
        <w:annotationRef/>
      </w:r>
      <w:r>
        <w:t>Vegvari: resources</w:t>
      </w:r>
    </w:p>
  </w:comment>
  <w:comment w:id="500" w:author="Helen" w:date="2016-11-07T10:13:00Z" w:initials="H">
    <w:p w14:paraId="1340244D" w14:textId="77777777" w:rsidR="007C694C" w:rsidRDefault="007C694C">
      <w:pPr>
        <w:pStyle w:val="CommentText"/>
      </w:pPr>
      <w:r>
        <w:rPr>
          <w:rStyle w:val="CommentReference"/>
        </w:rPr>
        <w:annotationRef/>
      </w:r>
      <w:r>
        <w:t>One thing I’m wondering looking at this list is if the kind of specialization (diet, habitat, other) influences the conclusions that we draw over whether phenological change is related to specialization. Do you see any evidence of that? I suppose if you tend to be a diet specialist, you may be a specialist in other ways.. but I just wanted to check.</w:t>
      </w:r>
    </w:p>
  </w:comment>
  <w:comment w:id="506" w:author="Louie Yang" w:date="2016-11-23T13:42:00Z" w:initials="LY">
    <w:p w14:paraId="7500D40E" w14:textId="06D70AD5" w:rsidR="00882118" w:rsidRDefault="00882118">
      <w:pPr>
        <w:pStyle w:val="CommentText"/>
      </w:pPr>
      <w:r>
        <w:rPr>
          <w:rStyle w:val="CommentReference"/>
        </w:rPr>
        <w:annotationRef/>
      </w:r>
      <w:r>
        <w:t xml:space="preserve">No consistent pattern? It sounds like there are patterns in some systems, right? </w:t>
      </w:r>
    </w:p>
  </w:comment>
  <w:comment w:id="510" w:author="" w:date="2016-10-19T20:09:00Z" w:initials="">
    <w:p w14:paraId="1EBD57BF" w14:textId="77777777" w:rsidR="007C694C" w:rsidRDefault="007C694C">
      <w:pPr>
        <w:pStyle w:val="CommentText"/>
      </w:pPr>
      <w:r>
        <w:rPr>
          <w:rStyle w:val="CommentReference"/>
        </w:rPr>
        <w:annotationRef/>
      </w:r>
      <w:r>
        <w:t>LHY: Why?</w:t>
      </w:r>
    </w:p>
  </w:comment>
  <w:comment w:id="511" w:author="" w:date="2016-10-19T20:09:00Z" w:initials="">
    <w:p w14:paraId="60DBEF96" w14:textId="77777777" w:rsidR="007C694C" w:rsidRDefault="007C694C" w:rsidP="00493EC2">
      <w:pPr>
        <w:pStyle w:val="CommentText"/>
      </w:pPr>
      <w:r>
        <w:rPr>
          <w:rStyle w:val="CommentReference"/>
        </w:rPr>
        <w:annotationRef/>
      </w:r>
      <w:r>
        <w:t>HK: Not sure yet!</w:t>
      </w:r>
    </w:p>
    <w:p w14:paraId="708325FB" w14:textId="77777777" w:rsidR="007C694C" w:rsidRDefault="007C694C" w:rsidP="00493EC2">
      <w:pPr>
        <w:pStyle w:val="CommentText"/>
      </w:pPr>
      <w:r>
        <w:t>Note for me to read:</w:t>
      </w:r>
    </w:p>
    <w:p w14:paraId="7254FBE0" w14:textId="77777777" w:rsidR="007C694C" w:rsidRDefault="007C694C" w:rsidP="00493EC2">
      <w:pPr>
        <w:pStyle w:val="CommentText"/>
      </w:pPr>
    </w:p>
    <w:p w14:paraId="414FBD95" w14:textId="77777777" w:rsidR="007C694C" w:rsidRDefault="007C694C" w:rsidP="00493EC2">
      <w:pPr>
        <w:pStyle w:val="CommentText"/>
        <w:rPr>
          <w:rFonts w:ascii="Times" w:hAnsi="Times" w:cs="Times"/>
          <w:color w:val="262626"/>
          <w:sz w:val="28"/>
          <w:szCs w:val="28"/>
        </w:rPr>
      </w:pPr>
      <w:r>
        <w:rPr>
          <w:rFonts w:ascii="Times" w:hAnsi="Times" w:cs="Times"/>
          <w:color w:val="262626"/>
          <w:sz w:val="28"/>
          <w:szCs w:val="28"/>
        </w:rPr>
        <w:t xml:space="preserve">Carnicer, J., Stefanescu, C., Vila, R., Dincă, V., Font, X. &amp; Peñuelas, J. (2013) A unified framework for diversity gradients: the adaptive trait continuum. </w:t>
      </w:r>
      <w:r>
        <w:rPr>
          <w:rFonts w:ascii="Times" w:hAnsi="Times" w:cs="Times"/>
          <w:i/>
          <w:iCs/>
          <w:color w:val="262626"/>
          <w:sz w:val="28"/>
          <w:szCs w:val="28"/>
        </w:rPr>
        <w:t>Global Ecology and Biogeography</w:t>
      </w:r>
      <w:r>
        <w:rPr>
          <w:rFonts w:ascii="Times" w:hAnsi="Times" w:cs="Times"/>
          <w:color w:val="262626"/>
          <w:sz w:val="28"/>
          <w:szCs w:val="28"/>
        </w:rPr>
        <w:t>, 22, 6–18.</w:t>
      </w:r>
    </w:p>
    <w:p w14:paraId="2B28C4B0" w14:textId="77777777" w:rsidR="007C694C" w:rsidRDefault="007C694C" w:rsidP="00493EC2">
      <w:pPr>
        <w:pStyle w:val="CommentText"/>
        <w:rPr>
          <w:rFonts w:ascii="Times" w:hAnsi="Times" w:cs="Times"/>
          <w:color w:val="262626"/>
          <w:sz w:val="28"/>
          <w:szCs w:val="28"/>
        </w:rPr>
      </w:pPr>
    </w:p>
    <w:p w14:paraId="560E5952" w14:textId="77777777" w:rsidR="007C694C" w:rsidRPr="004F118E" w:rsidRDefault="007C694C" w:rsidP="00493EC2">
      <w:pPr>
        <w:pStyle w:val="CommentText"/>
        <w:rPr>
          <w:rFonts w:ascii="Times" w:hAnsi="Times" w:cs="Times"/>
          <w:color w:val="262626"/>
          <w:sz w:val="28"/>
          <w:szCs w:val="28"/>
        </w:rPr>
      </w:pPr>
      <w:r>
        <w:rPr>
          <w:rFonts w:ascii="Times" w:hAnsi="Times" w:cs="Times"/>
          <w:color w:val="262626"/>
          <w:sz w:val="32"/>
          <w:szCs w:val="32"/>
        </w:rPr>
        <w:t>While ecotypic specialization confers a fitness advantage relative to other genotypes in the local environment, maladaptation of foreign genotypes could inhibit their invasion into new environments (</w:t>
      </w:r>
      <w:r>
        <w:rPr>
          <w:rFonts w:ascii="Times" w:hAnsi="Times" w:cs="Times"/>
          <w:color w:val="26669E"/>
          <w:sz w:val="32"/>
          <w:szCs w:val="32"/>
        </w:rPr>
        <w:t>Hereford 2009</w:t>
      </w:r>
      <w:r>
        <w:rPr>
          <w:rFonts w:ascii="Times" w:hAnsi="Times" w:cs="Times"/>
          <w:color w:val="262626"/>
          <w:sz w:val="32"/>
          <w:szCs w:val="32"/>
        </w:rPr>
        <w:t>). Genotypes that exhibit phenotypic plasticity, and hence have an extensive niche breadth, may have greatest success in novel environments (</w:t>
      </w:r>
      <w:r>
        <w:rPr>
          <w:rFonts w:ascii="Times" w:hAnsi="Times" w:cs="Times"/>
          <w:color w:val="26669E"/>
          <w:sz w:val="32"/>
          <w:szCs w:val="32"/>
        </w:rPr>
        <w:t>Bradshaw 1965</w:t>
      </w:r>
      <w:r>
        <w:rPr>
          <w:rFonts w:ascii="Times" w:hAnsi="Times" w:cs="Times"/>
          <w:color w:val="262626"/>
          <w:sz w:val="32"/>
          <w:szCs w:val="32"/>
        </w:rPr>
        <w:t xml:space="preserve">; </w:t>
      </w:r>
      <w:r>
        <w:rPr>
          <w:rFonts w:ascii="Times" w:hAnsi="Times" w:cs="Times"/>
          <w:color w:val="26669E"/>
          <w:sz w:val="32"/>
          <w:szCs w:val="32"/>
        </w:rPr>
        <w:t>Van Valen 1965</w:t>
      </w:r>
      <w:r>
        <w:rPr>
          <w:rFonts w:ascii="Times" w:hAnsi="Times" w:cs="Times"/>
          <w:color w:val="262626"/>
          <w:sz w:val="32"/>
          <w:szCs w:val="32"/>
        </w:rPr>
        <w:t xml:space="preserve">; </w:t>
      </w:r>
      <w:r>
        <w:rPr>
          <w:rFonts w:ascii="Times" w:hAnsi="Times" w:cs="Times"/>
          <w:color w:val="26669E"/>
          <w:sz w:val="32"/>
          <w:szCs w:val="32"/>
        </w:rPr>
        <w:t>Sultan &amp; Spencer 2002</w:t>
      </w:r>
      <w:r>
        <w:rPr>
          <w:rFonts w:ascii="Times" w:hAnsi="Times" w:cs="Times"/>
          <w:color w:val="262626"/>
          <w:sz w:val="32"/>
          <w:szCs w:val="32"/>
        </w:rPr>
        <w:t xml:space="preserve">; </w:t>
      </w:r>
      <w:r>
        <w:rPr>
          <w:rFonts w:ascii="Times" w:hAnsi="Times" w:cs="Times"/>
          <w:color w:val="26669E"/>
          <w:sz w:val="32"/>
          <w:szCs w:val="32"/>
        </w:rPr>
        <w:t xml:space="preserve">Richards </w:t>
      </w:r>
      <w:r>
        <w:rPr>
          <w:rFonts w:ascii="Times" w:hAnsi="Times" w:cs="Times"/>
          <w:i/>
          <w:iCs/>
          <w:color w:val="26669E"/>
          <w:sz w:val="32"/>
          <w:szCs w:val="32"/>
        </w:rPr>
        <w:t>et al.</w:t>
      </w:r>
      <w:r>
        <w:rPr>
          <w:rFonts w:ascii="Times" w:hAnsi="Times" w:cs="Times"/>
          <w:color w:val="26669E"/>
          <w:sz w:val="32"/>
          <w:szCs w:val="32"/>
        </w:rPr>
        <w:t xml:space="preserve"> 2006</w:t>
      </w:r>
      <w:r>
        <w:rPr>
          <w:rFonts w:ascii="Times" w:hAnsi="Times" w:cs="Times"/>
          <w:color w:val="262626"/>
          <w:sz w:val="32"/>
          <w:szCs w:val="32"/>
        </w:rPr>
        <w:t>).</w:t>
      </w:r>
    </w:p>
    <w:p w14:paraId="7F858044" w14:textId="77777777" w:rsidR="007C694C" w:rsidRDefault="007C694C">
      <w:pPr>
        <w:pStyle w:val="CommentText"/>
      </w:pPr>
    </w:p>
  </w:comment>
  <w:comment w:id="515" w:author="" w:date="2016-10-19T20:09:00Z" w:initials="">
    <w:p w14:paraId="3F96BCF8" w14:textId="77777777" w:rsidR="007C694C" w:rsidRDefault="007C694C">
      <w:pPr>
        <w:pStyle w:val="CommentText"/>
      </w:pPr>
      <w:r>
        <w:rPr>
          <w:rStyle w:val="CommentReference"/>
        </w:rPr>
        <w:annotationRef/>
      </w:r>
      <w:r>
        <w:t>HK: Isn’t definition of specialization based on resource use and not upper throphic levels?</w:t>
      </w:r>
    </w:p>
  </w:comment>
  <w:comment w:id="516" w:author="" w:date="2016-10-19T20:09:00Z" w:initials="">
    <w:p w14:paraId="14DC5122" w14:textId="77777777" w:rsidR="007C694C" w:rsidRDefault="007C694C">
      <w:pPr>
        <w:pStyle w:val="CommentText"/>
      </w:pPr>
      <w:r>
        <w:rPr>
          <w:rStyle w:val="CommentReference"/>
        </w:rPr>
        <w:annotationRef/>
      </w:r>
      <w:r>
        <w:t>LHY: Not just resources, also predators?</w:t>
      </w:r>
    </w:p>
  </w:comment>
  <w:comment w:id="512" w:author="" w:date="2016-10-19T20:09:00Z" w:initials="">
    <w:p w14:paraId="6321536D" w14:textId="77777777" w:rsidR="007C694C" w:rsidRDefault="007C694C">
      <w:pPr>
        <w:pStyle w:val="CommentText"/>
      </w:pPr>
      <w:r>
        <w:rPr>
          <w:rStyle w:val="CommentReference"/>
        </w:rPr>
        <w:annotationRef/>
      </w:r>
      <w:r>
        <w:t>LHY: This seems to develop an organism response-driven mechanism and a evolution-driven mechanism, but leaves out the environment-driven mechanism alluded to a couple lines previously. Is there one? Could specialists spend more time in habitats that that are experiencing greater change?</w:t>
      </w:r>
    </w:p>
  </w:comment>
  <w:comment w:id="513" w:author="" w:date="2016-10-19T20:09:00Z" w:initials="">
    <w:p w14:paraId="108A60C8" w14:textId="77777777" w:rsidR="007C694C" w:rsidRDefault="007C694C" w:rsidP="00493EC2">
      <w:pPr>
        <w:pStyle w:val="CommentText"/>
      </w:pPr>
      <w:r>
        <w:rPr>
          <w:rStyle w:val="CommentReference"/>
        </w:rPr>
        <w:annotationRef/>
      </w:r>
      <w:r>
        <w:t xml:space="preserve">HK: To be consistent across the paper, the temperature sensitivity hypothesis is a organism-driven mechanism. </w:t>
      </w:r>
    </w:p>
    <w:p w14:paraId="27AF8684" w14:textId="77777777" w:rsidR="007C694C" w:rsidRDefault="007C694C" w:rsidP="00493EC2">
      <w:pPr>
        <w:pStyle w:val="CommentText"/>
      </w:pPr>
    </w:p>
    <w:p w14:paraId="13C82FBA" w14:textId="77777777" w:rsidR="007C694C" w:rsidRDefault="007C694C" w:rsidP="00493EC2">
      <w:pPr>
        <w:pStyle w:val="CommentText"/>
      </w:pPr>
      <w:r>
        <w:t>In terms of an environment-driven one, there is some mixed evidence that there are more specialists in the tropics (which would support the next pattern because temp change has been greatest at higher latitudes) but I’m not sure there’s enough support to include. It would take some more digging.</w:t>
      </w:r>
    </w:p>
    <w:p w14:paraId="01DBA7C6" w14:textId="77777777" w:rsidR="007C694C" w:rsidRDefault="007C694C">
      <w:pPr>
        <w:pStyle w:val="CommentText"/>
      </w:pPr>
    </w:p>
  </w:comment>
  <w:comment w:id="514" w:author="Louie Yang" w:date="2016-11-23T13:45:00Z" w:initials="LY">
    <w:p w14:paraId="0E17BD64" w14:textId="5313C1AA" w:rsidR="00F22724" w:rsidRDefault="00F22724">
      <w:pPr>
        <w:pStyle w:val="CommentText"/>
      </w:pPr>
      <w:r>
        <w:rPr>
          <w:rStyle w:val="CommentReference"/>
        </w:rPr>
        <w:annotationRef/>
      </w:r>
      <w:r>
        <w:t>Not sure I understand the driver vs cue here</w:t>
      </w:r>
    </w:p>
  </w:comment>
  <w:comment w:id="517" w:author="Helen" w:date="2016-11-07T10:13:00Z" w:initials="H">
    <w:p w14:paraId="62C0090E" w14:textId="77777777" w:rsidR="007C694C" w:rsidRDefault="007C694C">
      <w:pPr>
        <w:pStyle w:val="CommentText"/>
      </w:pPr>
      <w:r>
        <w:rPr>
          <w:rStyle w:val="CommentReference"/>
        </w:rPr>
        <w:annotationRef/>
      </w:r>
      <w:r>
        <w:t>If specialists shift to a new resource, I’m not sure that I’d have a prediction for degree of shift. How does this idea fit in with ideas about whether specialists/ generalists shift more?</w:t>
      </w:r>
    </w:p>
  </w:comment>
  <w:comment w:id="518" w:author="" w:date="2016-10-19T20:09:00Z" w:initials="">
    <w:p w14:paraId="7C284BC8" w14:textId="77777777" w:rsidR="007C694C" w:rsidRDefault="007C694C">
      <w:pPr>
        <w:pStyle w:val="CommentText"/>
      </w:pPr>
      <w:r>
        <w:rPr>
          <w:rStyle w:val="CommentReference"/>
        </w:rPr>
        <w:annotationRef/>
      </w:r>
      <w:r>
        <w:t>HK: Hopefully this is a bit more positive?</w:t>
      </w:r>
    </w:p>
  </w:comment>
  <w:comment w:id="519" w:author="Louie Yang" w:date="2016-11-23T13:46:00Z" w:initials="LY">
    <w:p w14:paraId="2B333C6E" w14:textId="52E41FE3" w:rsidR="00F22724" w:rsidRDefault="00F22724">
      <w:pPr>
        <w:pStyle w:val="CommentText"/>
      </w:pPr>
      <w:r>
        <w:rPr>
          <w:rStyle w:val="CommentReference"/>
        </w:rPr>
        <w:annotationRef/>
      </w:r>
      <w:r>
        <w:t>If we are talking about genetic variation, we are in the realm of evolution-driven mechanisms, right?</w:t>
      </w:r>
    </w:p>
  </w:comment>
  <w:comment w:id="520" w:author="" w:date="2016-10-19T20:09:00Z" w:initials="">
    <w:p w14:paraId="30F02581" w14:textId="77777777" w:rsidR="007C694C" w:rsidRDefault="007C694C">
      <w:pPr>
        <w:pStyle w:val="CommentText"/>
      </w:pPr>
      <w:r>
        <w:rPr>
          <w:rStyle w:val="CommentReference"/>
        </w:rPr>
        <w:annotationRef/>
      </w:r>
      <w:r>
        <w:t xml:space="preserve"> ER: Ref needed.</w:t>
      </w:r>
    </w:p>
  </w:comment>
  <w:comment w:id="521" w:author="Helen" w:date="2016-10-19T20:09:00Z" w:initials="H">
    <w:p w14:paraId="07DB846F" w14:textId="77777777" w:rsidR="007C694C" w:rsidRDefault="007C694C">
      <w:pPr>
        <w:pStyle w:val="CommentText"/>
      </w:pPr>
      <w:r>
        <w:rPr>
          <w:rStyle w:val="CommentReference"/>
        </w:rPr>
        <w:annotationRef/>
      </w:r>
      <w:r>
        <w:t>I’m not entirely sure I understand the distinction between explanations 2 and 3.</w:t>
      </w:r>
    </w:p>
  </w:comment>
  <w:comment w:id="522" w:author="Louie Yang" w:date="2016-11-23T13:48:00Z" w:initials="LY">
    <w:p w14:paraId="244276C7" w14:textId="2933D883" w:rsidR="00F22724" w:rsidRDefault="00F22724">
      <w:pPr>
        <w:pStyle w:val="CommentText"/>
      </w:pPr>
      <w:r>
        <w:rPr>
          <w:rStyle w:val="CommentReference"/>
        </w:rPr>
        <w:annotationRef/>
      </w:r>
      <w:r>
        <w:t xml:space="preserve">Had the same thought. </w:t>
      </w:r>
    </w:p>
  </w:comment>
  <w:comment w:id="523" w:author="Louie Yang" w:date="2016-11-23T13:48:00Z" w:initials="LY">
    <w:p w14:paraId="3D303FD8" w14:textId="1A264274" w:rsidR="00F22724" w:rsidRDefault="00F22724">
      <w:pPr>
        <w:pStyle w:val="CommentText"/>
      </w:pPr>
      <w:r>
        <w:rPr>
          <w:rStyle w:val="CommentReference"/>
        </w:rPr>
        <w:annotationRef/>
      </w:r>
      <w:r>
        <w:t>Feels like we could maybe use some more time thinking/reading about this section. Perhaps we can target it as a group?</w:t>
      </w:r>
    </w:p>
  </w:comment>
  <w:comment w:id="524" w:author="Louie Yang" w:date="2016-11-23T13:54:00Z" w:initials="LY">
    <w:p w14:paraId="379D180E" w14:textId="3CA9E3B9" w:rsidR="00F22724" w:rsidRDefault="00F22724">
      <w:pPr>
        <w:pStyle w:val="CommentText"/>
      </w:pPr>
      <w:r>
        <w:rPr>
          <w:rStyle w:val="CommentReference"/>
        </w:rPr>
        <w:annotationRef/>
      </w:r>
      <w:r>
        <w:t xml:space="preserve">This seems like an potentially important and interesting section, but we probably need to spend more time on it. </w:t>
      </w:r>
    </w:p>
  </w:comment>
  <w:comment w:id="525" w:author="Jaime A" w:date="2016-10-19T20:09:00Z" w:initials="JA">
    <w:p w14:paraId="0B743D24" w14:textId="77777777" w:rsidR="007C694C" w:rsidRDefault="007C694C">
      <w:pPr>
        <w:pStyle w:val="CommentText"/>
      </w:pPr>
      <w:r>
        <w:rPr>
          <w:rStyle w:val="CommentReference"/>
        </w:rPr>
        <w:annotationRef/>
      </w:r>
      <w:r>
        <w:t>referring to our paper here? We don’t really use this term elsewhere --- note for broader discussion</w:t>
      </w:r>
    </w:p>
  </w:comment>
  <w:comment w:id="526" w:author="Louie Yang" w:date="2016-11-23T13:49:00Z" w:initials="LY">
    <w:p w14:paraId="7CEB3723" w14:textId="5B164731" w:rsidR="00F22724" w:rsidRDefault="00F22724">
      <w:pPr>
        <w:pStyle w:val="CommentText"/>
      </w:pPr>
      <w:r>
        <w:rPr>
          <w:rStyle w:val="CommentReference"/>
        </w:rPr>
        <w:annotationRef/>
      </w:r>
      <w:r>
        <w:t xml:space="preserve">Yes, this feels quite different in voice. The content is all there, but some revision for style might be in order. </w:t>
      </w:r>
    </w:p>
  </w:comment>
  <w:comment w:id="527" w:author="" w:date="2016-10-19T20:09:00Z" w:initials="">
    <w:p w14:paraId="055A4501" w14:textId="77777777" w:rsidR="007C694C" w:rsidRDefault="007C694C">
      <w:pPr>
        <w:pStyle w:val="CommentText"/>
      </w:pPr>
      <w:r>
        <w:rPr>
          <w:rStyle w:val="CommentReference"/>
        </w:rPr>
        <w:annotationRef/>
      </w:r>
      <w:r>
        <w:t xml:space="preserve"> ER: Can we condense this into 5 good examples?</w:t>
      </w:r>
    </w:p>
    <w:p w14:paraId="7315F04E" w14:textId="77777777" w:rsidR="007C694C" w:rsidRDefault="007C694C">
      <w:pPr>
        <w:pStyle w:val="CommentText"/>
      </w:pPr>
    </w:p>
    <w:p w14:paraId="2BB0E257" w14:textId="77777777" w:rsidR="007C694C" w:rsidRDefault="007C694C">
      <w:pPr>
        <w:pStyle w:val="CommentText"/>
      </w:pPr>
      <w:r>
        <w:t>HK- I’ve included an exhaustive list for now. I think it would be good to have the complete reference list somewhere, though maybe this isn’t the best place.</w:t>
      </w:r>
    </w:p>
  </w:comment>
  <w:comment w:id="528" w:author="Helen" w:date="2016-10-27T14:54:00Z" w:initials="H">
    <w:p w14:paraId="3BE7DCC7" w14:textId="77777777" w:rsidR="007C694C" w:rsidRDefault="007C694C">
      <w:pPr>
        <w:pStyle w:val="CommentText"/>
      </w:pPr>
      <w:r>
        <w:rPr>
          <w:rStyle w:val="CommentReference"/>
        </w:rPr>
        <w:annotationRef/>
      </w:r>
      <w:r>
        <w:t>Heather do you have a citation?</w:t>
      </w:r>
    </w:p>
  </w:comment>
  <w:comment w:id="529" w:author="Louie Yang" w:date="2016-11-23T13:51:00Z" w:initials="LY">
    <w:p w14:paraId="07749FA1" w14:textId="4C5DBF2F" w:rsidR="00F22724" w:rsidRDefault="00F22724">
      <w:pPr>
        <w:pStyle w:val="CommentText"/>
      </w:pPr>
      <w:r>
        <w:rPr>
          <w:rStyle w:val="CommentReference"/>
        </w:rPr>
        <w:annotationRef/>
      </w:r>
      <w:r>
        <w:t xml:space="preserve">I think there are such refs – perhaps we could blitz this in our next meeting. </w:t>
      </w:r>
    </w:p>
  </w:comment>
  <w:comment w:id="530" w:author="" w:date="2016-10-19T20:09:00Z" w:initials="">
    <w:p w14:paraId="490D8879" w14:textId="77777777" w:rsidR="007C694C" w:rsidRDefault="007C694C">
      <w:pPr>
        <w:pStyle w:val="CommentText"/>
      </w:pPr>
      <w:r>
        <w:rPr>
          <w:rStyle w:val="CommentReference"/>
        </w:rPr>
        <w:annotationRef/>
      </w:r>
      <w:r>
        <w:t>HK: Read Forrest 2016</w:t>
      </w:r>
    </w:p>
  </w:comment>
  <w:comment w:id="531" w:author="" w:date="2016-10-27T14:56:00Z" w:initials="">
    <w:p w14:paraId="27395D0E" w14:textId="77777777" w:rsidR="007C694C" w:rsidRDefault="007C694C">
      <w:pPr>
        <w:pStyle w:val="CommentText"/>
      </w:pPr>
      <w:r>
        <w:rPr>
          <w:rStyle w:val="CommentReference"/>
        </w:rPr>
        <w:annotationRef/>
      </w:r>
      <w:r>
        <w:t>Heather can you confirm that this is the right Diez citation?</w:t>
      </w:r>
    </w:p>
  </w:comment>
  <w:comment w:id="532" w:author="" w:date="2016-10-19T20:09:00Z" w:initials="">
    <w:p w14:paraId="5EB3A66B" w14:textId="77777777" w:rsidR="007C694C" w:rsidRDefault="007C694C">
      <w:pPr>
        <w:pStyle w:val="CommentText"/>
      </w:pPr>
      <w:r>
        <w:rPr>
          <w:rStyle w:val="CommentReference"/>
        </w:rPr>
        <w:annotationRef/>
      </w:r>
      <w:r>
        <w:t xml:space="preserve">HC: Which Cook citation? </w:t>
      </w:r>
    </w:p>
  </w:comment>
  <w:comment w:id="533" w:author="Louie Yang" w:date="2016-11-23T13:52:00Z" w:initials="LY">
    <w:p w14:paraId="745FCB38" w14:textId="55960B86" w:rsidR="00F22724" w:rsidRDefault="00F22724">
      <w:pPr>
        <w:pStyle w:val="CommentText"/>
      </w:pPr>
      <w:r>
        <w:rPr>
          <w:rStyle w:val="CommentReference"/>
        </w:rPr>
        <w:annotationRef/>
      </w:r>
      <w:r>
        <w:t>Might need to clarify</w:t>
      </w:r>
    </w:p>
  </w:comment>
  <w:comment w:id="536" w:author="" w:date="2016-10-19T20:09:00Z" w:initials="">
    <w:p w14:paraId="2D0449E3" w14:textId="77777777" w:rsidR="007C694C" w:rsidRDefault="007C694C">
      <w:pPr>
        <w:pStyle w:val="CommentText"/>
      </w:pPr>
      <w:r>
        <w:rPr>
          <w:rStyle w:val="CommentReference"/>
        </w:rPr>
        <w:annotationRef/>
      </w:r>
      <w:r>
        <w:t>HK: Re-read Calinger et al. 2013</w:t>
      </w:r>
    </w:p>
  </w:comment>
  <w:comment w:id="537" w:author="Helen" w:date="2016-10-19T20:09:00Z" w:initials="H">
    <w:p w14:paraId="18935C57" w14:textId="77777777" w:rsidR="007C694C" w:rsidRDefault="007C694C">
      <w:pPr>
        <w:pStyle w:val="CommentText"/>
      </w:pPr>
      <w:r>
        <w:rPr>
          <w:rStyle w:val="CommentReference"/>
        </w:rPr>
        <w:annotationRef/>
      </w:r>
      <w:r>
        <w:t>Which Cook citation?</w:t>
      </w:r>
    </w:p>
  </w:comment>
  <w:comment w:id="538" w:author="Helen" w:date="2016-11-09T16:20:00Z" w:initials="H">
    <w:p w14:paraId="684A2508" w14:textId="77777777" w:rsidR="007C694C" w:rsidRDefault="007C694C">
      <w:pPr>
        <w:pStyle w:val="CommentText"/>
      </w:pPr>
      <w:r>
        <w:rPr>
          <w:rStyle w:val="CommentReference"/>
        </w:rPr>
        <w:annotationRef/>
      </w:r>
      <w:r>
        <w:t>These sentences seem to be in opposition to each other? Do we believe responses are generally the same or too variable to generalize?</w:t>
      </w:r>
    </w:p>
  </w:comment>
  <w:comment w:id="539" w:author="Helen" w:date="2016-11-07T10:13:00Z" w:initials="H">
    <w:p w14:paraId="7F7BA348" w14:textId="77777777" w:rsidR="007C694C" w:rsidRDefault="007C694C" w:rsidP="00640B24">
      <w:pPr>
        <w:pStyle w:val="CommentText"/>
      </w:pPr>
      <w:r>
        <w:rPr>
          <w:rStyle w:val="CommentReference"/>
        </w:rPr>
        <w:annotationRef/>
      </w:r>
      <w:r>
        <w:t>I’m not sure what this means? Is the main point in this section really that while we can define things by seasonal timing relative to others in the same taxonomic group in the same community, other species traits (e.g. diet) may be collinear with this species grouping by relative timing? (and therefore patterns of phenological shift may be due to being an ESS or LSS or due to this collinear trait?) I’m just trying to understand how this particular section of the paragraph fits into the overall narrative.</w:t>
      </w:r>
    </w:p>
    <w:p w14:paraId="4533F944" w14:textId="77777777" w:rsidR="007C694C" w:rsidRDefault="007C694C" w:rsidP="00640B24">
      <w:pPr>
        <w:pStyle w:val="CommentText"/>
      </w:pPr>
      <w:r>
        <w:t>HK: Good catch Helen. Initially I was trying to describe how seasonal timing is compared across species. You're right, some of these other categories could be confounded with ESS/LSS. I'll move some of these details to bottom paragraph as other factors that could explain variation.</w:t>
      </w:r>
    </w:p>
  </w:comment>
  <w:comment w:id="540" w:author="" w:date="2016-10-22T04:28:00Z" w:initials="">
    <w:p w14:paraId="75EE8622" w14:textId="77777777" w:rsidR="007C694C" w:rsidRDefault="007C694C" w:rsidP="00B95910">
      <w:pPr>
        <w:pStyle w:val="CommentText"/>
      </w:pPr>
      <w:r>
        <w:rPr>
          <w:rStyle w:val="CommentReference"/>
        </w:rPr>
        <w:annotationRef/>
      </w:r>
      <w:r>
        <w:t xml:space="preserve">HC: </w:t>
      </w:r>
      <w:hyperlink r:id="rId2" w:history="1">
        <w:r w:rsidRPr="0014484D">
          <w:rPr>
            <w:rStyle w:val="Hyperlink"/>
          </w:rPr>
          <w:t>http://onlinelibrary.wiley.com/doi/10.1111/ele.12595/full</w:t>
        </w:r>
      </w:hyperlink>
    </w:p>
    <w:p w14:paraId="5A9CBDC9" w14:textId="77777777" w:rsidR="007C694C" w:rsidRDefault="007C694C" w:rsidP="00B95910">
      <w:pPr>
        <w:pStyle w:val="CommentText"/>
      </w:pPr>
    </w:p>
    <w:p w14:paraId="4A29B68A" w14:textId="77777777" w:rsidR="007C694C" w:rsidRDefault="007C694C" w:rsidP="00B95910">
      <w:pPr>
        <w:pStyle w:val="CommentText"/>
      </w:pPr>
      <w:r>
        <w:t>New publication I need to check out.</w:t>
      </w:r>
    </w:p>
    <w:p w14:paraId="3D4CA2E6" w14:textId="77777777" w:rsidR="007C694C" w:rsidRDefault="007C694C">
      <w:pPr>
        <w:pStyle w:val="CommentText"/>
      </w:pPr>
      <w:r>
        <w:t>Add this as theoretical evolutionary mechanism driving shifts in ectotherms- no mention of endotherms but describes how shifting adult activity patterns/ embryo survival with temperature reduce time to reproduce while advancing onset of breeding- leadint to bimodal reproduction</w:t>
      </w:r>
    </w:p>
    <w:p w14:paraId="4012386E" w14:textId="77777777" w:rsidR="007C694C" w:rsidRDefault="007C694C">
      <w:pPr>
        <w:pStyle w:val="CommentText"/>
      </w:pPr>
    </w:p>
    <w:p w14:paraId="160BBCDD" w14:textId="77777777" w:rsidR="007C694C" w:rsidRDefault="007C694C">
      <w:pPr>
        <w:pStyle w:val="CommentText"/>
      </w:pPr>
      <w:r>
        <w:t>Add Viper reference (3 metrics shifting with cc)</w:t>
      </w:r>
    </w:p>
    <w:p w14:paraId="5B592926" w14:textId="77777777" w:rsidR="007C694C" w:rsidRDefault="007C694C">
      <w:pPr>
        <w:pStyle w:val="CommentText"/>
      </w:pPr>
      <w:r>
        <w:t>Discuss cc changing period of activity as a mechanism.</w:t>
      </w:r>
    </w:p>
    <w:p w14:paraId="068C7FDC" w14:textId="77777777" w:rsidR="007C694C" w:rsidRDefault="007C694C">
      <w:pPr>
        <w:pStyle w:val="CommentText"/>
      </w:pPr>
      <w:r>
        <w:t>Add detailed discussion of Dillon reference?</w:t>
      </w:r>
    </w:p>
    <w:p w14:paraId="5711C15C" w14:textId="77777777" w:rsidR="007C694C" w:rsidRDefault="007C694C">
      <w:pPr>
        <w:pStyle w:val="CommentText"/>
      </w:pPr>
    </w:p>
    <w:p w14:paraId="5F33C73A" w14:textId="77777777" w:rsidR="007C694C" w:rsidRDefault="007C694C">
      <w:pPr>
        <w:pStyle w:val="CommentText"/>
      </w:pPr>
      <w:r>
        <w:t>Buckley endothermy/ ectothermy paper, Boyles</w:t>
      </w:r>
    </w:p>
    <w:p w14:paraId="606EEFFC" w14:textId="77777777" w:rsidR="007C694C" w:rsidRDefault="007C694C">
      <w:pPr>
        <w:pStyle w:val="CommentText"/>
      </w:pPr>
    </w:p>
  </w:comment>
  <w:comment w:id="541" w:author="Helen" w:date="2016-11-07T10:13:00Z" w:initials="H">
    <w:p w14:paraId="1AF97050" w14:textId="77777777" w:rsidR="007C694C" w:rsidRDefault="007C694C">
      <w:pPr>
        <w:pStyle w:val="CommentText"/>
      </w:pPr>
      <w:r>
        <w:rPr>
          <w:rStyle w:val="CommentReference"/>
        </w:rPr>
        <w:annotationRef/>
      </w:r>
      <w:r>
        <w:t>Add something about thermal variability (here or in the temperature callout box—variability as a reason that we think that temperate ecototherms might be in trouble because increased incidence of extremes).</w:t>
      </w:r>
    </w:p>
  </w:comment>
  <w:comment w:id="542" w:author="" w:date="2016-10-22T03:09:00Z" w:initials="">
    <w:p w14:paraId="6E5677C3" w14:textId="77777777" w:rsidR="007C694C" w:rsidRDefault="007C694C" w:rsidP="00B95910">
      <w:pPr>
        <w:pStyle w:val="CommentText"/>
      </w:pPr>
      <w:r>
        <w:rPr>
          <w:rStyle w:val="CommentReference"/>
        </w:rPr>
        <w:annotationRef/>
      </w:r>
    </w:p>
    <w:p w14:paraId="063D77B8" w14:textId="77777777" w:rsidR="007C694C" w:rsidRDefault="007C694C" w:rsidP="007E0FCA">
      <w:pPr>
        <w:pStyle w:val="CommentText"/>
      </w:pPr>
      <w:r>
        <w:t>Use citation from paper below to discuss the assumptions underlying TPCs and how that whether they map on to phenology. (i.e. there are assumptions in the thermal performance literature that we need to be aware of).</w:t>
      </w:r>
    </w:p>
    <w:p w14:paraId="7F267554" w14:textId="77777777" w:rsidR="007C694C" w:rsidRDefault="007C694C" w:rsidP="00B95910">
      <w:pPr>
        <w:pStyle w:val="CommentText"/>
      </w:pPr>
    </w:p>
    <w:p w14:paraId="01700D28" w14:textId="77777777" w:rsidR="007C694C" w:rsidRDefault="007C694C" w:rsidP="00B95910">
      <w:pPr>
        <w:pStyle w:val="CommentText"/>
      </w:pPr>
    </w:p>
    <w:p w14:paraId="42B571E7" w14:textId="77777777" w:rsidR="007C694C" w:rsidRDefault="007C694C" w:rsidP="00B95910">
      <w:pPr>
        <w:pStyle w:val="CommentText"/>
      </w:pPr>
      <w:r w:rsidRPr="009F007E">
        <w:t>http://onlinelibrary.wiley.com/doi/10.1111/ele.12686/abstract?campaign=wolearlyview</w:t>
      </w:r>
    </w:p>
    <w:p w14:paraId="45DF7180" w14:textId="77777777" w:rsidR="007C694C" w:rsidRDefault="007C694C">
      <w:pPr>
        <w:pStyle w:val="CommentText"/>
      </w:pPr>
    </w:p>
    <w:p w14:paraId="281224DA" w14:textId="77777777" w:rsidR="007C694C" w:rsidRDefault="007C694C">
      <w:pPr>
        <w:pStyle w:val="CommentText"/>
      </w:pPr>
    </w:p>
  </w:comment>
  <w:comment w:id="543" w:author="Louie Yang" w:date="2016-11-23T13:55:00Z" w:initials="LY">
    <w:p w14:paraId="0EFE5F64" w14:textId="45FE7139" w:rsidR="005E6674" w:rsidRDefault="005E6674">
      <w:pPr>
        <w:pStyle w:val="CommentText"/>
      </w:pPr>
      <w:r>
        <w:rPr>
          <w:rStyle w:val="CommentReference"/>
        </w:rPr>
        <w:annotationRef/>
      </w:r>
      <w:r>
        <w:t>phenological shifts?</w:t>
      </w:r>
    </w:p>
  </w:comment>
  <w:comment w:id="546" w:author="Helen" w:date="2016-10-22T03:53:00Z" w:initials="H">
    <w:p w14:paraId="5B1C8181" w14:textId="77777777" w:rsidR="007C694C" w:rsidRDefault="007C694C">
      <w:pPr>
        <w:pStyle w:val="CommentText"/>
      </w:pPr>
      <w:r>
        <w:rPr>
          <w:rStyle w:val="CommentReference"/>
        </w:rPr>
        <w:annotationRef/>
      </w:r>
      <w:r>
        <w:t>The author’s initial expectation for why we should expect differences between ectotherms and endotherms is as follows:</w:t>
      </w:r>
    </w:p>
    <w:p w14:paraId="6FA1288C" w14:textId="77777777" w:rsidR="007C694C" w:rsidRDefault="007C694C">
      <w:pPr>
        <w:pStyle w:val="CommentText"/>
      </w:pPr>
    </w:p>
    <w:p w14:paraId="149D7846" w14:textId="77777777" w:rsidR="007C694C" w:rsidRDefault="007C694C">
      <w:pPr>
        <w:pStyle w:val="CommentText"/>
      </w:pPr>
      <w:r>
        <w:t>Ectothers- developmental rate is dependent upon temperature- if temperature speeds up developmental rate it speeds up phenology.</w:t>
      </w:r>
    </w:p>
  </w:comment>
  <w:comment w:id="547" w:author="Louie Yang" w:date="2016-11-23T13:56:00Z" w:initials="LY">
    <w:p w14:paraId="4A56EF0A" w14:textId="1A3A84AF" w:rsidR="005E6674" w:rsidRDefault="005E6674">
      <w:pPr>
        <w:pStyle w:val="CommentText"/>
      </w:pPr>
      <w:r>
        <w:rPr>
          <w:rStyle w:val="CommentReference"/>
        </w:rPr>
        <w:annotationRef/>
      </w:r>
      <w:r>
        <w:t>Not sure what these are meant to be?</w:t>
      </w:r>
    </w:p>
  </w:comment>
  <w:comment w:id="548" w:author="Louie Yang" w:date="2016-11-23T13:56:00Z" w:initials="LY">
    <w:p w14:paraId="5DE70792" w14:textId="3FBF4EE2" w:rsidR="005E6674" w:rsidRDefault="005E6674">
      <w:pPr>
        <w:pStyle w:val="CommentText"/>
      </w:pPr>
      <w:r>
        <w:rPr>
          <w:rStyle w:val="CommentReference"/>
        </w:rPr>
        <w:annotationRef/>
      </w:r>
      <w:r>
        <w:t xml:space="preserve">We say this so often in each section, it starts to feel a little repetitive. Do we need to try harder to make generalizations when possible? Perhaps we are setting too high a bar for what counts? Even system or subset specific patterns should count for something. </w:t>
      </w:r>
    </w:p>
  </w:comment>
  <w:comment w:id="549" w:author="Louie Yang" w:date="2016-11-23T13:58:00Z" w:initials="LY">
    <w:p w14:paraId="3257CFED" w14:textId="0A98401A" w:rsidR="005E6674" w:rsidRDefault="005E6674">
      <w:pPr>
        <w:pStyle w:val="CommentText"/>
      </w:pPr>
      <w:r>
        <w:rPr>
          <w:rStyle w:val="CommentReference"/>
        </w:rPr>
        <w:annotationRef/>
      </w:r>
      <w:r>
        <w:t xml:space="preserve">Is this a matter of, er, degree? </w:t>
      </w:r>
    </w:p>
  </w:comment>
  <w:comment w:id="550" w:author="Helen" w:date="2016-10-23T01:08:00Z" w:initials="H">
    <w:p w14:paraId="781BE12E" w14:textId="77777777" w:rsidR="007C694C" w:rsidRDefault="007C694C">
      <w:pPr>
        <w:pStyle w:val="CommentText"/>
      </w:pPr>
      <w:r>
        <w:rPr>
          <w:rStyle w:val="CommentReference"/>
        </w:rPr>
        <w:annotationRef/>
      </w:r>
      <w:r>
        <w:t>DO ANY OTHER PAPERS HAVE ANYTHING TO SAY HERE?</w:t>
      </w:r>
    </w:p>
  </w:comment>
  <w:comment w:id="551" w:author="Louie Yang" w:date="2016-11-23T13:59:00Z" w:initials="LY">
    <w:p w14:paraId="0E026AB0" w14:textId="65A45C33" w:rsidR="005E6674" w:rsidRDefault="005E6674">
      <w:pPr>
        <w:pStyle w:val="CommentText"/>
      </w:pPr>
      <w:r>
        <w:rPr>
          <w:rStyle w:val="CommentReference"/>
        </w:rPr>
        <w:annotationRef/>
      </w:r>
      <w:r>
        <w:t xml:space="preserve">Not sure I understand why this is a compensatory change – that refers to a specific situation where environmental and organism-response mechansism cancel each other out, but I don’t see how it applies here. </w:t>
      </w:r>
    </w:p>
  </w:comment>
  <w:comment w:id="552" w:author="" w:date="2016-10-19T20:09:00Z" w:initials="">
    <w:p w14:paraId="609A940D" w14:textId="77777777" w:rsidR="007C694C" w:rsidRDefault="007C694C">
      <w:pPr>
        <w:pStyle w:val="CommentText"/>
      </w:pPr>
      <w:r>
        <w:rPr>
          <w:rStyle w:val="CommentReference"/>
        </w:rPr>
        <w:annotationRef/>
      </w:r>
      <w:r>
        <w:t>LHY: There are statements like this throughout the ms, but I’m always a little skeptical. Have alternative hypotheses been tested and rejected? What does it mean to be the “main” or “primary” cue? I feel like this is a shortcoming of the literature that I’d like to include in the discussion, but it is very hard to avoid being linguistically complicit in the same way.</w:t>
      </w:r>
    </w:p>
  </w:comment>
  <w:comment w:id="553" w:author="Louie Yang" w:date="2016-11-23T14:01:00Z" w:initials="LY">
    <w:p w14:paraId="2D7DE5A7" w14:textId="6C8E5FE4" w:rsidR="005E6674" w:rsidRDefault="005E6674">
      <w:pPr>
        <w:pStyle w:val="CommentText"/>
      </w:pPr>
      <w:r>
        <w:rPr>
          <w:rStyle w:val="CommentReference"/>
        </w:rPr>
        <w:annotationRef/>
      </w:r>
      <w:r>
        <w:t xml:space="preserve">We come to this conclusion in every section, in one way or another. I’d like to see if we can try to come up with some “consistent” patterns in each section, even if they only apply to a subset of systems. That seems more interesting and useful than just saying that there are no consistent patterns. </w:t>
      </w:r>
    </w:p>
  </w:comment>
  <w:comment w:id="554" w:author="" w:date="2016-10-19T20:09:00Z" w:initials="">
    <w:p w14:paraId="252E97C2" w14:textId="77777777" w:rsidR="007C694C" w:rsidRDefault="007C694C" w:rsidP="002403A6">
      <w:pPr>
        <w:pStyle w:val="CommentText"/>
      </w:pPr>
      <w:r>
        <w:rPr>
          <w:rStyle w:val="CommentReference"/>
        </w:rPr>
        <w:annotationRef/>
      </w:r>
      <w:r>
        <w:t>I think this one discusses generation time as a trait- Körner C, Basler D. 2010. Phenology under global warming. Science 327: 1461–1462.</w:t>
      </w:r>
    </w:p>
    <w:p w14:paraId="0780A993" w14:textId="77777777" w:rsidR="007C694C" w:rsidRDefault="007C694C">
      <w:pPr>
        <w:pStyle w:val="CommentText"/>
      </w:pPr>
    </w:p>
  </w:comment>
  <w:comment w:id="555" w:author="" w:date="2016-11-07T10:13:00Z" w:initials="">
    <w:p w14:paraId="6DF61370" w14:textId="77777777" w:rsidR="007C694C" w:rsidRDefault="007C694C">
      <w:pPr>
        <w:pStyle w:val="CommentText"/>
      </w:pPr>
      <w:r>
        <w:rPr>
          <w:rStyle w:val="CommentReference"/>
        </w:rPr>
        <w:annotationRef/>
      </w:r>
      <w:r>
        <w:t xml:space="preserve">Another one- </w:t>
      </w:r>
      <w:r>
        <w:rPr>
          <w:rFonts w:ascii="Times" w:hAnsi="Times" w:cs="Times"/>
          <w:color w:val="262626"/>
          <w:sz w:val="28"/>
          <w:szCs w:val="28"/>
        </w:rPr>
        <w:t xml:space="preserve">Calinger, K. M., S. Queenborough, and P. S. Curtis. 2013. Herbarium specimens reveal the footprint of climate change on flowering trends across north-central North America. </w:t>
      </w:r>
      <w:r>
        <w:rPr>
          <w:rFonts w:ascii="Times" w:hAnsi="Times" w:cs="Times"/>
          <w:i/>
          <w:iCs/>
          <w:color w:val="262626"/>
          <w:sz w:val="28"/>
          <w:szCs w:val="28"/>
        </w:rPr>
        <w:t>Ecology Letters</w:t>
      </w:r>
      <w:r>
        <w:rPr>
          <w:rFonts w:ascii="Times" w:hAnsi="Times" w:cs="Times"/>
          <w:color w:val="262626"/>
          <w:sz w:val="28"/>
          <w:szCs w:val="28"/>
        </w:rPr>
        <w:t xml:space="preserve"> 16: 1037–1044. </w:t>
      </w:r>
    </w:p>
  </w:comment>
  <w:comment w:id="556" w:author="" w:date="2016-10-19T20:09:00Z" w:initials="">
    <w:p w14:paraId="1454A1E2" w14:textId="77777777" w:rsidR="007C694C" w:rsidRDefault="007C694C">
      <w:pPr>
        <w:pStyle w:val="CommentText"/>
      </w:pPr>
      <w:r>
        <w:rPr>
          <w:rStyle w:val="CommentReference"/>
        </w:rPr>
        <w:annotationRef/>
      </w:r>
      <w:r>
        <w:t xml:space="preserve">Potential references therein: </w:t>
      </w:r>
      <w:r>
        <w:rPr>
          <w:color w:val="1A1A1A"/>
          <w:sz w:val="26"/>
          <w:szCs w:val="26"/>
        </w:rPr>
        <w:t xml:space="preserve">Duputié, A., Rutschmann, A., Ronce, O., &amp; Chuine, I. (2015). Phenological plasticity will not help all species adapt to climate change. </w:t>
      </w:r>
      <w:r>
        <w:rPr>
          <w:i/>
          <w:iCs/>
          <w:color w:val="1A1A1A"/>
          <w:sz w:val="26"/>
          <w:szCs w:val="26"/>
        </w:rPr>
        <w:t>Global change biology</w:t>
      </w:r>
      <w:r>
        <w:rPr>
          <w:color w:val="1A1A1A"/>
          <w:sz w:val="26"/>
          <w:szCs w:val="26"/>
        </w:rPr>
        <w:t xml:space="preserve">, </w:t>
      </w:r>
      <w:r>
        <w:rPr>
          <w:i/>
          <w:iCs/>
          <w:color w:val="1A1A1A"/>
          <w:sz w:val="26"/>
          <w:szCs w:val="26"/>
        </w:rPr>
        <w:t>21</w:t>
      </w:r>
      <w:r>
        <w:rPr>
          <w:color w:val="1A1A1A"/>
          <w:sz w:val="26"/>
          <w:szCs w:val="26"/>
        </w:rPr>
        <w:t>(8), 3062-3073.</w:t>
      </w:r>
    </w:p>
  </w:comment>
  <w:comment w:id="557" w:author="" w:date="2016-10-19T20:09:00Z" w:initials="">
    <w:p w14:paraId="0DD307B0" w14:textId="77777777" w:rsidR="007C694C" w:rsidRDefault="007C694C" w:rsidP="002403A6">
      <w:pPr>
        <w:pStyle w:val="CommentText"/>
      </w:pPr>
      <w:r>
        <w:rPr>
          <w:rStyle w:val="CommentReference"/>
        </w:rPr>
        <w:annotationRef/>
      </w:r>
      <w:r>
        <w:t>Not sure if useful: permanently parthogenic aphids have advanced more than other species:</w:t>
      </w:r>
    </w:p>
    <w:p w14:paraId="73DAA155" w14:textId="77777777" w:rsidR="007C694C" w:rsidRDefault="007C694C" w:rsidP="002403A6">
      <w:pPr>
        <w:pStyle w:val="CommentText"/>
      </w:pPr>
    </w:p>
    <w:p w14:paraId="256C3523" w14:textId="77777777" w:rsidR="007C694C" w:rsidRDefault="007C694C">
      <w:pPr>
        <w:pStyle w:val="CommentText"/>
      </w:pPr>
      <w:r>
        <w:t>Bell, J. R., L. Alderson, D. Izera, T. Kruger, S. Parker, J. Pickup, C. R. Shortall, M. S. Taylor, P. Verrier, and R. Harrington. 2015. Long-term phenological trends, species accumulation rates, aphid traits and climate: five decades of change in migrating aphids. Journal of Animal Ecology 84:21–34.</w:t>
      </w:r>
    </w:p>
  </w:comment>
  <w:comment w:id="558" w:author="Sean Michael Ehlman" w:date="2016-10-20T13:10:00Z" w:initials="SME">
    <w:p w14:paraId="433F51E9" w14:textId="77777777" w:rsidR="007C694C" w:rsidRDefault="007C694C">
      <w:pPr>
        <w:pStyle w:val="CommentText"/>
      </w:pPr>
      <w:r>
        <w:rPr>
          <w:rStyle w:val="CommentReference"/>
        </w:rPr>
        <w:annotationRef/>
      </w:r>
      <w:r>
        <w:t xml:space="preserve">This is a vague qualification that encompasses a number of assumptions: standing genetic variation on which selection can act is the same, same strength of selection. SO, is it OK to be this vague. Or do I have to spell these things out that are otherwise superfluous to the question of whether or not GT influences phenological responses. </w:t>
      </w:r>
    </w:p>
  </w:comment>
  <w:comment w:id="559" w:author="Louie Yang" w:date="2016-11-23T14:35:00Z" w:initials="LY">
    <w:p w14:paraId="6EE2E9F5" w14:textId="483D2636" w:rsidR="001A5F8A" w:rsidRDefault="001A5F8A">
      <w:pPr>
        <w:pStyle w:val="CommentText"/>
      </w:pPr>
      <w:r>
        <w:rPr>
          <w:rStyle w:val="CommentReference"/>
        </w:rPr>
        <w:annotationRef/>
      </w:r>
      <w:r>
        <w:t xml:space="preserve">It seems fine to say shorter GT = faster evolution, all else equal, though there may be systematic ways in which all else is not equal (trophic position, endo/exothermy, mobility). I guess a complete analysis of this trait would need to include a number of orthogonal factors.  </w:t>
      </w:r>
    </w:p>
  </w:comment>
  <w:comment w:id="566" w:author="" w:date="2016-10-19T20:09:00Z" w:initials="">
    <w:p w14:paraId="6F363B72" w14:textId="77777777" w:rsidR="007C694C" w:rsidRDefault="007C694C">
      <w:pPr>
        <w:pStyle w:val="CommentText"/>
      </w:pPr>
      <w:r>
        <w:rPr>
          <w:rStyle w:val="CommentReference"/>
        </w:rPr>
        <w:annotationRef/>
      </w:r>
      <w:r>
        <w:t>Reference details?</w:t>
      </w:r>
    </w:p>
  </w:comment>
  <w:comment w:id="567" w:author="" w:date="2016-10-19T20:09:00Z" w:initials="">
    <w:p w14:paraId="0E938286" w14:textId="77777777" w:rsidR="007C694C" w:rsidRDefault="007C694C">
      <w:pPr>
        <w:pStyle w:val="CommentText"/>
      </w:pPr>
      <w:r>
        <w:rPr>
          <w:rStyle w:val="CommentReference"/>
        </w:rPr>
        <w:annotationRef/>
      </w:r>
      <w:r>
        <w:t>LHY: Is this another case, where the pattern has been suggested, but only once, or a very few times?</w:t>
      </w:r>
    </w:p>
  </w:comment>
  <w:comment w:id="568" w:author="Louie Yang" w:date="2016-11-23T14:47:00Z" w:initials="LY">
    <w:p w14:paraId="61ECA41F" w14:textId="75F9E47F" w:rsidR="00C07266" w:rsidRDefault="00C07266">
      <w:pPr>
        <w:pStyle w:val="CommentText"/>
      </w:pPr>
      <w:r>
        <w:rPr>
          <w:rStyle w:val="CommentReference"/>
        </w:rPr>
        <w:annotationRef/>
      </w:r>
      <w:r>
        <w:t>PERhaps more on theses observed patterns? Maybe we should lead with the pattern, followed by the mechanisms (faster adaptive response, confounded factors)</w:t>
      </w:r>
    </w:p>
  </w:comment>
  <w:comment w:id="569" w:author="" w:date="2016-10-19T20:09:00Z" w:initials="">
    <w:p w14:paraId="4C02F6C4" w14:textId="63194FA9" w:rsidR="007C694C" w:rsidRDefault="007C694C">
      <w:pPr>
        <w:pStyle w:val="CommentText"/>
      </w:pPr>
      <w:r>
        <w:rPr>
          <w:rStyle w:val="CommentReference"/>
        </w:rPr>
        <w:annotationRef/>
      </w:r>
      <w:r w:rsidR="001A5F8A">
        <w:t xml:space="preserve">Seems like we need to be careful about pattern and process here – there could be a pattern with GT due to other mechanisms, just due to confounded factors. </w:t>
      </w:r>
      <w:r w:rsidR="00C07266">
        <w:t xml:space="preserve">Might be hard to separate. The issue of adaptive response is one of mechanism, arguable the most interesting and unique mechanisms for a pattern with GT, but not the only one. </w:t>
      </w:r>
    </w:p>
  </w:comment>
  <w:comment w:id="570" w:author="" w:date="2016-10-19T20:09:00Z" w:initials="">
    <w:p w14:paraId="28C19DDD" w14:textId="77777777" w:rsidR="007C694C" w:rsidRDefault="007C694C">
      <w:pPr>
        <w:pStyle w:val="CommentText"/>
      </w:pPr>
      <w:r>
        <w:rPr>
          <w:rStyle w:val="CommentReference"/>
        </w:rPr>
        <w:annotationRef/>
      </w:r>
      <w:r>
        <w:t>ref</w:t>
      </w:r>
    </w:p>
  </w:comment>
  <w:comment w:id="571" w:author="" w:date="2016-10-19T20:09:00Z" w:initials="">
    <w:p w14:paraId="26D1E6E7" w14:textId="77777777" w:rsidR="007C694C" w:rsidRDefault="007C694C" w:rsidP="00FE41A8">
      <w:pPr>
        <w:pStyle w:val="CommentText"/>
      </w:pPr>
      <w:r>
        <w:rPr>
          <w:rStyle w:val="CommentReference"/>
        </w:rPr>
        <w:annotationRef/>
      </w:r>
      <w:r>
        <w:t>LHY: This actually seems like an important theme we should highlight throught the discussion.</w:t>
      </w:r>
    </w:p>
  </w:comment>
  <w:comment w:id="572" w:author="" w:date="2016-11-07T10:13:00Z" w:initials="">
    <w:p w14:paraId="5D93E78F" w14:textId="77777777" w:rsidR="007C694C" w:rsidRDefault="007C694C" w:rsidP="002403A6">
      <w:pPr>
        <w:pStyle w:val="CommentText"/>
      </w:pPr>
      <w:r>
        <w:rPr>
          <w:rStyle w:val="CommentReference"/>
        </w:rPr>
        <w:annotationRef/>
      </w:r>
      <w:r>
        <w:t>HCL Normally this would be a place where we talk nitty gritty mechanism--- is it worth just stipulating this is due to not differences in strength of selection with GT but simply due to faster generation turn-over? Not sure if it is worth more explicitly spelling out what evolutionary processes are at play here.</w:t>
      </w:r>
    </w:p>
    <w:p w14:paraId="0E274945" w14:textId="77777777" w:rsidR="007C694C" w:rsidRDefault="007C694C" w:rsidP="002403A6">
      <w:pPr>
        <w:pStyle w:val="CommentText"/>
      </w:pPr>
      <w:r>
        <w:rPr>
          <w:rStyle w:val="CommentReference"/>
        </w:rPr>
        <w:annotationRef/>
      </w:r>
    </w:p>
  </w:comment>
  <w:comment w:id="574" w:author="" w:date="2016-10-19T20:09:00Z" w:initials="">
    <w:p w14:paraId="14329A43" w14:textId="77777777" w:rsidR="007C694C" w:rsidRDefault="007C694C">
      <w:pPr>
        <w:pStyle w:val="CommentText"/>
      </w:pPr>
      <w:r>
        <w:rPr>
          <w:rStyle w:val="CommentReference"/>
        </w:rPr>
        <w:annotationRef/>
      </w:r>
      <w:r>
        <w:t>Ref details</w:t>
      </w:r>
    </w:p>
  </w:comment>
  <w:comment w:id="573" w:author="" w:date="2016-10-19T20:09:00Z" w:initials="">
    <w:p w14:paraId="7454A6AC" w14:textId="77777777" w:rsidR="007C694C" w:rsidRDefault="007C694C">
      <w:pPr>
        <w:pStyle w:val="CommentText"/>
      </w:pPr>
      <w:r>
        <w:rPr>
          <w:rStyle w:val="CommentReference"/>
        </w:rPr>
        <w:annotationRef/>
      </w:r>
      <w:r>
        <w:t>HC: Also there is evolution in plasticity- Nussey et al. That seems like an interesting mechanism to talk about briefly.</w:t>
      </w:r>
    </w:p>
  </w:comment>
  <w:comment w:id="575" w:author="Helen" w:date="2016-11-09T16:37:00Z" w:initials="H">
    <w:p w14:paraId="6E8B065F" w14:textId="77777777" w:rsidR="007C694C" w:rsidRDefault="007C694C">
      <w:pPr>
        <w:pStyle w:val="CommentText"/>
      </w:pPr>
      <w:r>
        <w:rPr>
          <w:rStyle w:val="CommentReference"/>
        </w:rPr>
        <w:annotationRef/>
      </w:r>
      <w:r>
        <w:t>Other things that have been identified for discussion but are not currently included:</w:t>
      </w:r>
    </w:p>
    <w:p w14:paraId="66806E4F" w14:textId="77777777" w:rsidR="007C694C" w:rsidRDefault="007C694C">
      <w:pPr>
        <w:pStyle w:val="CommentText"/>
      </w:pPr>
    </w:p>
    <w:p w14:paraId="6814BA04" w14:textId="77777777" w:rsidR="007C694C" w:rsidRDefault="007C694C" w:rsidP="0013442E">
      <w:pPr>
        <w:pStyle w:val="CommentText"/>
        <w:numPr>
          <w:ilvl w:val="0"/>
          <w:numId w:val="14"/>
        </w:numPr>
      </w:pPr>
      <w:r>
        <w:t>LHY:</w:t>
      </w:r>
      <w:r w:rsidRPr="0013442E">
        <w:t xml:space="preserve"> </w:t>
      </w:r>
      <w:r>
        <w:t>Maybe add an explicit discussion of evolutionary drivers as a broader issue in the future?</w:t>
      </w:r>
      <w:r w:rsidRPr="008A348C">
        <w:t xml:space="preserve"> </w:t>
      </w:r>
      <w:r>
        <w:t>Maybe also a separate paragraph addressing issues with levels of analysis, and the different kinds of mechanisms and how they interact? Perhaps returning to a theme introduced in the intro.</w:t>
      </w:r>
    </w:p>
    <w:p w14:paraId="7E312C2D" w14:textId="77777777" w:rsidR="007C694C" w:rsidRPr="0013442E" w:rsidRDefault="007C694C" w:rsidP="0013442E">
      <w:pPr>
        <w:pStyle w:val="Normal1"/>
        <w:numPr>
          <w:ilvl w:val="0"/>
          <w:numId w:val="14"/>
        </w:numPr>
        <w:spacing w:beforeAutospacing="1" w:afterAutospacing="1" w:line="360" w:lineRule="auto"/>
        <w:rPr>
          <w:color w:val="000000" w:themeColor="text1"/>
        </w:rPr>
      </w:pPr>
      <w:r w:rsidRPr="00FB2CED">
        <w:rPr>
          <w:color w:val="000000" w:themeColor="text1"/>
        </w:rPr>
        <w:t>Phenology is affected by both cues and direct drivers. Phenological cues provide anticipatory information about future environmental conditions, and direct drivers are proximate factors that influence organism phenology. In practice, the distinction between them is imperfect, and cues and direct drivers both stimuli that affect phenology. Organisms may respond almost immediately to some kinds of cues, while some direct drivers initiate a cascade of processes that extend into the future. Moreover, the responses of organisms to anticipatory cues will necessarily involve a series of proximate mechanisms at a physiological level.</w:t>
      </w:r>
    </w:p>
    <w:p w14:paraId="3F78BCCC" w14:textId="77777777" w:rsidR="007C694C" w:rsidRDefault="007C694C" w:rsidP="0013442E">
      <w:pPr>
        <w:pStyle w:val="CommentText"/>
        <w:numPr>
          <w:ilvl w:val="0"/>
          <w:numId w:val="14"/>
        </w:numPr>
      </w:pPr>
      <w:r>
        <w:t>why the persistence of expectations for patterns despite only weak evidence for the pattern. What does this expectation tell us?</w:t>
      </w:r>
    </w:p>
  </w:comment>
  <w:comment w:id="577" w:author="Louie Yang" w:date="2016-11-23T14:54:00Z" w:initials="LY">
    <w:p w14:paraId="7F056FA6" w14:textId="44EF5E43" w:rsidR="00C07266" w:rsidRDefault="00C07266">
      <w:pPr>
        <w:pStyle w:val="CommentText"/>
      </w:pPr>
      <w:r>
        <w:rPr>
          <w:rStyle w:val="CommentReference"/>
        </w:rPr>
        <w:annotationRef/>
      </w:r>
      <w:r>
        <w:t xml:space="preserve">This is a good framework/outline for the discussion. We might want to hone some of the topic sentences to make sure they are saying what we want them to, but this is a great start. </w:t>
      </w:r>
    </w:p>
  </w:comment>
  <w:comment w:id="576" w:author="Helen" w:date="2016-11-09T16:36:00Z" w:initials="H">
    <w:p w14:paraId="15EFC118" w14:textId="77777777" w:rsidR="007C694C" w:rsidRPr="009D5565" w:rsidRDefault="007C694C" w:rsidP="007E0FCA">
      <w:pPr>
        <w:pStyle w:val="CommentText"/>
        <w:rPr>
          <w:sz w:val="22"/>
          <w:szCs w:val="22"/>
        </w:rPr>
      </w:pPr>
      <w:r>
        <w:rPr>
          <w:rStyle w:val="CommentReference"/>
        </w:rPr>
        <w:annotationRef/>
      </w:r>
      <w:r w:rsidRPr="009D5565">
        <w:rPr>
          <w:sz w:val="22"/>
          <w:szCs w:val="22"/>
        </w:rPr>
        <w:t xml:space="preserve">Papers that may be useful: </w:t>
      </w:r>
      <w:r>
        <w:rPr>
          <w:sz w:val="22"/>
          <w:szCs w:val="22"/>
        </w:rPr>
        <w:t xml:space="preserve">1.) </w:t>
      </w:r>
      <w:r w:rsidRPr="009D5565">
        <w:rPr>
          <w:sz w:val="22"/>
          <w:szCs w:val="22"/>
        </w:rPr>
        <w:t>Addressing the bias in phenological studies to spring events:</w:t>
      </w:r>
    </w:p>
    <w:p w14:paraId="29CF672C" w14:textId="77777777" w:rsidR="007C694C" w:rsidRDefault="007C694C" w:rsidP="007E0FCA">
      <w:pPr>
        <w:shd w:val="clear" w:color="auto" w:fill="FFFFFF"/>
        <w:rPr>
          <w:color w:val="333333"/>
        </w:rPr>
      </w:pPr>
      <w:r>
        <w:rPr>
          <w:color w:val="333333"/>
        </w:rPr>
        <w:t xml:space="preserve">Autumn the neglected </w:t>
      </w:r>
      <w:r w:rsidRPr="009D5565">
        <w:rPr>
          <w:color w:val="333333"/>
        </w:rPr>
        <w:t>season</w:t>
      </w:r>
      <w:r>
        <w:rPr>
          <w:color w:val="333333"/>
        </w:rPr>
        <w:t xml:space="preserve"> in climate change research:</w:t>
      </w:r>
    </w:p>
    <w:p w14:paraId="14B5D855" w14:textId="77777777" w:rsidR="007C694C" w:rsidRPr="007C27FA" w:rsidRDefault="007C694C" w:rsidP="007E0FCA">
      <w:pPr>
        <w:shd w:val="clear" w:color="auto" w:fill="FFFFFF"/>
        <w:rPr>
          <w:color w:val="333333"/>
        </w:rPr>
      </w:pPr>
      <w:r w:rsidRPr="009D5565">
        <w:rPr>
          <w:rStyle w:val="apple-converted-space"/>
          <w:color w:val="333333"/>
        </w:rPr>
        <w:t> </w:t>
      </w:r>
      <w:hyperlink r:id="rId3" w:history="1">
        <w:r w:rsidRPr="009D5565">
          <w:rPr>
            <w:rStyle w:val="Hyperlink"/>
            <w:color w:val="1C96D3"/>
          </w:rPr>
          <w:t>http://dx.doi.org/10.1016/j.tree.2015.01.004</w:t>
        </w:r>
      </w:hyperlink>
    </w:p>
    <w:p w14:paraId="1F38E416" w14:textId="77777777" w:rsidR="007C694C" w:rsidRDefault="007C694C" w:rsidP="007E0FCA">
      <w:pPr>
        <w:pStyle w:val="Heading1"/>
        <w:shd w:val="clear" w:color="auto" w:fill="FFFFFF"/>
        <w:spacing w:before="90" w:after="90" w:line="270" w:lineRule="atLeast"/>
        <w:rPr>
          <w:rFonts w:ascii="Arial" w:hAnsi="Arial" w:cs="Arial"/>
          <w:sz w:val="17"/>
          <w:szCs w:val="17"/>
          <w:shd w:val="clear" w:color="auto" w:fill="FFFFFF"/>
        </w:rPr>
      </w:pPr>
      <w:r w:rsidRPr="009D5565">
        <w:rPr>
          <w:rFonts w:ascii="Arial" w:hAnsi="Arial" w:cs="Arial"/>
          <w:sz w:val="22"/>
          <w:szCs w:val="22"/>
        </w:rPr>
        <w:t>Cold truths: how winter drives responses of terrestrial organisms to climate change</w:t>
      </w:r>
      <w:r>
        <w:rPr>
          <w:rFonts w:ascii="Arial" w:hAnsi="Arial" w:cs="Arial"/>
          <w:sz w:val="22"/>
          <w:szCs w:val="22"/>
        </w:rPr>
        <w:t xml:space="preserve"> </w:t>
      </w:r>
      <w:r>
        <w:rPr>
          <w:rFonts w:ascii="Arial" w:hAnsi="Arial" w:cs="Arial"/>
          <w:sz w:val="17"/>
          <w:szCs w:val="17"/>
          <w:shd w:val="clear" w:color="auto" w:fill="FFFFFF"/>
        </w:rPr>
        <w:t>doi: 10.1111/brv.12105. Epub 2014 Apr 10.</w:t>
      </w:r>
    </w:p>
    <w:p w14:paraId="6492E41A" w14:textId="77777777" w:rsidR="007C694C" w:rsidRDefault="007C694C" w:rsidP="007E0FCA">
      <w:pPr>
        <w:pStyle w:val="Normal1"/>
        <w:rPr>
          <w:rFonts w:eastAsia="Trebuchet MS"/>
          <w:sz w:val="17"/>
          <w:szCs w:val="17"/>
          <w:shd w:val="clear" w:color="auto" w:fill="FFFFFF"/>
        </w:rPr>
      </w:pPr>
    </w:p>
    <w:p w14:paraId="7245978D" w14:textId="77777777" w:rsidR="007C694C" w:rsidRDefault="007C694C" w:rsidP="007E0FCA">
      <w:pPr>
        <w:pStyle w:val="Normal1"/>
        <w:rPr>
          <w:rFonts w:eastAsia="Trebuchet MS"/>
          <w:sz w:val="17"/>
          <w:szCs w:val="17"/>
          <w:shd w:val="clear" w:color="auto" w:fill="FFFFFF"/>
        </w:rPr>
      </w:pPr>
      <w:r>
        <w:rPr>
          <w:rFonts w:eastAsia="Trebuchet MS"/>
          <w:sz w:val="17"/>
          <w:szCs w:val="17"/>
          <w:shd w:val="clear" w:color="auto" w:fill="FFFFFF"/>
        </w:rPr>
        <w:t>2.) Addressing the need to integrate across life cycle stages</w:t>
      </w:r>
    </w:p>
    <w:p w14:paraId="72D401D1" w14:textId="77777777" w:rsidR="007C694C" w:rsidRDefault="007C694C" w:rsidP="007E0FCA">
      <w:pPr>
        <w:pStyle w:val="Normal1"/>
        <w:rPr>
          <w:color w:val="333333"/>
          <w:sz w:val="21"/>
          <w:szCs w:val="21"/>
          <w:shd w:val="clear" w:color="auto" w:fill="FFFFFF"/>
        </w:rPr>
      </w:pPr>
      <w:r>
        <w:rPr>
          <w:rStyle w:val="author"/>
          <w:color w:val="333333"/>
          <w:sz w:val="21"/>
          <w:szCs w:val="21"/>
          <w:bdr w:val="none" w:sz="0" w:space="0" w:color="auto" w:frame="1"/>
          <w:shd w:val="clear" w:color="auto" w:fill="FFFFFF"/>
        </w:rPr>
        <w:t>Marra, P.P.</w:t>
      </w:r>
      <w:r>
        <w:rPr>
          <w:color w:val="333333"/>
          <w:sz w:val="21"/>
          <w:szCs w:val="21"/>
          <w:shd w:val="clear" w:color="auto" w:fill="FFFFFF"/>
        </w:rPr>
        <w:t>,</w:t>
      </w:r>
      <w:r>
        <w:rPr>
          <w:rStyle w:val="apple-converted-space"/>
          <w:color w:val="333333"/>
          <w:sz w:val="21"/>
          <w:szCs w:val="21"/>
          <w:shd w:val="clear" w:color="auto" w:fill="FFFFFF"/>
        </w:rPr>
        <w:t> </w:t>
      </w:r>
      <w:r>
        <w:rPr>
          <w:rStyle w:val="author"/>
          <w:color w:val="333333"/>
          <w:sz w:val="21"/>
          <w:szCs w:val="21"/>
          <w:bdr w:val="none" w:sz="0" w:space="0" w:color="auto" w:frame="1"/>
          <w:shd w:val="clear" w:color="auto" w:fill="FFFFFF"/>
        </w:rPr>
        <w:t>Cohen, E.B.</w:t>
      </w:r>
      <w:r>
        <w:rPr>
          <w:color w:val="333333"/>
          <w:sz w:val="21"/>
          <w:szCs w:val="21"/>
          <w:shd w:val="clear" w:color="auto" w:fill="FFFFFF"/>
        </w:rPr>
        <w:t>,</w:t>
      </w:r>
      <w:r>
        <w:rPr>
          <w:rStyle w:val="author"/>
          <w:color w:val="333333"/>
          <w:sz w:val="21"/>
          <w:szCs w:val="21"/>
          <w:bdr w:val="none" w:sz="0" w:space="0" w:color="auto" w:frame="1"/>
          <w:shd w:val="clear" w:color="auto" w:fill="FFFFFF"/>
        </w:rPr>
        <w:t>Loss, S.R.</w:t>
      </w:r>
      <w:r>
        <w:rPr>
          <w:color w:val="333333"/>
          <w:sz w:val="21"/>
          <w:szCs w:val="21"/>
          <w:shd w:val="clear" w:color="auto" w:fill="FFFFFF"/>
        </w:rPr>
        <w:t>,</w:t>
      </w:r>
      <w:r>
        <w:rPr>
          <w:rStyle w:val="apple-converted-space"/>
          <w:color w:val="333333"/>
          <w:sz w:val="21"/>
          <w:szCs w:val="21"/>
          <w:shd w:val="clear" w:color="auto" w:fill="FFFFFF"/>
        </w:rPr>
        <w:t> </w:t>
      </w:r>
      <w:r>
        <w:rPr>
          <w:rStyle w:val="author"/>
          <w:color w:val="333333"/>
          <w:sz w:val="21"/>
          <w:szCs w:val="21"/>
          <w:bdr w:val="none" w:sz="0" w:space="0" w:color="auto" w:frame="1"/>
          <w:shd w:val="clear" w:color="auto" w:fill="FFFFFF"/>
        </w:rPr>
        <w:t>Rutter, J.E.</w:t>
      </w:r>
      <w:r>
        <w:rPr>
          <w:rStyle w:val="apple-converted-space"/>
          <w:color w:val="333333"/>
          <w:sz w:val="21"/>
          <w:szCs w:val="21"/>
          <w:shd w:val="clear" w:color="auto" w:fill="FFFFFF"/>
        </w:rPr>
        <w:t> </w:t>
      </w:r>
      <w:r>
        <w:rPr>
          <w:color w:val="333333"/>
          <w:sz w:val="21"/>
          <w:szCs w:val="21"/>
          <w:shd w:val="clear" w:color="auto" w:fill="FFFFFF"/>
        </w:rPr>
        <w:t>&amp;</w:t>
      </w:r>
      <w:r>
        <w:rPr>
          <w:rStyle w:val="author"/>
          <w:color w:val="333333"/>
          <w:sz w:val="21"/>
          <w:szCs w:val="21"/>
          <w:bdr w:val="none" w:sz="0" w:space="0" w:color="auto" w:frame="1"/>
          <w:shd w:val="clear" w:color="auto" w:fill="FFFFFF"/>
        </w:rPr>
        <w:t>Tonra, C.M.</w:t>
      </w:r>
      <w:r>
        <w:rPr>
          <w:rStyle w:val="apple-converted-space"/>
          <w:color w:val="333333"/>
          <w:sz w:val="21"/>
          <w:szCs w:val="21"/>
          <w:shd w:val="clear" w:color="auto" w:fill="FFFFFF"/>
        </w:rPr>
        <w:t> </w:t>
      </w:r>
      <w:r>
        <w:rPr>
          <w:color w:val="333333"/>
          <w:sz w:val="21"/>
          <w:szCs w:val="21"/>
          <w:shd w:val="clear" w:color="auto" w:fill="FFFFFF"/>
        </w:rPr>
        <w:t>(</w:t>
      </w:r>
      <w:r>
        <w:rPr>
          <w:rStyle w:val="pubyear"/>
          <w:color w:val="333333"/>
          <w:sz w:val="21"/>
          <w:szCs w:val="21"/>
          <w:bdr w:val="none" w:sz="0" w:space="0" w:color="auto" w:frame="1"/>
          <w:shd w:val="clear" w:color="auto" w:fill="FFFFFF"/>
        </w:rPr>
        <w:t>2015</w:t>
      </w:r>
      <w:r>
        <w:rPr>
          <w:color w:val="333333"/>
          <w:sz w:val="21"/>
          <w:szCs w:val="21"/>
          <w:shd w:val="clear" w:color="auto" w:fill="FFFFFF"/>
        </w:rPr>
        <w:t>).</w:t>
      </w:r>
      <w:r>
        <w:rPr>
          <w:rStyle w:val="apple-converted-space"/>
          <w:color w:val="333333"/>
          <w:sz w:val="21"/>
          <w:szCs w:val="21"/>
          <w:shd w:val="clear" w:color="auto" w:fill="FFFFFF"/>
        </w:rPr>
        <w:t> </w:t>
      </w:r>
      <w:r>
        <w:rPr>
          <w:rStyle w:val="articletitle"/>
          <w:color w:val="333333"/>
          <w:sz w:val="21"/>
          <w:szCs w:val="21"/>
          <w:bdr w:val="none" w:sz="0" w:space="0" w:color="auto" w:frame="1"/>
          <w:shd w:val="clear" w:color="auto" w:fill="FFFFFF"/>
        </w:rPr>
        <w:t>A call for full annual cycle research in animal ecology</w:t>
      </w:r>
      <w:r>
        <w:rPr>
          <w:color w:val="333333"/>
          <w:sz w:val="21"/>
          <w:szCs w:val="21"/>
          <w:shd w:val="clear" w:color="auto" w:fill="FFFFFF"/>
        </w:rPr>
        <w:t>.</w:t>
      </w:r>
      <w:r>
        <w:rPr>
          <w:rStyle w:val="apple-converted-space"/>
          <w:color w:val="333333"/>
          <w:sz w:val="21"/>
          <w:szCs w:val="21"/>
          <w:shd w:val="clear" w:color="auto" w:fill="FFFFFF"/>
        </w:rPr>
        <w:t> </w:t>
      </w:r>
      <w:r>
        <w:rPr>
          <w:rStyle w:val="journaltitle"/>
          <w:i/>
          <w:iCs/>
          <w:color w:val="333333"/>
          <w:sz w:val="21"/>
          <w:szCs w:val="21"/>
          <w:bdr w:val="none" w:sz="0" w:space="0" w:color="auto" w:frame="1"/>
          <w:shd w:val="clear" w:color="auto" w:fill="FFFFFF"/>
        </w:rPr>
        <w:t>Biol. Lett.</w:t>
      </w:r>
      <w:r>
        <w:rPr>
          <w:color w:val="333333"/>
          <w:sz w:val="21"/>
          <w:szCs w:val="21"/>
          <w:shd w:val="clear" w:color="auto" w:fill="FFFFFF"/>
        </w:rPr>
        <w:t>,</w:t>
      </w:r>
      <w:r>
        <w:rPr>
          <w:rStyle w:val="apple-converted-space"/>
          <w:color w:val="333333"/>
          <w:sz w:val="21"/>
          <w:szCs w:val="21"/>
          <w:shd w:val="clear" w:color="auto" w:fill="FFFFFF"/>
        </w:rPr>
        <w:t> </w:t>
      </w:r>
      <w:r>
        <w:rPr>
          <w:rStyle w:val="vol"/>
          <w:b/>
          <w:bCs/>
          <w:color w:val="333333"/>
          <w:sz w:val="21"/>
          <w:szCs w:val="21"/>
          <w:bdr w:val="none" w:sz="0" w:space="0" w:color="auto" w:frame="1"/>
          <w:shd w:val="clear" w:color="auto" w:fill="FFFFFF"/>
        </w:rPr>
        <w:t>11</w:t>
      </w:r>
      <w:r>
        <w:rPr>
          <w:color w:val="333333"/>
          <w:sz w:val="21"/>
          <w:szCs w:val="21"/>
          <w:shd w:val="clear" w:color="auto" w:fill="FFFFFF"/>
        </w:rPr>
        <w:t>,</w:t>
      </w:r>
      <w:r>
        <w:rPr>
          <w:rStyle w:val="pagefirst"/>
          <w:color w:val="333333"/>
          <w:sz w:val="21"/>
          <w:szCs w:val="21"/>
          <w:bdr w:val="none" w:sz="0" w:space="0" w:color="auto" w:frame="1"/>
          <w:shd w:val="clear" w:color="auto" w:fill="FFFFFF"/>
        </w:rPr>
        <w:t>20150552</w:t>
      </w:r>
      <w:r>
        <w:rPr>
          <w:color w:val="333333"/>
          <w:sz w:val="21"/>
          <w:szCs w:val="21"/>
          <w:shd w:val="clear" w:color="auto" w:fill="FFFFFF"/>
        </w:rPr>
        <w:t>.</w:t>
      </w:r>
    </w:p>
    <w:p w14:paraId="4A56AA08" w14:textId="77777777" w:rsidR="007C694C" w:rsidRDefault="007C694C" w:rsidP="007E0FCA">
      <w:pPr>
        <w:pStyle w:val="Normal1"/>
        <w:rPr>
          <w:color w:val="333333"/>
          <w:sz w:val="21"/>
          <w:szCs w:val="21"/>
          <w:shd w:val="clear" w:color="auto" w:fill="FFFFFF"/>
        </w:rPr>
      </w:pPr>
    </w:p>
    <w:p w14:paraId="79C5DF87" w14:textId="77777777" w:rsidR="007C694C" w:rsidRPr="009D5565" w:rsidRDefault="007C694C" w:rsidP="007E0FCA">
      <w:pPr>
        <w:pStyle w:val="Normal1"/>
      </w:pPr>
      <w:r>
        <w:t xml:space="preserve">HC: </w:t>
      </w:r>
      <w:hyperlink r:id="rId4" w:history="1">
        <w:r w:rsidRPr="0014484D">
          <w:rPr>
            <w:rStyle w:val="Hyperlink"/>
          </w:rPr>
          <w:t>http://onlinelibrary.wiley.com/doi/10.1111/ele.12595/full</w:t>
        </w:r>
      </w:hyperlink>
      <w:r>
        <w:t xml:space="preserve"> reference on methodological influence in phenology studies for cc- to include in discussion.</w:t>
      </w:r>
    </w:p>
    <w:p w14:paraId="371D2A17" w14:textId="77777777" w:rsidR="007C694C" w:rsidRDefault="007C694C" w:rsidP="007E0FCA">
      <w:pPr>
        <w:pStyle w:val="CommentText"/>
      </w:pPr>
    </w:p>
    <w:p w14:paraId="74E48B7F" w14:textId="77777777" w:rsidR="007C694C" w:rsidRDefault="007C694C">
      <w:pPr>
        <w:pStyle w:val="CommentText"/>
      </w:pPr>
    </w:p>
  </w:comment>
  <w:comment w:id="578" w:author="Louie Yang" w:date="2016-11-23T14:51:00Z" w:initials="LY">
    <w:p w14:paraId="42888904" w14:textId="31F1B4BA" w:rsidR="00C07266" w:rsidRDefault="00C07266">
      <w:pPr>
        <w:pStyle w:val="CommentText"/>
      </w:pPr>
      <w:r>
        <w:rPr>
          <w:rStyle w:val="CommentReference"/>
        </w:rPr>
        <w:annotationRef/>
      </w:r>
      <w:r>
        <w:t xml:space="preserve">I think we could break this down more – why is it lacking? One reason is that the appropriate studies are hard to do. Another is that there are lots of good studies, but there is a real lack of evidence for a given pattern. Another is that there too many confounding factors to disentangle. Etc. </w:t>
      </w:r>
      <w:r w:rsidR="00C87669">
        <w:t>The following paragraphs follow this scheme, but we might be able to make the distinctions between them clearer and more distinct?</w:t>
      </w:r>
    </w:p>
  </w:comment>
  <w:comment w:id="580" w:author="Louie Yang" w:date="2016-11-23T14:50:00Z" w:initials="LY">
    <w:p w14:paraId="19BE4E8C" w14:textId="722C51D9" w:rsidR="00C07266" w:rsidRDefault="00C07266">
      <w:pPr>
        <w:pStyle w:val="CommentText"/>
      </w:pPr>
      <w:r>
        <w:rPr>
          <w:rStyle w:val="CommentReference"/>
        </w:rPr>
        <w:annotationRef/>
      </w:r>
      <w:r>
        <w:t>?</w:t>
      </w:r>
    </w:p>
  </w:comment>
  <w:comment w:id="581" w:author="Louie Yang" w:date="2016-11-23T14:50:00Z" w:initials="LY">
    <w:p w14:paraId="532C6097" w14:textId="7DB03BFE" w:rsidR="00C07266" w:rsidRDefault="00C07266">
      <w:pPr>
        <w:pStyle w:val="CommentText"/>
      </w:pPr>
      <w:r>
        <w:rPr>
          <w:rStyle w:val="CommentReference"/>
        </w:rPr>
        <w:annotationRef/>
      </w:r>
      <w:r>
        <w:t>Needs more explanation</w:t>
      </w:r>
    </w:p>
  </w:comment>
  <w:comment w:id="582" w:author="Louie Yang" w:date="2016-11-23T14:55:00Z" w:initials="LY">
    <w:p w14:paraId="26CB8815" w14:textId="25CC55E4" w:rsidR="00C07266" w:rsidRDefault="00C07266">
      <w:pPr>
        <w:pStyle w:val="CommentText"/>
      </w:pPr>
      <w:r>
        <w:rPr>
          <w:rStyle w:val="CommentReference"/>
        </w:rPr>
        <w:annotationRef/>
      </w:r>
      <w:r>
        <w:t>Can we make this a stronger topic statement?</w:t>
      </w:r>
    </w:p>
  </w:comment>
  <w:comment w:id="583" w:author="Helen" w:date="2016-11-02T01:46:00Z" w:initials="H">
    <w:p w14:paraId="7EC86A7D" w14:textId="77777777" w:rsidR="007C694C" w:rsidRDefault="007C694C">
      <w:pPr>
        <w:pStyle w:val="CommentText"/>
      </w:pPr>
      <w:r>
        <w:rPr>
          <w:rStyle w:val="CommentReference"/>
        </w:rPr>
        <w:annotationRef/>
      </w:r>
      <w:r>
        <w:t>I want to end with something a little less discouraging here… any thoughts?</w:t>
      </w:r>
    </w:p>
  </w:comment>
  <w:comment w:id="584" w:author="Helen" w:date="2016-11-09T16:34:00Z" w:initials="H">
    <w:p w14:paraId="69AA3837" w14:textId="77777777" w:rsidR="007C694C" w:rsidRDefault="007C694C">
      <w:pPr>
        <w:pStyle w:val="CommentText"/>
      </w:pPr>
      <w:r>
        <w:rPr>
          <w:rStyle w:val="CommentReference"/>
        </w:rPr>
        <w:annotationRef/>
      </w:r>
      <w:r>
        <w:t>Note to self- Reference Needed--- Wingfield 1990s papers or previous?</w:t>
      </w:r>
    </w:p>
  </w:comment>
  <w:comment w:id="585" w:author="Helen" w:date="2016-11-07T10:13:00Z" w:initials="H">
    <w:p w14:paraId="423B8B18" w14:textId="77777777" w:rsidR="007C694C" w:rsidRDefault="007C694C">
      <w:pPr>
        <w:pStyle w:val="CommentText"/>
      </w:pPr>
      <w:r>
        <w:rPr>
          <w:rStyle w:val="CommentReference"/>
        </w:rPr>
        <w:annotationRef/>
      </w:r>
      <w:r>
        <w:t>Louie- I think this is definitely an important point, but was struggling with how to develop it without being very discouraging. Where were you hoping to see this idea go?</w:t>
      </w:r>
    </w:p>
  </w:comment>
  <w:comment w:id="586" w:author="Helen" w:date="2016-11-07T10:51:00Z" w:initials="H">
    <w:p w14:paraId="0153EDE4" w14:textId="77777777" w:rsidR="007C694C" w:rsidRDefault="007C694C">
      <w:pPr>
        <w:pStyle w:val="CommentText"/>
      </w:pPr>
      <w:r>
        <w:rPr>
          <w:rStyle w:val="CommentReference"/>
        </w:rPr>
        <w:annotationRef/>
      </w:r>
      <w:r>
        <w:t>References needed or just reference the Figure 3?</w:t>
      </w:r>
    </w:p>
  </w:comment>
  <w:comment w:id="587" w:author="Helen" w:date="2016-11-07T10:13:00Z" w:initials="H">
    <w:p w14:paraId="0BD9F2F6" w14:textId="77777777" w:rsidR="007C694C" w:rsidRDefault="007C694C" w:rsidP="00557F30">
      <w:pPr>
        <w:pStyle w:val="Normal1"/>
        <w:spacing w:before="100" w:beforeAutospacing="1" w:after="100" w:afterAutospacing="1" w:line="480" w:lineRule="auto"/>
        <w:rPr>
          <w:color w:val="000000" w:themeColor="text1"/>
        </w:rPr>
      </w:pPr>
      <w:r>
        <w:rPr>
          <w:rStyle w:val="CommentReference"/>
        </w:rPr>
        <w:annotationRef/>
      </w:r>
      <w:r>
        <w:rPr>
          <w:color w:val="000000" w:themeColor="text1"/>
        </w:rPr>
        <w:t xml:space="preserve"> I ended up deleting the old list of recommendations that appeared in the conclusion, because folks thought that it wasn’t positive enough, and as I restructured the discussion I started to think most of these points were addressed in more positive ways in the text above. Please let me know if you think we still should have a list of recommendations at the end.</w:t>
      </w:r>
    </w:p>
    <w:p w14:paraId="434A8483" w14:textId="77777777" w:rsidR="007C694C" w:rsidRDefault="007C694C" w:rsidP="00557F30">
      <w:pPr>
        <w:pStyle w:val="Normal1"/>
        <w:spacing w:before="100" w:beforeAutospacing="1" w:after="100" w:afterAutospacing="1" w:line="480" w:lineRule="auto"/>
        <w:rPr>
          <w:color w:val="000000" w:themeColor="text1"/>
        </w:rPr>
      </w:pPr>
    </w:p>
    <w:p w14:paraId="1CCA5CF6" w14:textId="77777777" w:rsidR="007C694C" w:rsidRDefault="007C694C" w:rsidP="00557F30">
      <w:pPr>
        <w:pStyle w:val="Normal1"/>
        <w:spacing w:before="100" w:beforeAutospacing="1" w:after="100" w:afterAutospacing="1" w:line="480" w:lineRule="auto"/>
        <w:rPr>
          <w:color w:val="000000" w:themeColor="text1"/>
        </w:rPr>
      </w:pPr>
    </w:p>
    <w:p w14:paraId="1A5D108D" w14:textId="77777777" w:rsidR="007C694C" w:rsidRPr="006E0B3E" w:rsidRDefault="007C694C" w:rsidP="00557F30">
      <w:pPr>
        <w:pStyle w:val="Normal1"/>
        <w:numPr>
          <w:ilvl w:val="0"/>
          <w:numId w:val="1"/>
        </w:numPr>
        <w:spacing w:before="100" w:beforeAutospacing="1" w:after="100" w:afterAutospacing="1" w:line="480" w:lineRule="auto"/>
        <w:rPr>
          <w:color w:val="000000" w:themeColor="text1"/>
        </w:rPr>
      </w:pPr>
      <w:r>
        <w:rPr>
          <w:color w:val="000000" w:themeColor="text1"/>
        </w:rPr>
        <w:t xml:space="preserve">Gather and interpret evidence for patterns of phenological shifts thoroughly. </w:t>
      </w:r>
      <w:r w:rsidRPr="00FB2CED">
        <w:rPr>
          <w:color w:val="000000" w:themeColor="text1"/>
        </w:rPr>
        <w:t xml:space="preserve">Pay attention to </w:t>
      </w:r>
      <w:r>
        <w:rPr>
          <w:color w:val="000000" w:themeColor="text1"/>
        </w:rPr>
        <w:t>data that appear to contradict</w:t>
      </w:r>
      <w:r w:rsidRPr="00FB2CED">
        <w:rPr>
          <w:color w:val="000000" w:themeColor="text1"/>
        </w:rPr>
        <w:t xml:space="preserve"> </w:t>
      </w:r>
      <w:r>
        <w:rPr>
          <w:color w:val="000000" w:themeColor="text1"/>
        </w:rPr>
        <w:t>a</w:t>
      </w:r>
      <w:r w:rsidRPr="00FB2CED">
        <w:rPr>
          <w:color w:val="000000" w:themeColor="text1"/>
        </w:rPr>
        <w:t xml:space="preserve">n expected phenological pattern. </w:t>
      </w:r>
      <w:r>
        <w:rPr>
          <w:color w:val="000000" w:themeColor="text1"/>
        </w:rPr>
        <w:t xml:space="preserve">Consider other mechanisms, a combination of mechanisms, and types of cues. Test a potential pattern in a variety of systems before using it to broadly explain </w:t>
      </w:r>
      <w:r w:rsidRPr="006E0B3E">
        <w:rPr>
          <w:color w:val="000000" w:themeColor="text1"/>
        </w:rPr>
        <w:t>phenotypic variation.</w:t>
      </w:r>
      <w:r w:rsidRPr="00973364">
        <w:rPr>
          <w:color w:val="000000" w:themeColor="text1"/>
        </w:rPr>
        <w:t xml:space="preserve"> </w:t>
      </w:r>
      <w:r>
        <w:rPr>
          <w:color w:val="000000" w:themeColor="text1"/>
        </w:rPr>
        <w:t>Consider how multiple patterns of phenological shift are connected (latitude, trophic level, etc).</w:t>
      </w:r>
    </w:p>
    <w:p w14:paraId="7F50BA20" w14:textId="77777777" w:rsidR="007C694C" w:rsidRDefault="007C694C" w:rsidP="00557F30">
      <w:pPr>
        <w:pStyle w:val="Normal1"/>
        <w:numPr>
          <w:ilvl w:val="0"/>
          <w:numId w:val="1"/>
        </w:numPr>
        <w:spacing w:before="100" w:beforeAutospacing="1" w:after="100" w:afterAutospacing="1" w:line="480" w:lineRule="auto"/>
        <w:rPr>
          <w:color w:val="000000" w:themeColor="text1"/>
        </w:rPr>
      </w:pPr>
      <w:r w:rsidRPr="00FB2CED">
        <w:rPr>
          <w:color w:val="000000" w:themeColor="text1"/>
        </w:rPr>
        <w:t xml:space="preserve">Develop a more refined understanding of how organisms use environmental cues to generate phenology. Be precise </w:t>
      </w:r>
      <w:r>
        <w:rPr>
          <w:color w:val="000000" w:themeColor="text1"/>
        </w:rPr>
        <w:t>when identifying</w:t>
      </w:r>
      <w:r w:rsidRPr="00FB2CED">
        <w:rPr>
          <w:color w:val="000000" w:themeColor="text1"/>
        </w:rPr>
        <w:t xml:space="preserve"> what cues they are responding to</w:t>
      </w:r>
      <w:r>
        <w:rPr>
          <w:color w:val="000000" w:themeColor="text1"/>
        </w:rPr>
        <w:t>,</w:t>
      </w:r>
      <w:r w:rsidRPr="00FB2CED">
        <w:rPr>
          <w:color w:val="000000" w:themeColor="text1"/>
        </w:rPr>
        <w:t xml:space="preserve"> and remember </w:t>
      </w:r>
      <w:r>
        <w:rPr>
          <w:color w:val="000000" w:themeColor="text1"/>
        </w:rPr>
        <w:t>to consider the possibility of</w:t>
      </w:r>
      <w:r w:rsidRPr="00FB2CED">
        <w:rPr>
          <w:color w:val="000000" w:themeColor="text1"/>
        </w:rPr>
        <w:t xml:space="preserve"> multiple cues</w:t>
      </w:r>
      <w:r>
        <w:rPr>
          <w:color w:val="000000" w:themeColor="text1"/>
        </w:rPr>
        <w:t xml:space="preserve"> behind a single phenological outcome</w:t>
      </w:r>
      <w:r w:rsidRPr="00FB2CED">
        <w:rPr>
          <w:color w:val="000000" w:themeColor="text1"/>
        </w:rPr>
        <w:t xml:space="preserve">. </w:t>
      </w:r>
      <w:r>
        <w:rPr>
          <w:color w:val="000000" w:themeColor="text1"/>
        </w:rPr>
        <w:t>B</w:t>
      </w:r>
      <w:r w:rsidRPr="00FB2CED">
        <w:rPr>
          <w:color w:val="000000" w:themeColor="text1"/>
        </w:rPr>
        <w:t>oth environmental variation</w:t>
      </w:r>
      <w:r>
        <w:rPr>
          <w:color w:val="000000" w:themeColor="text1"/>
        </w:rPr>
        <w:t xml:space="preserve"> </w:t>
      </w:r>
      <w:r w:rsidRPr="00FB2CED">
        <w:rPr>
          <w:color w:val="000000" w:themeColor="text1"/>
        </w:rPr>
        <w:t xml:space="preserve">and variation in </w:t>
      </w:r>
      <w:r>
        <w:rPr>
          <w:color w:val="000000" w:themeColor="text1"/>
        </w:rPr>
        <w:t xml:space="preserve">an organism’s response </w:t>
      </w:r>
      <w:r w:rsidRPr="00FB2CED">
        <w:rPr>
          <w:color w:val="000000" w:themeColor="text1"/>
        </w:rPr>
        <w:t>to the environment can explain observed phenological shifts.</w:t>
      </w:r>
      <w:r w:rsidRPr="00973364">
        <w:rPr>
          <w:color w:val="000000" w:themeColor="text1"/>
        </w:rPr>
        <w:t xml:space="preserve"> </w:t>
      </w:r>
    </w:p>
    <w:p w14:paraId="570153B6" w14:textId="77777777" w:rsidR="007C694C" w:rsidRDefault="007C694C" w:rsidP="00557F30">
      <w:pPr>
        <w:pStyle w:val="Normal1"/>
        <w:numPr>
          <w:ilvl w:val="0"/>
          <w:numId w:val="1"/>
        </w:numPr>
        <w:spacing w:before="100" w:beforeAutospacing="1" w:after="100" w:afterAutospacing="1" w:line="480" w:lineRule="auto"/>
        <w:rPr>
          <w:color w:val="000000" w:themeColor="text1"/>
        </w:rPr>
      </w:pPr>
      <w:r w:rsidRPr="00CC0EFF">
        <w:rPr>
          <w:color w:val="000000" w:themeColor="text1"/>
        </w:rPr>
        <w:t>Integrate processes occurring at multiple levels of analysis (physiological, ecological, and evolutionary) into</w:t>
      </w:r>
      <w:r>
        <w:rPr>
          <w:color w:val="000000" w:themeColor="text1"/>
        </w:rPr>
        <w:t xml:space="preserve"> </w:t>
      </w:r>
      <w:r w:rsidRPr="00CC0EFF">
        <w:rPr>
          <w:color w:val="000000" w:themeColor="text1"/>
        </w:rPr>
        <w:t xml:space="preserve">predictions. Many predictions have focused on physiological and ecological processes, likely because plasticity is thought to explain most </w:t>
      </w:r>
      <w:r>
        <w:rPr>
          <w:color w:val="000000" w:themeColor="text1"/>
        </w:rPr>
        <w:t xml:space="preserve">phenological </w:t>
      </w:r>
      <w:r w:rsidRPr="00CC0EFF">
        <w:rPr>
          <w:color w:val="000000" w:themeColor="text1"/>
        </w:rPr>
        <w:t xml:space="preserve">responses to climate change to date. However, given that evolution can occur on rapid timescales, we must consider </w:t>
      </w:r>
      <w:r>
        <w:rPr>
          <w:color w:val="000000" w:themeColor="text1"/>
        </w:rPr>
        <w:t>its role in shaping</w:t>
      </w:r>
      <w:r w:rsidRPr="00CC0EFF">
        <w:rPr>
          <w:color w:val="000000" w:themeColor="text1"/>
        </w:rPr>
        <w:t xml:space="preserve"> phenological patterns.</w:t>
      </w:r>
    </w:p>
    <w:p w14:paraId="68F55125" w14:textId="77777777" w:rsidR="007C694C" w:rsidRPr="00A45574" w:rsidRDefault="007C694C" w:rsidP="00557F30">
      <w:pPr>
        <w:pStyle w:val="Normal1"/>
        <w:numPr>
          <w:ilvl w:val="0"/>
          <w:numId w:val="1"/>
        </w:numPr>
        <w:spacing w:before="100" w:beforeAutospacing="1" w:after="100" w:afterAutospacing="1" w:line="480" w:lineRule="auto"/>
        <w:rPr>
          <w:bCs/>
          <w:color w:val="000000" w:themeColor="text1"/>
        </w:rPr>
      </w:pPr>
      <w:r w:rsidRPr="00CC0EFF">
        <w:rPr>
          <w:color w:val="000000" w:themeColor="text1"/>
        </w:rPr>
        <w:t>Co</w:t>
      </w:r>
      <w:r>
        <w:rPr>
          <w:color w:val="000000" w:themeColor="text1"/>
        </w:rPr>
        <w:t xml:space="preserve">nsider the bias introduced by a disciplinary focus and how it affects interpretation of phenological shifts. Interdisciplinary, collaborative work may provide valuable novel perspectives. </w:t>
      </w:r>
    </w:p>
    <w:p w14:paraId="2636E517" w14:textId="77777777" w:rsidR="007C694C" w:rsidRDefault="007C694C">
      <w:pPr>
        <w:pStyle w:val="CommentText"/>
      </w:pPr>
    </w:p>
  </w:comment>
  <w:comment w:id="588" w:author="" w:date="2016-11-07T10:13:00Z" w:initials="">
    <w:p w14:paraId="22FF655F" w14:textId="77777777" w:rsidR="007C694C" w:rsidRDefault="007C694C">
      <w:pPr>
        <w:pStyle w:val="CommentText"/>
      </w:pPr>
      <w:r>
        <w:rPr>
          <w:rStyle w:val="CommentReference"/>
        </w:rPr>
        <w:annotationRef/>
      </w:r>
      <w:r>
        <w:t>I think the easiest thing to do to clean this up will be to convert these references to text (instead of a field) when we are sure that we have a final version of the document. Then I can get rid of these numbers once and for all. Everyone should avoid making any text changes to these fields until that conversion takes place.</w:t>
      </w:r>
    </w:p>
  </w:comment>
  <w:comment w:id="589" w:author="" w:date="2016-11-07T10:13:00Z" w:initials="">
    <w:p w14:paraId="3AE0A1F6" w14:textId="77777777" w:rsidR="007C694C" w:rsidRDefault="007C694C">
      <w:pPr>
        <w:pStyle w:val="CommentText"/>
      </w:pPr>
      <w:r>
        <w:rPr>
          <w:rStyle w:val="CommentReference"/>
        </w:rPr>
        <w:annotationRef/>
      </w:r>
      <w:r>
        <w:rPr>
          <w:rFonts w:ascii="Times" w:eastAsia="Times New Roman" w:hAnsi="Times" w:cs="Times New Roman"/>
          <w:color w:val="auto"/>
        </w:rPr>
        <w:t xml:space="preserve">Preferred format for IPCC- Check in final draft. </w:t>
      </w:r>
      <w:r w:rsidRPr="009131C5">
        <w:rPr>
          <w:rFonts w:ascii="Times" w:eastAsia="Times New Roman" w:hAnsi="Times" w:cs="Times New Roman"/>
          <w:color w:val="auto"/>
        </w:rPr>
        <w:t>IPCC, 2014: Climate Change 2014: Synthesis Report. Contribution of Working Groups I, II and III to the Fifth Assessment Report of the Intergovernmental Panel on Climate Change [Core Writing Team, R.K. Pachauri and L.A. Meyer (eds.)]. IPCC, Geneva, Switzerland, 151 pp</w:t>
      </w:r>
      <w:r>
        <w:rPr>
          <w:rFonts w:ascii="Times" w:eastAsia="Times New Roman" w:hAnsi="Times" w:cs="Times New Roman"/>
          <w:color w:val="auto"/>
        </w:rPr>
        <w:t>.</w:t>
      </w:r>
    </w:p>
  </w:comment>
  <w:comment w:id="590" w:author="Heather Kharouba" w:date="2016-10-19T20:34:00Z" w:initials="HK">
    <w:p w14:paraId="56B239E6" w14:textId="77777777" w:rsidR="007C694C" w:rsidRDefault="007C694C">
      <w:pPr>
        <w:pStyle w:val="CommentText"/>
      </w:pPr>
      <w:r>
        <w:rPr>
          <w:rStyle w:val="CommentReference"/>
        </w:rPr>
        <w:annotationRef/>
      </w:r>
    </w:p>
  </w:comment>
  <w:comment w:id="591" w:author="" w:date="2016-10-19T20:09:00Z" w:initials="">
    <w:p w14:paraId="0E641D1A" w14:textId="77777777" w:rsidR="007C694C" w:rsidRDefault="007C694C">
      <w:pPr>
        <w:pStyle w:val="CommentText"/>
      </w:pPr>
      <w:r>
        <w:rPr>
          <w:rStyle w:val="CommentReference"/>
        </w:rPr>
        <w:annotationRef/>
      </w:r>
      <w:r>
        <w:t>LHY: This box could use a figure!</w:t>
      </w:r>
    </w:p>
  </w:comment>
  <w:comment w:id="592" w:author="" w:date="2016-10-19T20:09:00Z" w:initials="">
    <w:p w14:paraId="31BD1B2E" w14:textId="77777777" w:rsidR="007C694C" w:rsidRDefault="007C694C">
      <w:pPr>
        <w:pStyle w:val="CommentText"/>
      </w:pPr>
      <w:r>
        <w:rPr>
          <w:rStyle w:val="CommentReference"/>
        </w:rPr>
        <w:annotationRef/>
      </w:r>
      <w:r>
        <w:t>Would it be less confusing as current and future?</w:t>
      </w:r>
    </w:p>
  </w:comment>
  <w:comment w:id="593" w:author="" w:date="2016-10-19T20:09:00Z" w:initials="">
    <w:p w14:paraId="3EC8780C" w14:textId="77777777" w:rsidR="007C694C" w:rsidRDefault="007C694C">
      <w:pPr>
        <w:pStyle w:val="CommentText"/>
      </w:pPr>
      <w:r>
        <w:rPr>
          <w:rStyle w:val="CommentReference"/>
        </w:rPr>
        <w:annotationRef/>
      </w:r>
      <w:r>
        <w:t>Would be helpful to define here- EPR1 and EPR2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AAD05F2" w15:done="0"/>
  <w15:commentEx w15:paraId="7C7A967E" w15:done="0"/>
  <w15:commentEx w15:paraId="05EC47ED" w15:done="0"/>
  <w15:commentEx w15:paraId="54901528" w15:done="0"/>
  <w15:commentEx w15:paraId="36887301" w15:paraIdParent="54901528" w15:done="0"/>
  <w15:commentEx w15:paraId="2BB0AE2E" w15:done="0"/>
  <w15:commentEx w15:paraId="04A5D66E" w15:paraIdParent="2BB0AE2E" w15:done="0"/>
  <w15:commentEx w15:paraId="6CE53700" w15:paraIdParent="2BB0AE2E" w15:done="0"/>
  <w15:commentEx w15:paraId="683F9E52" w15:done="0"/>
  <w15:commentEx w15:paraId="41766139" w15:done="0"/>
  <w15:commentEx w15:paraId="1E8D1BE5" w15:done="0"/>
  <w15:commentEx w15:paraId="0350C56C" w15:done="0"/>
  <w15:commentEx w15:paraId="2673DEE9" w15:done="0"/>
  <w15:commentEx w15:paraId="76729CCC" w15:done="0"/>
  <w15:commentEx w15:paraId="463B4565" w15:done="0"/>
  <w15:commentEx w15:paraId="6AE208BC" w15:done="0"/>
  <w15:commentEx w15:paraId="6114E589" w15:paraIdParent="6AE208BC" w15:done="0"/>
  <w15:commentEx w15:paraId="7C75F45A" w15:done="0"/>
  <w15:commentEx w15:paraId="542C1BCD" w15:done="0"/>
  <w15:commentEx w15:paraId="3B337219" w15:done="0"/>
  <w15:commentEx w15:paraId="00A15A2C" w15:paraIdParent="3B337219" w15:done="0"/>
  <w15:commentEx w15:paraId="3FACEEC4" w15:done="0"/>
  <w15:commentEx w15:paraId="71428876" w15:paraIdParent="3FACEEC4" w15:done="0"/>
  <w15:commentEx w15:paraId="6850AC31" w15:done="0"/>
  <w15:commentEx w15:paraId="2786C6B1" w15:done="0"/>
  <w15:commentEx w15:paraId="16E944C3" w15:done="0"/>
  <w15:commentEx w15:paraId="1C647C4C" w15:done="0"/>
  <w15:commentEx w15:paraId="25F09423" w15:done="0"/>
  <w15:commentEx w15:paraId="4C49991F" w15:done="0"/>
  <w15:commentEx w15:paraId="170AA627" w15:done="0"/>
  <w15:commentEx w15:paraId="4AB1A82B" w15:done="0"/>
  <w15:commentEx w15:paraId="79EACF94" w15:done="0"/>
  <w15:commentEx w15:paraId="287EA9BC" w15:done="0"/>
  <w15:commentEx w15:paraId="4D642812" w15:done="0"/>
  <w15:commentEx w15:paraId="3F6BA99C" w15:done="0"/>
  <w15:commentEx w15:paraId="6BCFDC6C" w15:done="0"/>
  <w15:commentEx w15:paraId="5F1DBC7F" w15:done="0"/>
  <w15:commentEx w15:paraId="176AD636" w15:done="0"/>
  <w15:commentEx w15:paraId="6FA4CE29" w15:done="0"/>
  <w15:commentEx w15:paraId="2085EEE3" w15:done="0"/>
  <w15:commentEx w15:paraId="167C65C5" w15:done="0"/>
  <w15:commentEx w15:paraId="2CFA9A0A" w15:done="0"/>
  <w15:commentEx w15:paraId="24F43BF7" w15:done="0"/>
  <w15:commentEx w15:paraId="48AD2D66" w15:done="0"/>
  <w15:commentEx w15:paraId="36B38483" w15:done="0"/>
  <w15:commentEx w15:paraId="1FEF62FE" w15:done="0"/>
  <w15:commentEx w15:paraId="61165716" w15:done="0"/>
  <w15:commentEx w15:paraId="3117E266" w15:done="0"/>
  <w15:commentEx w15:paraId="7C55431C" w15:done="0"/>
  <w15:commentEx w15:paraId="59EA34D9" w15:done="0"/>
  <w15:commentEx w15:paraId="08FA460C" w15:done="0"/>
  <w15:commentEx w15:paraId="1F550216" w15:done="0"/>
  <w15:commentEx w15:paraId="62AE8B08" w15:done="0"/>
  <w15:commentEx w15:paraId="1B3DCCBA" w15:done="0"/>
  <w15:commentEx w15:paraId="675EC714" w15:done="0"/>
  <w15:commentEx w15:paraId="64CC1F0E" w15:done="0"/>
  <w15:commentEx w15:paraId="6A5DC6B6" w15:done="0"/>
  <w15:commentEx w15:paraId="05D20F6F" w15:done="0"/>
  <w15:commentEx w15:paraId="06B88CAA" w15:done="0"/>
  <w15:commentEx w15:paraId="70F9057C" w15:done="0"/>
  <w15:commentEx w15:paraId="1C545AF0" w15:done="0"/>
  <w15:commentEx w15:paraId="102FF419" w15:done="0"/>
  <w15:commentEx w15:paraId="2635CA79" w15:done="0"/>
  <w15:commentEx w15:paraId="6925672D" w15:done="0"/>
  <w15:commentEx w15:paraId="6B316A73" w15:done="0"/>
  <w15:commentEx w15:paraId="61CD9FA2" w15:done="0"/>
  <w15:commentEx w15:paraId="1F234DEA" w15:done="0"/>
  <w15:commentEx w15:paraId="0A2D29B8" w15:done="0"/>
  <w15:commentEx w15:paraId="38E12A53" w15:done="0"/>
  <w15:commentEx w15:paraId="2871EC62" w15:done="0"/>
  <w15:commentEx w15:paraId="399E3283" w15:done="0"/>
  <w15:commentEx w15:paraId="35863FF9" w15:done="0"/>
  <w15:commentEx w15:paraId="66DA703C" w15:done="0"/>
  <w15:commentEx w15:paraId="5F6D0001" w15:done="0"/>
  <w15:commentEx w15:paraId="0525D516" w15:done="0"/>
  <w15:commentEx w15:paraId="43D7F977" w15:done="0"/>
  <w15:commentEx w15:paraId="176C4F2A" w15:done="0"/>
  <w15:commentEx w15:paraId="3125AB24" w15:done="0"/>
  <w15:commentEx w15:paraId="0D23565A" w15:done="0"/>
  <w15:commentEx w15:paraId="4CE3DE7F" w15:paraIdParent="0D23565A" w15:done="0"/>
  <w15:commentEx w15:paraId="69C66509" w15:done="0"/>
  <w15:commentEx w15:paraId="6A7D026D" w15:done="0"/>
  <w15:commentEx w15:paraId="50F29AE1" w15:done="0"/>
  <w15:commentEx w15:paraId="1587F56B" w15:done="0"/>
  <w15:commentEx w15:paraId="58D304B6" w15:done="0"/>
  <w15:commentEx w15:paraId="07DA7168" w15:paraIdParent="58D304B6" w15:done="0"/>
  <w15:commentEx w15:paraId="61E3E496" w15:done="0"/>
  <w15:commentEx w15:paraId="32689049" w15:done="0"/>
  <w15:commentEx w15:paraId="6AAACF98" w15:paraIdParent="32689049" w15:done="0"/>
  <w15:commentEx w15:paraId="079373A4" w15:done="0"/>
  <w15:commentEx w15:paraId="3EC80C68" w15:done="0"/>
  <w15:commentEx w15:paraId="500B8D69" w15:done="0"/>
  <w15:commentEx w15:paraId="37850414" w15:paraIdParent="500B8D69" w15:done="0"/>
  <w15:commentEx w15:paraId="663CE802" w15:done="0"/>
  <w15:commentEx w15:paraId="499D8006" w15:done="0"/>
  <w15:commentEx w15:paraId="3A454437" w15:done="0"/>
  <w15:commentEx w15:paraId="738235A2" w15:paraIdParent="3A454437" w15:done="0"/>
  <w15:commentEx w15:paraId="6E212E85" w15:done="0"/>
  <w15:commentEx w15:paraId="3065682F" w15:done="0"/>
  <w15:commentEx w15:paraId="3299ABAE" w15:done="0"/>
  <w15:commentEx w15:paraId="7DEEB271" w15:done="0"/>
  <w15:commentEx w15:paraId="0FD0D364" w15:paraIdParent="7DEEB271" w15:done="0"/>
  <w15:commentEx w15:paraId="4BBD6188" w15:done="0"/>
  <w15:commentEx w15:paraId="3B538C40" w15:done="0"/>
  <w15:commentEx w15:paraId="0F385808" w15:done="0"/>
  <w15:commentEx w15:paraId="42C9322A" w15:paraIdParent="0F385808" w15:done="0"/>
  <w15:commentEx w15:paraId="31199BDD" w15:done="0"/>
  <w15:commentEx w15:paraId="4EBE4614" w15:done="0"/>
  <w15:commentEx w15:paraId="526D3338" w15:done="0"/>
  <w15:commentEx w15:paraId="21113B68" w15:paraIdParent="526D3338" w15:done="0"/>
  <w15:commentEx w15:paraId="4252C987" w15:done="0"/>
  <w15:commentEx w15:paraId="7D0A263E" w15:done="0"/>
  <w15:commentEx w15:paraId="096A0F70" w15:done="0"/>
  <w15:commentEx w15:paraId="44DEF95B" w15:done="0"/>
  <w15:commentEx w15:paraId="3910DE58" w15:done="0"/>
  <w15:commentEx w15:paraId="572E97FB" w15:done="0"/>
  <w15:commentEx w15:paraId="318952FF" w15:done="0"/>
  <w15:commentEx w15:paraId="7C41E02B" w15:done="0"/>
  <w15:commentEx w15:paraId="0641C22B" w15:done="0"/>
  <w15:commentEx w15:paraId="4B50B347" w15:done="0"/>
  <w15:commentEx w15:paraId="71FA854E" w15:done="0"/>
  <w15:commentEx w15:paraId="1770F4F8" w15:done="0"/>
  <w15:commentEx w15:paraId="7DF10D58" w15:done="0"/>
  <w15:commentEx w15:paraId="23C29881" w15:done="0"/>
  <w15:commentEx w15:paraId="7B615F22" w15:done="0"/>
  <w15:commentEx w15:paraId="618B861F" w15:done="0"/>
  <w15:commentEx w15:paraId="40A54D52" w15:done="0"/>
  <w15:commentEx w15:paraId="20941882" w15:done="0"/>
  <w15:commentEx w15:paraId="6C7D0545" w15:done="0"/>
  <w15:commentEx w15:paraId="1340244D" w15:done="0"/>
  <w15:commentEx w15:paraId="7500D40E" w15:done="0"/>
  <w15:commentEx w15:paraId="1EBD57BF" w15:done="0"/>
  <w15:commentEx w15:paraId="7F858044" w15:done="0"/>
  <w15:commentEx w15:paraId="3F96BCF8" w15:done="0"/>
  <w15:commentEx w15:paraId="14DC5122" w15:done="0"/>
  <w15:commentEx w15:paraId="6321536D" w15:done="0"/>
  <w15:commentEx w15:paraId="01DBA7C6" w15:done="0"/>
  <w15:commentEx w15:paraId="0E17BD64" w15:paraIdParent="01DBA7C6" w15:done="0"/>
  <w15:commentEx w15:paraId="62C0090E" w15:done="0"/>
  <w15:commentEx w15:paraId="7C284BC8" w15:done="0"/>
  <w15:commentEx w15:paraId="2B333C6E" w15:done="0"/>
  <w15:commentEx w15:paraId="30F02581" w15:done="0"/>
  <w15:commentEx w15:paraId="07DB846F" w15:done="0"/>
  <w15:commentEx w15:paraId="244276C7" w15:paraIdParent="07DB846F" w15:done="0"/>
  <w15:commentEx w15:paraId="3D303FD8" w15:done="0"/>
  <w15:commentEx w15:paraId="379D180E" w15:done="0"/>
  <w15:commentEx w15:paraId="0B743D24" w15:done="0"/>
  <w15:commentEx w15:paraId="7CEB3723" w15:paraIdParent="0B743D24" w15:done="0"/>
  <w15:commentEx w15:paraId="2BB0E257" w15:done="0"/>
  <w15:commentEx w15:paraId="3BE7DCC7" w15:done="0"/>
  <w15:commentEx w15:paraId="07749FA1" w15:paraIdParent="3BE7DCC7" w15:done="0"/>
  <w15:commentEx w15:paraId="490D8879" w15:done="0"/>
  <w15:commentEx w15:paraId="27395D0E" w15:done="0"/>
  <w15:commentEx w15:paraId="5EB3A66B" w15:done="0"/>
  <w15:commentEx w15:paraId="745FCB38" w15:done="0"/>
  <w15:commentEx w15:paraId="2D0449E3" w15:done="0"/>
  <w15:commentEx w15:paraId="18935C57" w15:done="0"/>
  <w15:commentEx w15:paraId="684A2508" w15:done="0"/>
  <w15:commentEx w15:paraId="4533F944" w15:done="0"/>
  <w15:commentEx w15:paraId="606EEFFC" w15:done="0"/>
  <w15:commentEx w15:paraId="1AF97050" w15:done="0"/>
  <w15:commentEx w15:paraId="281224DA" w15:done="0"/>
  <w15:commentEx w15:paraId="0EFE5F64" w15:done="0"/>
  <w15:commentEx w15:paraId="149D7846" w15:done="0"/>
  <w15:commentEx w15:paraId="4A56EF0A" w15:done="0"/>
  <w15:commentEx w15:paraId="5DE70792" w15:done="0"/>
  <w15:commentEx w15:paraId="3257CFED" w15:done="0"/>
  <w15:commentEx w15:paraId="781BE12E" w15:done="0"/>
  <w15:commentEx w15:paraId="0E026AB0" w15:done="0"/>
  <w15:commentEx w15:paraId="609A940D" w15:done="0"/>
  <w15:commentEx w15:paraId="2D7DE5A7" w15:done="0"/>
  <w15:commentEx w15:paraId="0780A993" w15:done="0"/>
  <w15:commentEx w15:paraId="6DF61370" w15:done="0"/>
  <w15:commentEx w15:paraId="1454A1E2" w15:done="0"/>
  <w15:commentEx w15:paraId="256C3523" w15:done="0"/>
  <w15:commentEx w15:paraId="433F51E9" w15:done="0"/>
  <w15:commentEx w15:paraId="6EE2E9F5" w15:done="0"/>
  <w15:commentEx w15:paraId="6F363B72" w15:done="0"/>
  <w15:commentEx w15:paraId="0E938286" w15:done="0"/>
  <w15:commentEx w15:paraId="61ECA41F" w15:done="0"/>
  <w15:commentEx w15:paraId="4C02F6C4" w15:done="0"/>
  <w15:commentEx w15:paraId="28C19DDD" w15:done="0"/>
  <w15:commentEx w15:paraId="26D1E6E7" w15:done="0"/>
  <w15:commentEx w15:paraId="0E274945" w15:done="0"/>
  <w15:commentEx w15:paraId="14329A43" w15:done="0"/>
  <w15:commentEx w15:paraId="7454A6AC" w15:done="0"/>
  <w15:commentEx w15:paraId="3F78BCCC" w15:done="0"/>
  <w15:commentEx w15:paraId="7F056FA6" w15:done="0"/>
  <w15:commentEx w15:paraId="74E48B7F" w15:done="0"/>
  <w15:commentEx w15:paraId="42888904" w15:done="0"/>
  <w15:commentEx w15:paraId="19BE4E8C" w15:done="0"/>
  <w15:commentEx w15:paraId="532C6097" w15:done="0"/>
  <w15:commentEx w15:paraId="26CB8815" w15:done="0"/>
  <w15:commentEx w15:paraId="7EC86A7D" w15:done="0"/>
  <w15:commentEx w15:paraId="69AA3837" w15:done="0"/>
  <w15:commentEx w15:paraId="423B8B18" w15:done="0"/>
  <w15:commentEx w15:paraId="0153EDE4" w15:done="0"/>
  <w15:commentEx w15:paraId="2636E517" w15:done="0"/>
  <w15:commentEx w15:paraId="22FF655F" w15:done="0"/>
  <w15:commentEx w15:paraId="3AE0A1F6" w15:done="0"/>
  <w15:commentEx w15:paraId="56B239E6" w15:done="0"/>
  <w15:commentEx w15:paraId="0E641D1A" w15:done="0"/>
  <w15:commentEx w15:paraId="31BD1B2E" w15:done="0"/>
  <w15:commentEx w15:paraId="3EC8780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1225CF" w14:textId="77777777" w:rsidR="00C20030" w:rsidRDefault="00C20030" w:rsidP="000B4C08">
      <w:pPr>
        <w:spacing w:line="240" w:lineRule="auto"/>
      </w:pPr>
      <w:r>
        <w:separator/>
      </w:r>
    </w:p>
  </w:endnote>
  <w:endnote w:type="continuationSeparator" w:id="0">
    <w:p w14:paraId="1355B319" w14:textId="77777777" w:rsidR="00C20030" w:rsidRDefault="00C20030" w:rsidP="000B4C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E00969" w14:textId="77777777" w:rsidR="00C20030" w:rsidRDefault="00C20030" w:rsidP="000B4C08">
      <w:pPr>
        <w:spacing w:line="240" w:lineRule="auto"/>
      </w:pPr>
      <w:r>
        <w:separator/>
      </w:r>
    </w:p>
  </w:footnote>
  <w:footnote w:type="continuationSeparator" w:id="0">
    <w:p w14:paraId="73EE84BC" w14:textId="77777777" w:rsidR="00C20030" w:rsidRDefault="00C20030" w:rsidP="000B4C0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31A2E"/>
    <w:multiLevelType w:val="hybridMultilevel"/>
    <w:tmpl w:val="ABF68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10FD6"/>
    <w:multiLevelType w:val="hybridMultilevel"/>
    <w:tmpl w:val="681EA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832B2"/>
    <w:multiLevelType w:val="hybridMultilevel"/>
    <w:tmpl w:val="1B840A0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4A12988"/>
    <w:multiLevelType w:val="hybridMultilevel"/>
    <w:tmpl w:val="13702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EF4D21"/>
    <w:multiLevelType w:val="hybridMultilevel"/>
    <w:tmpl w:val="681EA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13A38"/>
    <w:multiLevelType w:val="hybridMultilevel"/>
    <w:tmpl w:val="BF6871BC"/>
    <w:lvl w:ilvl="0" w:tplc="37C037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995F37"/>
    <w:multiLevelType w:val="hybridMultilevel"/>
    <w:tmpl w:val="1D3E404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7C47A3C"/>
    <w:multiLevelType w:val="hybridMultilevel"/>
    <w:tmpl w:val="63F8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AE27B8"/>
    <w:multiLevelType w:val="hybridMultilevel"/>
    <w:tmpl w:val="F0F0C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F86812"/>
    <w:multiLevelType w:val="hybridMultilevel"/>
    <w:tmpl w:val="993AB91E"/>
    <w:lvl w:ilvl="0" w:tplc="A45264BA">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CB0811"/>
    <w:multiLevelType w:val="hybridMultilevel"/>
    <w:tmpl w:val="A852F6F0"/>
    <w:lvl w:ilvl="0" w:tplc="FECC97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BF02F2"/>
    <w:multiLevelType w:val="hybridMultilevel"/>
    <w:tmpl w:val="E4424C5C"/>
    <w:lvl w:ilvl="0" w:tplc="64463B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A83728"/>
    <w:multiLevelType w:val="hybridMultilevel"/>
    <w:tmpl w:val="8D64A450"/>
    <w:lvl w:ilvl="0" w:tplc="401A89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946276"/>
    <w:multiLevelType w:val="hybridMultilevel"/>
    <w:tmpl w:val="FDE27E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4"/>
  </w:num>
  <w:num w:numId="3">
    <w:abstractNumId w:val="8"/>
  </w:num>
  <w:num w:numId="4">
    <w:abstractNumId w:val="3"/>
  </w:num>
  <w:num w:numId="5">
    <w:abstractNumId w:val="7"/>
  </w:num>
  <w:num w:numId="6">
    <w:abstractNumId w:val="12"/>
  </w:num>
  <w:num w:numId="7">
    <w:abstractNumId w:val="13"/>
  </w:num>
  <w:num w:numId="8">
    <w:abstractNumId w:val="5"/>
  </w:num>
  <w:num w:numId="9">
    <w:abstractNumId w:val="0"/>
  </w:num>
  <w:num w:numId="10">
    <w:abstractNumId w:val="6"/>
  </w:num>
  <w:num w:numId="11">
    <w:abstractNumId w:val="2"/>
  </w:num>
  <w:num w:numId="12">
    <w:abstractNumId w:val="1"/>
  </w:num>
  <w:num w:numId="13">
    <w:abstractNumId w:val="10"/>
  </w:num>
  <w:num w:numId="14">
    <w:abstractNumId w:val="9"/>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ouie Yang">
    <w15:presenceInfo w15:providerId="Windows Live" w15:userId="e7ac202f4bbca568"/>
  </w15:person>
  <w15:person w15:author="Emily Rivest">
    <w15:presenceInfo w15:providerId="None" w15:userId="Emily Rivest"/>
  </w15:person>
  <w15:person w15:author="Sean Michael Ehlman">
    <w15:presenceInfo w15:providerId="None" w15:userId="Sean Michael Eh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en-US" w:vendorID="64" w:dllVersion="131078" w:nlCheck="1" w:checkStyle="0"/>
  <w:trackRevision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docVars>
    <w:docVar w:name="EN.InstantFormat" w:val="&lt;ENInstantFormat&gt;&lt;Enabled&gt;1&lt;/Enabled&gt;&lt;ScanUnformatted&gt;1&lt;/ScanUnformatted&gt;&lt;ScanChanges&gt;1&lt;/ScanChanges&gt;&lt;Suspended&gt;1&lt;/Suspended&gt;&lt;/ENInstantFormat&gt;"/>
    <w:docVar w:name="EN.Layout" w:val="&lt;ENLayout&gt;&lt;Style&gt;Ecology Letters&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swepwzphrdd5teef5upp92y9wxtxvpzzvrz&quot;&gt;My EndNote Library&lt;record-ids&gt;&lt;item&gt;1&lt;/item&gt;&lt;item&gt;6&lt;/item&gt;&lt;item&gt;7&lt;/item&gt;&lt;item&gt;8&lt;/item&gt;&lt;item&gt;46&lt;/item&gt;&lt;item&gt;63&lt;/item&gt;&lt;item&gt;65&lt;/item&gt;&lt;item&gt;129&lt;/item&gt;&lt;item&gt;131&lt;/item&gt;&lt;item&gt;138&lt;/item&gt;&lt;item&gt;141&lt;/item&gt;&lt;item&gt;146&lt;/item&gt;&lt;item&gt;147&lt;/item&gt;&lt;item&gt;153&lt;/item&gt;&lt;item&gt;158&lt;/item&gt;&lt;item&gt;160&lt;/item&gt;&lt;item&gt;161&lt;/item&gt;&lt;item&gt;165&lt;/item&gt;&lt;item&gt;174&lt;/item&gt;&lt;item&gt;178&lt;/item&gt;&lt;item&gt;186&lt;/item&gt;&lt;item&gt;214&lt;/item&gt;&lt;item&gt;222&lt;/item&gt;&lt;item&gt;228&lt;/item&gt;&lt;item&gt;229&lt;/item&gt;&lt;item&gt;275&lt;/item&gt;&lt;item&gt;356&lt;/item&gt;&lt;item&gt;370&lt;/item&gt;&lt;item&gt;372&lt;/item&gt;&lt;item&gt;387&lt;/item&gt;&lt;item&gt;394&lt;/item&gt;&lt;item&gt;397&lt;/item&gt;&lt;item&gt;398&lt;/item&gt;&lt;item&gt;399&lt;/item&gt;&lt;item&gt;403&lt;/item&gt;&lt;item&gt;458&lt;/item&gt;&lt;item&gt;461&lt;/item&gt;&lt;item&gt;469&lt;/item&gt;&lt;item&gt;471&lt;/item&gt;&lt;item&gt;472&lt;/item&gt;&lt;item&gt;477&lt;/item&gt;&lt;item&gt;478&lt;/item&gt;&lt;item&gt;546&lt;/item&gt;&lt;item&gt;550&lt;/item&gt;&lt;item&gt;554&lt;/item&gt;&lt;item&gt;560&lt;/item&gt;&lt;item&gt;563&lt;/item&gt;&lt;item&gt;564&lt;/item&gt;&lt;item&gt;565&lt;/item&gt;&lt;item&gt;566&lt;/item&gt;&lt;item&gt;572&lt;/item&gt;&lt;item&gt;597&lt;/item&gt;&lt;item&gt;598&lt;/item&gt;&lt;item&gt;599&lt;/item&gt;&lt;item&gt;600&lt;/item&gt;&lt;item&gt;602&lt;/item&gt;&lt;item&gt;604&lt;/item&gt;&lt;item&gt;605&lt;/item&gt;&lt;item&gt;608&lt;/item&gt;&lt;item&gt;609&lt;/item&gt;&lt;item&gt;610&lt;/item&gt;&lt;item&gt;612&lt;/item&gt;&lt;item&gt;613&lt;/item&gt;&lt;item&gt;614&lt;/item&gt;&lt;item&gt;615&lt;/item&gt;&lt;item&gt;617&lt;/item&gt;&lt;item&gt;618&lt;/item&gt;&lt;item&gt;619&lt;/item&gt;&lt;item&gt;620&lt;/item&gt;&lt;item&gt;621&lt;/item&gt;&lt;item&gt;622&lt;/item&gt;&lt;item&gt;627&lt;/item&gt;&lt;item&gt;629&lt;/item&gt;&lt;item&gt;630&lt;/item&gt;&lt;item&gt;631&lt;/item&gt;&lt;item&gt;632&lt;/item&gt;&lt;item&gt;633&lt;/item&gt;&lt;item&gt;634&lt;/item&gt;&lt;item&gt;636&lt;/item&gt;&lt;item&gt;638&lt;/item&gt;&lt;item&gt;639&lt;/item&gt;&lt;item&gt;640&lt;/item&gt;&lt;item&gt;641&lt;/item&gt;&lt;item&gt;642&lt;/item&gt;&lt;item&gt;643&lt;/item&gt;&lt;item&gt;645&lt;/item&gt;&lt;item&gt;646&lt;/item&gt;&lt;item&gt;647&lt;/item&gt;&lt;item&gt;751&lt;/item&gt;&lt;item&gt;754&lt;/item&gt;&lt;item&gt;764&lt;/item&gt;&lt;item&gt;767&lt;/item&gt;&lt;item&gt;768&lt;/item&gt;&lt;item&gt;769&lt;/item&gt;&lt;item&gt;777&lt;/item&gt;&lt;item&gt;778&lt;/item&gt;&lt;item&gt;780&lt;/item&gt;&lt;item&gt;781&lt;/item&gt;&lt;item&gt;785&lt;/item&gt;&lt;item&gt;791&lt;/item&gt;&lt;item&gt;796&lt;/item&gt;&lt;item&gt;797&lt;/item&gt;&lt;item&gt;805&lt;/item&gt;&lt;item&gt;806&lt;/item&gt;&lt;item&gt;808&lt;/item&gt;&lt;item&gt;809&lt;/item&gt;&lt;item&gt;811&lt;/item&gt;&lt;item&gt;813&lt;/item&gt;&lt;item&gt;814&lt;/item&gt;&lt;item&gt;815&lt;/item&gt;&lt;item&gt;816&lt;/item&gt;&lt;item&gt;818&lt;/item&gt;&lt;item&gt;819&lt;/item&gt;&lt;item&gt;820&lt;/item&gt;&lt;item&gt;821&lt;/item&gt;&lt;item&gt;822&lt;/item&gt;&lt;item&gt;823&lt;/item&gt;&lt;item&gt;824&lt;/item&gt;&lt;item&gt;827&lt;/item&gt;&lt;item&gt;834&lt;/item&gt;&lt;item&gt;838&lt;/item&gt;&lt;item&gt;839&lt;/item&gt;&lt;item&gt;841&lt;/item&gt;&lt;item&gt;843&lt;/item&gt;&lt;item&gt;844&lt;/item&gt;&lt;item&gt;845&lt;/item&gt;&lt;item&gt;847&lt;/item&gt;&lt;item&gt;848&lt;/item&gt;&lt;item&gt;849&lt;/item&gt;&lt;item&gt;851&lt;/item&gt;&lt;item&gt;856&lt;/item&gt;&lt;item&gt;857&lt;/item&gt;&lt;item&gt;859&lt;/item&gt;&lt;item&gt;860&lt;/item&gt;&lt;item&gt;862&lt;/item&gt;&lt;item&gt;863&lt;/item&gt;&lt;item&gt;864&lt;/item&gt;&lt;item&gt;865&lt;/item&gt;&lt;item&gt;866&lt;/item&gt;&lt;item&gt;867&lt;/item&gt;&lt;item&gt;868&lt;/item&gt;&lt;item&gt;869&lt;/item&gt;&lt;item&gt;870&lt;/item&gt;&lt;item&gt;871&lt;/item&gt;&lt;item&gt;872&lt;/item&gt;&lt;item&gt;873&lt;/item&gt;&lt;item&gt;874&lt;/item&gt;&lt;item&gt;875&lt;/item&gt;&lt;item&gt;876&lt;/item&gt;&lt;item&gt;877&lt;/item&gt;&lt;item&gt;878&lt;/item&gt;&lt;item&gt;881&lt;/item&gt;&lt;item&gt;885&lt;/item&gt;&lt;item&gt;887&lt;/item&gt;&lt;item&gt;888&lt;/item&gt;&lt;item&gt;889&lt;/item&gt;&lt;item&gt;890&lt;/item&gt;&lt;item&gt;891&lt;/item&gt;&lt;item&gt;893&lt;/item&gt;&lt;item&gt;894&lt;/item&gt;&lt;item&gt;895&lt;/item&gt;&lt;item&gt;896&lt;/item&gt;&lt;item&gt;897&lt;/item&gt;&lt;item&gt;899&lt;/item&gt;&lt;item&gt;901&lt;/item&gt;&lt;item&gt;902&lt;/item&gt;&lt;item&gt;903&lt;/item&gt;&lt;item&gt;904&lt;/item&gt;&lt;item&gt;905&lt;/item&gt;&lt;item&gt;906&lt;/item&gt;&lt;item&gt;908&lt;/item&gt;&lt;item&gt;909&lt;/item&gt;&lt;item&gt;910&lt;/item&gt;&lt;item&gt;912&lt;/item&gt;&lt;item&gt;913&lt;/item&gt;&lt;item&gt;916&lt;/item&gt;&lt;item&gt;917&lt;/item&gt;&lt;item&gt;918&lt;/item&gt;&lt;item&gt;919&lt;/item&gt;&lt;item&gt;921&lt;/item&gt;&lt;item&gt;923&lt;/item&gt;&lt;item&gt;925&lt;/item&gt;&lt;item&gt;926&lt;/item&gt;&lt;item&gt;927&lt;/item&gt;&lt;item&gt;931&lt;/item&gt;&lt;item&gt;932&lt;/item&gt;&lt;item&gt;933&lt;/item&gt;&lt;item&gt;934&lt;/item&gt;&lt;item&gt;935&lt;/item&gt;&lt;item&gt;936&lt;/item&gt;&lt;item&gt;937&lt;/item&gt;&lt;item&gt;938&lt;/item&gt;&lt;item&gt;939&lt;/item&gt;&lt;item&gt;940&lt;/item&gt;&lt;item&gt;941&lt;/item&gt;&lt;item&gt;942&lt;/item&gt;&lt;item&gt;943&lt;/item&gt;&lt;item&gt;944&lt;/item&gt;&lt;item&gt;948&lt;/item&gt;&lt;item&gt;949&lt;/item&gt;&lt;item&gt;950&lt;/item&gt;&lt;item&gt;951&lt;/item&gt;&lt;item&gt;952&lt;/item&gt;&lt;item&gt;953&lt;/item&gt;&lt;item&gt;954&lt;/item&gt;&lt;item&gt;955&lt;/item&gt;&lt;item&gt;956&lt;/item&gt;&lt;item&gt;957&lt;/item&gt;&lt;item&gt;969&lt;/item&gt;&lt;item&gt;970&lt;/item&gt;&lt;item&gt;971&lt;/item&gt;&lt;item&gt;972&lt;/item&gt;&lt;item&gt;973&lt;/item&gt;&lt;item&gt;975&lt;/item&gt;&lt;/record-ids&gt;&lt;/item&gt;&lt;/Libraries&gt;"/>
  </w:docVars>
  <w:rsids>
    <w:rsidRoot w:val="00EA5546"/>
    <w:rsid w:val="0000181F"/>
    <w:rsid w:val="00002437"/>
    <w:rsid w:val="000066E8"/>
    <w:rsid w:val="000078D4"/>
    <w:rsid w:val="000103FA"/>
    <w:rsid w:val="00010666"/>
    <w:rsid w:val="00011B2A"/>
    <w:rsid w:val="00012634"/>
    <w:rsid w:val="00013551"/>
    <w:rsid w:val="000141EC"/>
    <w:rsid w:val="0001506A"/>
    <w:rsid w:val="00015789"/>
    <w:rsid w:val="00015B5A"/>
    <w:rsid w:val="00016055"/>
    <w:rsid w:val="000245D2"/>
    <w:rsid w:val="00024639"/>
    <w:rsid w:val="00025C3B"/>
    <w:rsid w:val="00025DBE"/>
    <w:rsid w:val="00030A6E"/>
    <w:rsid w:val="000314F2"/>
    <w:rsid w:val="000318C9"/>
    <w:rsid w:val="0003321A"/>
    <w:rsid w:val="0003404E"/>
    <w:rsid w:val="00034052"/>
    <w:rsid w:val="000377A3"/>
    <w:rsid w:val="00040E27"/>
    <w:rsid w:val="0004336E"/>
    <w:rsid w:val="00043881"/>
    <w:rsid w:val="00045E1A"/>
    <w:rsid w:val="00046983"/>
    <w:rsid w:val="00047D76"/>
    <w:rsid w:val="00050933"/>
    <w:rsid w:val="00050B9C"/>
    <w:rsid w:val="000516FD"/>
    <w:rsid w:val="00051800"/>
    <w:rsid w:val="000524EB"/>
    <w:rsid w:val="0005272E"/>
    <w:rsid w:val="00053ADA"/>
    <w:rsid w:val="000563FA"/>
    <w:rsid w:val="00056B3F"/>
    <w:rsid w:val="00056BD1"/>
    <w:rsid w:val="00057B06"/>
    <w:rsid w:val="0006366D"/>
    <w:rsid w:val="0006388F"/>
    <w:rsid w:val="00063E8C"/>
    <w:rsid w:val="0006633D"/>
    <w:rsid w:val="00066383"/>
    <w:rsid w:val="00066999"/>
    <w:rsid w:val="00067002"/>
    <w:rsid w:val="000678CA"/>
    <w:rsid w:val="00067F9F"/>
    <w:rsid w:val="00072CF5"/>
    <w:rsid w:val="0007347F"/>
    <w:rsid w:val="00074D83"/>
    <w:rsid w:val="00075CC6"/>
    <w:rsid w:val="00075EC7"/>
    <w:rsid w:val="0007658E"/>
    <w:rsid w:val="00076D1F"/>
    <w:rsid w:val="00077280"/>
    <w:rsid w:val="000812E0"/>
    <w:rsid w:val="00082209"/>
    <w:rsid w:val="000834DF"/>
    <w:rsid w:val="00083A13"/>
    <w:rsid w:val="00084BAB"/>
    <w:rsid w:val="00086052"/>
    <w:rsid w:val="0009015C"/>
    <w:rsid w:val="0009177B"/>
    <w:rsid w:val="000919DA"/>
    <w:rsid w:val="0009331D"/>
    <w:rsid w:val="000940A6"/>
    <w:rsid w:val="000967F9"/>
    <w:rsid w:val="000A07ED"/>
    <w:rsid w:val="000A12B1"/>
    <w:rsid w:val="000A2E4D"/>
    <w:rsid w:val="000A3325"/>
    <w:rsid w:val="000A5363"/>
    <w:rsid w:val="000A5DF8"/>
    <w:rsid w:val="000A5E48"/>
    <w:rsid w:val="000B3AF6"/>
    <w:rsid w:val="000B4C08"/>
    <w:rsid w:val="000B56D9"/>
    <w:rsid w:val="000B56DE"/>
    <w:rsid w:val="000B5FB6"/>
    <w:rsid w:val="000C0880"/>
    <w:rsid w:val="000C178B"/>
    <w:rsid w:val="000C3C95"/>
    <w:rsid w:val="000C4185"/>
    <w:rsid w:val="000C4E10"/>
    <w:rsid w:val="000D0106"/>
    <w:rsid w:val="000D0A03"/>
    <w:rsid w:val="000D0AB2"/>
    <w:rsid w:val="000D1CD0"/>
    <w:rsid w:val="000D3FDD"/>
    <w:rsid w:val="000D4C25"/>
    <w:rsid w:val="000D4F9B"/>
    <w:rsid w:val="000D5449"/>
    <w:rsid w:val="000D5B59"/>
    <w:rsid w:val="000D639A"/>
    <w:rsid w:val="000D6A53"/>
    <w:rsid w:val="000D714B"/>
    <w:rsid w:val="000D7709"/>
    <w:rsid w:val="000E0AB9"/>
    <w:rsid w:val="000E12F4"/>
    <w:rsid w:val="000E2320"/>
    <w:rsid w:val="000E680F"/>
    <w:rsid w:val="000E6940"/>
    <w:rsid w:val="000F0180"/>
    <w:rsid w:val="000F2170"/>
    <w:rsid w:val="000F2E08"/>
    <w:rsid w:val="000F348D"/>
    <w:rsid w:val="000F47BA"/>
    <w:rsid w:val="000F632B"/>
    <w:rsid w:val="000F63BD"/>
    <w:rsid w:val="000F6C0A"/>
    <w:rsid w:val="000F77F4"/>
    <w:rsid w:val="00101016"/>
    <w:rsid w:val="00101DED"/>
    <w:rsid w:val="00103D26"/>
    <w:rsid w:val="001054E7"/>
    <w:rsid w:val="00105B59"/>
    <w:rsid w:val="0010713A"/>
    <w:rsid w:val="0011043E"/>
    <w:rsid w:val="0011228D"/>
    <w:rsid w:val="0011279F"/>
    <w:rsid w:val="00112D32"/>
    <w:rsid w:val="00113AA3"/>
    <w:rsid w:val="00114203"/>
    <w:rsid w:val="00114E3D"/>
    <w:rsid w:val="001154B8"/>
    <w:rsid w:val="001164B6"/>
    <w:rsid w:val="00116CDF"/>
    <w:rsid w:val="00117508"/>
    <w:rsid w:val="001206B0"/>
    <w:rsid w:val="00124C6B"/>
    <w:rsid w:val="00127B0D"/>
    <w:rsid w:val="00132763"/>
    <w:rsid w:val="00133126"/>
    <w:rsid w:val="00133394"/>
    <w:rsid w:val="0013442E"/>
    <w:rsid w:val="00137561"/>
    <w:rsid w:val="00137D45"/>
    <w:rsid w:val="00141E84"/>
    <w:rsid w:val="0014224A"/>
    <w:rsid w:val="00142788"/>
    <w:rsid w:val="00143A79"/>
    <w:rsid w:val="00144A29"/>
    <w:rsid w:val="00147419"/>
    <w:rsid w:val="00152544"/>
    <w:rsid w:val="0016007C"/>
    <w:rsid w:val="00160184"/>
    <w:rsid w:val="001603F9"/>
    <w:rsid w:val="001605C7"/>
    <w:rsid w:val="00160BA7"/>
    <w:rsid w:val="001612D3"/>
    <w:rsid w:val="001659E7"/>
    <w:rsid w:val="00165DE0"/>
    <w:rsid w:val="0016719D"/>
    <w:rsid w:val="0016721C"/>
    <w:rsid w:val="001677B7"/>
    <w:rsid w:val="00170E6B"/>
    <w:rsid w:val="00170FA4"/>
    <w:rsid w:val="0017183E"/>
    <w:rsid w:val="0017399C"/>
    <w:rsid w:val="00173B66"/>
    <w:rsid w:val="00174BD4"/>
    <w:rsid w:val="0017642C"/>
    <w:rsid w:val="00181014"/>
    <w:rsid w:val="00181368"/>
    <w:rsid w:val="001841D0"/>
    <w:rsid w:val="001858F2"/>
    <w:rsid w:val="00186D77"/>
    <w:rsid w:val="00190A30"/>
    <w:rsid w:val="00191266"/>
    <w:rsid w:val="001926DF"/>
    <w:rsid w:val="00192CD8"/>
    <w:rsid w:val="00192E2D"/>
    <w:rsid w:val="00193B0C"/>
    <w:rsid w:val="001966CA"/>
    <w:rsid w:val="00197224"/>
    <w:rsid w:val="001A0286"/>
    <w:rsid w:val="001A09AB"/>
    <w:rsid w:val="001A147C"/>
    <w:rsid w:val="001A2F78"/>
    <w:rsid w:val="001A3459"/>
    <w:rsid w:val="001A4563"/>
    <w:rsid w:val="001A4BAE"/>
    <w:rsid w:val="001A54AE"/>
    <w:rsid w:val="001A565B"/>
    <w:rsid w:val="001A5F8A"/>
    <w:rsid w:val="001B0578"/>
    <w:rsid w:val="001B1F63"/>
    <w:rsid w:val="001B2A74"/>
    <w:rsid w:val="001B2B7E"/>
    <w:rsid w:val="001B4663"/>
    <w:rsid w:val="001B62DE"/>
    <w:rsid w:val="001B68B1"/>
    <w:rsid w:val="001B7EAA"/>
    <w:rsid w:val="001C0A05"/>
    <w:rsid w:val="001C1235"/>
    <w:rsid w:val="001C20CC"/>
    <w:rsid w:val="001C40C9"/>
    <w:rsid w:val="001C54E2"/>
    <w:rsid w:val="001C5ACE"/>
    <w:rsid w:val="001D08C9"/>
    <w:rsid w:val="001D0D51"/>
    <w:rsid w:val="001D2EA4"/>
    <w:rsid w:val="001D2FDE"/>
    <w:rsid w:val="001D3B75"/>
    <w:rsid w:val="001D556C"/>
    <w:rsid w:val="001D64E8"/>
    <w:rsid w:val="001E4F9F"/>
    <w:rsid w:val="001E502B"/>
    <w:rsid w:val="001E5758"/>
    <w:rsid w:val="001E587D"/>
    <w:rsid w:val="001E5E99"/>
    <w:rsid w:val="001E65D3"/>
    <w:rsid w:val="001E7C78"/>
    <w:rsid w:val="001F039B"/>
    <w:rsid w:val="001F1335"/>
    <w:rsid w:val="001F1A98"/>
    <w:rsid w:val="001F1C67"/>
    <w:rsid w:val="001F3064"/>
    <w:rsid w:val="001F3E66"/>
    <w:rsid w:val="001F4577"/>
    <w:rsid w:val="0020011B"/>
    <w:rsid w:val="00201163"/>
    <w:rsid w:val="00201C02"/>
    <w:rsid w:val="002045CC"/>
    <w:rsid w:val="00205502"/>
    <w:rsid w:val="002079F1"/>
    <w:rsid w:val="00210A34"/>
    <w:rsid w:val="00211190"/>
    <w:rsid w:val="00212DF7"/>
    <w:rsid w:val="002203C8"/>
    <w:rsid w:val="00220A16"/>
    <w:rsid w:val="002225EC"/>
    <w:rsid w:val="0022355A"/>
    <w:rsid w:val="00223582"/>
    <w:rsid w:val="00225320"/>
    <w:rsid w:val="00226124"/>
    <w:rsid w:val="00226937"/>
    <w:rsid w:val="0022755D"/>
    <w:rsid w:val="00230AD6"/>
    <w:rsid w:val="00231EDD"/>
    <w:rsid w:val="00232C70"/>
    <w:rsid w:val="00233CD1"/>
    <w:rsid w:val="00234B20"/>
    <w:rsid w:val="00235E79"/>
    <w:rsid w:val="002375DA"/>
    <w:rsid w:val="002403A6"/>
    <w:rsid w:val="00240486"/>
    <w:rsid w:val="00240CF2"/>
    <w:rsid w:val="00240D8F"/>
    <w:rsid w:val="00241E8A"/>
    <w:rsid w:val="002425EA"/>
    <w:rsid w:val="00242AFE"/>
    <w:rsid w:val="00242B32"/>
    <w:rsid w:val="0024517A"/>
    <w:rsid w:val="00245481"/>
    <w:rsid w:val="00245A93"/>
    <w:rsid w:val="00246E36"/>
    <w:rsid w:val="00247755"/>
    <w:rsid w:val="00247DE6"/>
    <w:rsid w:val="002514FA"/>
    <w:rsid w:val="00251C85"/>
    <w:rsid w:val="002522AC"/>
    <w:rsid w:val="00252751"/>
    <w:rsid w:val="0025332B"/>
    <w:rsid w:val="00253553"/>
    <w:rsid w:val="0025600A"/>
    <w:rsid w:val="002564A2"/>
    <w:rsid w:val="002579A2"/>
    <w:rsid w:val="00257E68"/>
    <w:rsid w:val="002602E6"/>
    <w:rsid w:val="00260AB6"/>
    <w:rsid w:val="0026179F"/>
    <w:rsid w:val="00262625"/>
    <w:rsid w:val="00264B69"/>
    <w:rsid w:val="00266D73"/>
    <w:rsid w:val="002671D5"/>
    <w:rsid w:val="0026787E"/>
    <w:rsid w:val="00270753"/>
    <w:rsid w:val="00272383"/>
    <w:rsid w:val="002723EF"/>
    <w:rsid w:val="00274225"/>
    <w:rsid w:val="002751A9"/>
    <w:rsid w:val="00275544"/>
    <w:rsid w:val="002801A9"/>
    <w:rsid w:val="002824C4"/>
    <w:rsid w:val="00282BC8"/>
    <w:rsid w:val="00283B68"/>
    <w:rsid w:val="002846C1"/>
    <w:rsid w:val="00285252"/>
    <w:rsid w:val="00286DEB"/>
    <w:rsid w:val="00287B49"/>
    <w:rsid w:val="00290E64"/>
    <w:rsid w:val="00291C48"/>
    <w:rsid w:val="00293D31"/>
    <w:rsid w:val="00294827"/>
    <w:rsid w:val="00294FE8"/>
    <w:rsid w:val="00296B0B"/>
    <w:rsid w:val="002A4506"/>
    <w:rsid w:val="002A4AD2"/>
    <w:rsid w:val="002B4CB9"/>
    <w:rsid w:val="002B5244"/>
    <w:rsid w:val="002C0B71"/>
    <w:rsid w:val="002C0EFE"/>
    <w:rsid w:val="002C108D"/>
    <w:rsid w:val="002C2D3B"/>
    <w:rsid w:val="002C3133"/>
    <w:rsid w:val="002C3952"/>
    <w:rsid w:val="002C6498"/>
    <w:rsid w:val="002C7A65"/>
    <w:rsid w:val="002D170A"/>
    <w:rsid w:val="002D24DF"/>
    <w:rsid w:val="002D5F95"/>
    <w:rsid w:val="002D7587"/>
    <w:rsid w:val="002E03B8"/>
    <w:rsid w:val="002E0855"/>
    <w:rsid w:val="002E34A1"/>
    <w:rsid w:val="002E3B33"/>
    <w:rsid w:val="002E41F3"/>
    <w:rsid w:val="002E47F1"/>
    <w:rsid w:val="002E5994"/>
    <w:rsid w:val="002E5C9E"/>
    <w:rsid w:val="002E6C0C"/>
    <w:rsid w:val="002F148B"/>
    <w:rsid w:val="002F16B2"/>
    <w:rsid w:val="002F1ECC"/>
    <w:rsid w:val="002F24BD"/>
    <w:rsid w:val="002F7FBF"/>
    <w:rsid w:val="002F7FF3"/>
    <w:rsid w:val="00301B08"/>
    <w:rsid w:val="00301F30"/>
    <w:rsid w:val="00302C4D"/>
    <w:rsid w:val="00303559"/>
    <w:rsid w:val="003049E8"/>
    <w:rsid w:val="00306036"/>
    <w:rsid w:val="00306904"/>
    <w:rsid w:val="00310012"/>
    <w:rsid w:val="003107C5"/>
    <w:rsid w:val="0031112A"/>
    <w:rsid w:val="00311524"/>
    <w:rsid w:val="00312161"/>
    <w:rsid w:val="00312731"/>
    <w:rsid w:val="003131A2"/>
    <w:rsid w:val="003146FF"/>
    <w:rsid w:val="00314D71"/>
    <w:rsid w:val="00316B44"/>
    <w:rsid w:val="00321ED6"/>
    <w:rsid w:val="00322B0A"/>
    <w:rsid w:val="00322C2D"/>
    <w:rsid w:val="003232B2"/>
    <w:rsid w:val="00323E21"/>
    <w:rsid w:val="00323E96"/>
    <w:rsid w:val="00324CC6"/>
    <w:rsid w:val="00326FA9"/>
    <w:rsid w:val="003277A8"/>
    <w:rsid w:val="003279B0"/>
    <w:rsid w:val="0033449B"/>
    <w:rsid w:val="00334D34"/>
    <w:rsid w:val="00336409"/>
    <w:rsid w:val="00336469"/>
    <w:rsid w:val="00340021"/>
    <w:rsid w:val="00342DF9"/>
    <w:rsid w:val="00342EE3"/>
    <w:rsid w:val="003446FD"/>
    <w:rsid w:val="00345197"/>
    <w:rsid w:val="003457EE"/>
    <w:rsid w:val="003478E6"/>
    <w:rsid w:val="00347E08"/>
    <w:rsid w:val="00350D02"/>
    <w:rsid w:val="003515FE"/>
    <w:rsid w:val="00352893"/>
    <w:rsid w:val="00352968"/>
    <w:rsid w:val="00352B44"/>
    <w:rsid w:val="00352F39"/>
    <w:rsid w:val="00353848"/>
    <w:rsid w:val="00353DA6"/>
    <w:rsid w:val="0035430C"/>
    <w:rsid w:val="003554E6"/>
    <w:rsid w:val="00355C1D"/>
    <w:rsid w:val="0035604B"/>
    <w:rsid w:val="00356D60"/>
    <w:rsid w:val="00357B5B"/>
    <w:rsid w:val="00361144"/>
    <w:rsid w:val="00361F03"/>
    <w:rsid w:val="003622A8"/>
    <w:rsid w:val="00363555"/>
    <w:rsid w:val="00364AE5"/>
    <w:rsid w:val="003678EA"/>
    <w:rsid w:val="00370E40"/>
    <w:rsid w:val="003711EA"/>
    <w:rsid w:val="00373177"/>
    <w:rsid w:val="0037430B"/>
    <w:rsid w:val="00374EB4"/>
    <w:rsid w:val="003762E6"/>
    <w:rsid w:val="00377A34"/>
    <w:rsid w:val="0038112F"/>
    <w:rsid w:val="0038165B"/>
    <w:rsid w:val="003831FE"/>
    <w:rsid w:val="00385274"/>
    <w:rsid w:val="003852C7"/>
    <w:rsid w:val="00390FD1"/>
    <w:rsid w:val="0039218E"/>
    <w:rsid w:val="00392D05"/>
    <w:rsid w:val="00392F8C"/>
    <w:rsid w:val="00395512"/>
    <w:rsid w:val="00396B8F"/>
    <w:rsid w:val="00397D50"/>
    <w:rsid w:val="003A1380"/>
    <w:rsid w:val="003A2C15"/>
    <w:rsid w:val="003A413D"/>
    <w:rsid w:val="003A52ED"/>
    <w:rsid w:val="003A5310"/>
    <w:rsid w:val="003A69EC"/>
    <w:rsid w:val="003B109E"/>
    <w:rsid w:val="003B1935"/>
    <w:rsid w:val="003B2E8D"/>
    <w:rsid w:val="003B3C15"/>
    <w:rsid w:val="003B5F5F"/>
    <w:rsid w:val="003C21FD"/>
    <w:rsid w:val="003C2722"/>
    <w:rsid w:val="003C2D8C"/>
    <w:rsid w:val="003C55A8"/>
    <w:rsid w:val="003C6DE7"/>
    <w:rsid w:val="003C7EE0"/>
    <w:rsid w:val="003D0731"/>
    <w:rsid w:val="003D1E79"/>
    <w:rsid w:val="003D5584"/>
    <w:rsid w:val="003D5B25"/>
    <w:rsid w:val="003E0DEA"/>
    <w:rsid w:val="003E193D"/>
    <w:rsid w:val="003E5C14"/>
    <w:rsid w:val="003E7215"/>
    <w:rsid w:val="003F222A"/>
    <w:rsid w:val="003F47D3"/>
    <w:rsid w:val="003F619C"/>
    <w:rsid w:val="00402CA7"/>
    <w:rsid w:val="00403790"/>
    <w:rsid w:val="00403D50"/>
    <w:rsid w:val="00404599"/>
    <w:rsid w:val="00404C88"/>
    <w:rsid w:val="00405244"/>
    <w:rsid w:val="004052A7"/>
    <w:rsid w:val="00407812"/>
    <w:rsid w:val="00410965"/>
    <w:rsid w:val="00413D37"/>
    <w:rsid w:val="004158DB"/>
    <w:rsid w:val="00421D37"/>
    <w:rsid w:val="00421F8D"/>
    <w:rsid w:val="0042394E"/>
    <w:rsid w:val="00425128"/>
    <w:rsid w:val="0042564C"/>
    <w:rsid w:val="00425867"/>
    <w:rsid w:val="004272B9"/>
    <w:rsid w:val="00430F53"/>
    <w:rsid w:val="004339C9"/>
    <w:rsid w:val="004341C7"/>
    <w:rsid w:val="00435B40"/>
    <w:rsid w:val="004411EA"/>
    <w:rsid w:val="004415D3"/>
    <w:rsid w:val="00441FF7"/>
    <w:rsid w:val="004428B6"/>
    <w:rsid w:val="004431FA"/>
    <w:rsid w:val="00443742"/>
    <w:rsid w:val="00444329"/>
    <w:rsid w:val="004449D0"/>
    <w:rsid w:val="004454F6"/>
    <w:rsid w:val="00454667"/>
    <w:rsid w:val="00454D84"/>
    <w:rsid w:val="00455B43"/>
    <w:rsid w:val="00455BD5"/>
    <w:rsid w:val="004563A5"/>
    <w:rsid w:val="00457074"/>
    <w:rsid w:val="00461D43"/>
    <w:rsid w:val="00462427"/>
    <w:rsid w:val="004653D8"/>
    <w:rsid w:val="00472D69"/>
    <w:rsid w:val="00472F2A"/>
    <w:rsid w:val="004734D8"/>
    <w:rsid w:val="00474888"/>
    <w:rsid w:val="00475131"/>
    <w:rsid w:val="0047750B"/>
    <w:rsid w:val="00477AC9"/>
    <w:rsid w:val="0048084A"/>
    <w:rsid w:val="00480A8D"/>
    <w:rsid w:val="00480C49"/>
    <w:rsid w:val="004816B4"/>
    <w:rsid w:val="0048192D"/>
    <w:rsid w:val="004819DD"/>
    <w:rsid w:val="00484025"/>
    <w:rsid w:val="004841E4"/>
    <w:rsid w:val="00484AD5"/>
    <w:rsid w:val="00485B7A"/>
    <w:rsid w:val="00487D49"/>
    <w:rsid w:val="004915A7"/>
    <w:rsid w:val="00493B7D"/>
    <w:rsid w:val="00493D7F"/>
    <w:rsid w:val="00493EC2"/>
    <w:rsid w:val="00495F7E"/>
    <w:rsid w:val="00497B7F"/>
    <w:rsid w:val="00497CB5"/>
    <w:rsid w:val="004A1AA6"/>
    <w:rsid w:val="004A2785"/>
    <w:rsid w:val="004A27E5"/>
    <w:rsid w:val="004A61A4"/>
    <w:rsid w:val="004A61B1"/>
    <w:rsid w:val="004B268C"/>
    <w:rsid w:val="004B5102"/>
    <w:rsid w:val="004B5347"/>
    <w:rsid w:val="004B6043"/>
    <w:rsid w:val="004B6E47"/>
    <w:rsid w:val="004B7F3C"/>
    <w:rsid w:val="004C6A53"/>
    <w:rsid w:val="004D113B"/>
    <w:rsid w:val="004D118E"/>
    <w:rsid w:val="004D1853"/>
    <w:rsid w:val="004D2B3D"/>
    <w:rsid w:val="004D36C3"/>
    <w:rsid w:val="004D3E22"/>
    <w:rsid w:val="004D5252"/>
    <w:rsid w:val="004D57B7"/>
    <w:rsid w:val="004D5F5F"/>
    <w:rsid w:val="004D7BC0"/>
    <w:rsid w:val="004E1BBF"/>
    <w:rsid w:val="004E4537"/>
    <w:rsid w:val="004E4C94"/>
    <w:rsid w:val="004E4E03"/>
    <w:rsid w:val="004E6BA0"/>
    <w:rsid w:val="004E6BBA"/>
    <w:rsid w:val="004E6E0D"/>
    <w:rsid w:val="004E7331"/>
    <w:rsid w:val="004F0296"/>
    <w:rsid w:val="004F08E8"/>
    <w:rsid w:val="004F090E"/>
    <w:rsid w:val="004F0E31"/>
    <w:rsid w:val="004F118E"/>
    <w:rsid w:val="004F18AF"/>
    <w:rsid w:val="004F2CA8"/>
    <w:rsid w:val="004F439E"/>
    <w:rsid w:val="004F5666"/>
    <w:rsid w:val="004F6C40"/>
    <w:rsid w:val="004F7A50"/>
    <w:rsid w:val="00500EB2"/>
    <w:rsid w:val="00500FEF"/>
    <w:rsid w:val="005012A8"/>
    <w:rsid w:val="005026D5"/>
    <w:rsid w:val="00502CC0"/>
    <w:rsid w:val="005050D5"/>
    <w:rsid w:val="005059F3"/>
    <w:rsid w:val="00505FD6"/>
    <w:rsid w:val="00506276"/>
    <w:rsid w:val="005073C1"/>
    <w:rsid w:val="00511900"/>
    <w:rsid w:val="005119E2"/>
    <w:rsid w:val="005150EA"/>
    <w:rsid w:val="005161BC"/>
    <w:rsid w:val="0051679A"/>
    <w:rsid w:val="00517A78"/>
    <w:rsid w:val="00521414"/>
    <w:rsid w:val="00522C2F"/>
    <w:rsid w:val="00523B98"/>
    <w:rsid w:val="00532933"/>
    <w:rsid w:val="00533C04"/>
    <w:rsid w:val="00534B80"/>
    <w:rsid w:val="00534C0A"/>
    <w:rsid w:val="0053511C"/>
    <w:rsid w:val="00535263"/>
    <w:rsid w:val="005379D8"/>
    <w:rsid w:val="00542E43"/>
    <w:rsid w:val="0054507D"/>
    <w:rsid w:val="005464BF"/>
    <w:rsid w:val="00547399"/>
    <w:rsid w:val="00552655"/>
    <w:rsid w:val="00552C1C"/>
    <w:rsid w:val="005531A1"/>
    <w:rsid w:val="0055545B"/>
    <w:rsid w:val="00556885"/>
    <w:rsid w:val="005569E9"/>
    <w:rsid w:val="00556BA8"/>
    <w:rsid w:val="00557395"/>
    <w:rsid w:val="00557F30"/>
    <w:rsid w:val="0056268F"/>
    <w:rsid w:val="00563933"/>
    <w:rsid w:val="005644DE"/>
    <w:rsid w:val="005655F4"/>
    <w:rsid w:val="00565DB1"/>
    <w:rsid w:val="00566FBD"/>
    <w:rsid w:val="0056700D"/>
    <w:rsid w:val="00571A65"/>
    <w:rsid w:val="005730E4"/>
    <w:rsid w:val="005733B6"/>
    <w:rsid w:val="00573F64"/>
    <w:rsid w:val="00575C8A"/>
    <w:rsid w:val="00577129"/>
    <w:rsid w:val="00577545"/>
    <w:rsid w:val="005809A2"/>
    <w:rsid w:val="005820EE"/>
    <w:rsid w:val="00583659"/>
    <w:rsid w:val="00585879"/>
    <w:rsid w:val="00586868"/>
    <w:rsid w:val="00590B00"/>
    <w:rsid w:val="00594621"/>
    <w:rsid w:val="00594F7D"/>
    <w:rsid w:val="00595D4D"/>
    <w:rsid w:val="00596881"/>
    <w:rsid w:val="0059755D"/>
    <w:rsid w:val="00597AC6"/>
    <w:rsid w:val="00597B2A"/>
    <w:rsid w:val="005A19BD"/>
    <w:rsid w:val="005A42F1"/>
    <w:rsid w:val="005A48CF"/>
    <w:rsid w:val="005A50D7"/>
    <w:rsid w:val="005A7808"/>
    <w:rsid w:val="005B2CB7"/>
    <w:rsid w:val="005B3C4D"/>
    <w:rsid w:val="005B4266"/>
    <w:rsid w:val="005B528E"/>
    <w:rsid w:val="005B540D"/>
    <w:rsid w:val="005B73C7"/>
    <w:rsid w:val="005B7D7A"/>
    <w:rsid w:val="005B7EA5"/>
    <w:rsid w:val="005C3525"/>
    <w:rsid w:val="005C7373"/>
    <w:rsid w:val="005D055A"/>
    <w:rsid w:val="005D1874"/>
    <w:rsid w:val="005D1EE7"/>
    <w:rsid w:val="005D2A7D"/>
    <w:rsid w:val="005D4101"/>
    <w:rsid w:val="005D4E7F"/>
    <w:rsid w:val="005D59A8"/>
    <w:rsid w:val="005D5FE6"/>
    <w:rsid w:val="005E0CE7"/>
    <w:rsid w:val="005E3CAA"/>
    <w:rsid w:val="005E4972"/>
    <w:rsid w:val="005E5A3D"/>
    <w:rsid w:val="005E6674"/>
    <w:rsid w:val="005E66D4"/>
    <w:rsid w:val="005E7C44"/>
    <w:rsid w:val="005F2773"/>
    <w:rsid w:val="005F2F1E"/>
    <w:rsid w:val="005F43E8"/>
    <w:rsid w:val="005F4537"/>
    <w:rsid w:val="005F5421"/>
    <w:rsid w:val="005F56B5"/>
    <w:rsid w:val="005F5DD5"/>
    <w:rsid w:val="005F652B"/>
    <w:rsid w:val="005F73FB"/>
    <w:rsid w:val="005F7C9F"/>
    <w:rsid w:val="00600033"/>
    <w:rsid w:val="00602300"/>
    <w:rsid w:val="006036A7"/>
    <w:rsid w:val="0060423F"/>
    <w:rsid w:val="00606290"/>
    <w:rsid w:val="006070A6"/>
    <w:rsid w:val="006073D3"/>
    <w:rsid w:val="00610743"/>
    <w:rsid w:val="00611A77"/>
    <w:rsid w:val="00612132"/>
    <w:rsid w:val="0061521C"/>
    <w:rsid w:val="00615849"/>
    <w:rsid w:val="00615C4B"/>
    <w:rsid w:val="0061669F"/>
    <w:rsid w:val="00617B23"/>
    <w:rsid w:val="00617C20"/>
    <w:rsid w:val="00620B0A"/>
    <w:rsid w:val="006224E4"/>
    <w:rsid w:val="00623414"/>
    <w:rsid w:val="00626A51"/>
    <w:rsid w:val="00626ABC"/>
    <w:rsid w:val="00630E37"/>
    <w:rsid w:val="0063362A"/>
    <w:rsid w:val="00633794"/>
    <w:rsid w:val="0063743A"/>
    <w:rsid w:val="006407E1"/>
    <w:rsid w:val="00640B24"/>
    <w:rsid w:val="0064328D"/>
    <w:rsid w:val="00643342"/>
    <w:rsid w:val="00644C34"/>
    <w:rsid w:val="00647F60"/>
    <w:rsid w:val="00650662"/>
    <w:rsid w:val="006512EB"/>
    <w:rsid w:val="0065179D"/>
    <w:rsid w:val="00651C73"/>
    <w:rsid w:val="006535B3"/>
    <w:rsid w:val="006544A9"/>
    <w:rsid w:val="00655082"/>
    <w:rsid w:val="00655806"/>
    <w:rsid w:val="00656324"/>
    <w:rsid w:val="0065733E"/>
    <w:rsid w:val="00660086"/>
    <w:rsid w:val="006616E0"/>
    <w:rsid w:val="00661979"/>
    <w:rsid w:val="006632E1"/>
    <w:rsid w:val="00665E85"/>
    <w:rsid w:val="00667C96"/>
    <w:rsid w:val="006711F9"/>
    <w:rsid w:val="00671232"/>
    <w:rsid w:val="00674C2A"/>
    <w:rsid w:val="00675AF9"/>
    <w:rsid w:val="00680194"/>
    <w:rsid w:val="00681CAF"/>
    <w:rsid w:val="00683129"/>
    <w:rsid w:val="0068321C"/>
    <w:rsid w:val="006845A1"/>
    <w:rsid w:val="00684DB4"/>
    <w:rsid w:val="006850E9"/>
    <w:rsid w:val="00686036"/>
    <w:rsid w:val="006A2A55"/>
    <w:rsid w:val="006A3442"/>
    <w:rsid w:val="006A3D1D"/>
    <w:rsid w:val="006A453A"/>
    <w:rsid w:val="006A4E2F"/>
    <w:rsid w:val="006A6315"/>
    <w:rsid w:val="006A67F3"/>
    <w:rsid w:val="006A7B25"/>
    <w:rsid w:val="006A7DFE"/>
    <w:rsid w:val="006B05F1"/>
    <w:rsid w:val="006B0DB9"/>
    <w:rsid w:val="006B2E47"/>
    <w:rsid w:val="006B44CE"/>
    <w:rsid w:val="006B4695"/>
    <w:rsid w:val="006B5B68"/>
    <w:rsid w:val="006B62C3"/>
    <w:rsid w:val="006C091F"/>
    <w:rsid w:val="006C0F69"/>
    <w:rsid w:val="006C1797"/>
    <w:rsid w:val="006C2368"/>
    <w:rsid w:val="006C423E"/>
    <w:rsid w:val="006C718F"/>
    <w:rsid w:val="006D01F6"/>
    <w:rsid w:val="006D14F3"/>
    <w:rsid w:val="006D1BB3"/>
    <w:rsid w:val="006D498A"/>
    <w:rsid w:val="006D5CFE"/>
    <w:rsid w:val="006D5D2A"/>
    <w:rsid w:val="006D6B11"/>
    <w:rsid w:val="006D7900"/>
    <w:rsid w:val="006E06C0"/>
    <w:rsid w:val="006E0B3E"/>
    <w:rsid w:val="006E1F5A"/>
    <w:rsid w:val="006E20D6"/>
    <w:rsid w:val="006E2C73"/>
    <w:rsid w:val="006E6B34"/>
    <w:rsid w:val="006F0118"/>
    <w:rsid w:val="006F1D1E"/>
    <w:rsid w:val="006F1EB8"/>
    <w:rsid w:val="006F303D"/>
    <w:rsid w:val="006F3550"/>
    <w:rsid w:val="006F4230"/>
    <w:rsid w:val="006F444E"/>
    <w:rsid w:val="006F4C46"/>
    <w:rsid w:val="006F4C5D"/>
    <w:rsid w:val="006F503F"/>
    <w:rsid w:val="006F63B6"/>
    <w:rsid w:val="006F6AC4"/>
    <w:rsid w:val="006F75ED"/>
    <w:rsid w:val="006F780B"/>
    <w:rsid w:val="006F7DBE"/>
    <w:rsid w:val="00701B3F"/>
    <w:rsid w:val="00702155"/>
    <w:rsid w:val="00704728"/>
    <w:rsid w:val="00705517"/>
    <w:rsid w:val="00705C8A"/>
    <w:rsid w:val="007065E3"/>
    <w:rsid w:val="00712D62"/>
    <w:rsid w:val="00712E89"/>
    <w:rsid w:val="007142F9"/>
    <w:rsid w:val="00717E05"/>
    <w:rsid w:val="0072008A"/>
    <w:rsid w:val="00720B9F"/>
    <w:rsid w:val="00723913"/>
    <w:rsid w:val="00725451"/>
    <w:rsid w:val="0072665A"/>
    <w:rsid w:val="00726865"/>
    <w:rsid w:val="0072708E"/>
    <w:rsid w:val="00727DE1"/>
    <w:rsid w:val="00732A55"/>
    <w:rsid w:val="00733B75"/>
    <w:rsid w:val="00733D1F"/>
    <w:rsid w:val="00735761"/>
    <w:rsid w:val="00740610"/>
    <w:rsid w:val="0074419F"/>
    <w:rsid w:val="00747C1A"/>
    <w:rsid w:val="00750EA6"/>
    <w:rsid w:val="00752EBA"/>
    <w:rsid w:val="00754422"/>
    <w:rsid w:val="00754BB5"/>
    <w:rsid w:val="0075557F"/>
    <w:rsid w:val="00755747"/>
    <w:rsid w:val="00757D7F"/>
    <w:rsid w:val="007610CB"/>
    <w:rsid w:val="007610FF"/>
    <w:rsid w:val="00761258"/>
    <w:rsid w:val="00761555"/>
    <w:rsid w:val="007624A8"/>
    <w:rsid w:val="007629C2"/>
    <w:rsid w:val="00763F7D"/>
    <w:rsid w:val="00766435"/>
    <w:rsid w:val="00766BDE"/>
    <w:rsid w:val="00767F92"/>
    <w:rsid w:val="0077083B"/>
    <w:rsid w:val="00770B2D"/>
    <w:rsid w:val="0077176E"/>
    <w:rsid w:val="0077363C"/>
    <w:rsid w:val="00774B28"/>
    <w:rsid w:val="00774EC9"/>
    <w:rsid w:val="00775341"/>
    <w:rsid w:val="00776427"/>
    <w:rsid w:val="00776834"/>
    <w:rsid w:val="00781916"/>
    <w:rsid w:val="00781C9D"/>
    <w:rsid w:val="007848E2"/>
    <w:rsid w:val="007863F1"/>
    <w:rsid w:val="00786922"/>
    <w:rsid w:val="00787403"/>
    <w:rsid w:val="0078771A"/>
    <w:rsid w:val="0079146C"/>
    <w:rsid w:val="00792CE9"/>
    <w:rsid w:val="00793426"/>
    <w:rsid w:val="00794BF1"/>
    <w:rsid w:val="00794F74"/>
    <w:rsid w:val="00795689"/>
    <w:rsid w:val="007967FC"/>
    <w:rsid w:val="00797C24"/>
    <w:rsid w:val="00797D38"/>
    <w:rsid w:val="007A035C"/>
    <w:rsid w:val="007A2C26"/>
    <w:rsid w:val="007A2C73"/>
    <w:rsid w:val="007A435F"/>
    <w:rsid w:val="007A4912"/>
    <w:rsid w:val="007A55CC"/>
    <w:rsid w:val="007A6812"/>
    <w:rsid w:val="007A7BBB"/>
    <w:rsid w:val="007A7DB2"/>
    <w:rsid w:val="007B1E8F"/>
    <w:rsid w:val="007B4947"/>
    <w:rsid w:val="007C026B"/>
    <w:rsid w:val="007C13D8"/>
    <w:rsid w:val="007C27E8"/>
    <w:rsid w:val="007C4B17"/>
    <w:rsid w:val="007C5932"/>
    <w:rsid w:val="007C610F"/>
    <w:rsid w:val="007C694C"/>
    <w:rsid w:val="007C796B"/>
    <w:rsid w:val="007D0AAF"/>
    <w:rsid w:val="007D0AB0"/>
    <w:rsid w:val="007D44DF"/>
    <w:rsid w:val="007D4AA9"/>
    <w:rsid w:val="007D519D"/>
    <w:rsid w:val="007E0FCA"/>
    <w:rsid w:val="007E1C99"/>
    <w:rsid w:val="007E2312"/>
    <w:rsid w:val="007E3737"/>
    <w:rsid w:val="007E4A92"/>
    <w:rsid w:val="007E7410"/>
    <w:rsid w:val="007F097F"/>
    <w:rsid w:val="007F12BC"/>
    <w:rsid w:val="007F13BC"/>
    <w:rsid w:val="007F1C63"/>
    <w:rsid w:val="007F7DB9"/>
    <w:rsid w:val="0080112D"/>
    <w:rsid w:val="00801A69"/>
    <w:rsid w:val="00802013"/>
    <w:rsid w:val="0080352B"/>
    <w:rsid w:val="00804913"/>
    <w:rsid w:val="00804DC5"/>
    <w:rsid w:val="00804F54"/>
    <w:rsid w:val="00805CF6"/>
    <w:rsid w:val="008114C9"/>
    <w:rsid w:val="00811AA1"/>
    <w:rsid w:val="00811C2F"/>
    <w:rsid w:val="008131D4"/>
    <w:rsid w:val="00817FD4"/>
    <w:rsid w:val="00820954"/>
    <w:rsid w:val="00822B30"/>
    <w:rsid w:val="00823143"/>
    <w:rsid w:val="008231B2"/>
    <w:rsid w:val="00824200"/>
    <w:rsid w:val="0082628C"/>
    <w:rsid w:val="00826EC1"/>
    <w:rsid w:val="00827367"/>
    <w:rsid w:val="00830D3D"/>
    <w:rsid w:val="008310D5"/>
    <w:rsid w:val="00832088"/>
    <w:rsid w:val="0083475C"/>
    <w:rsid w:val="00837548"/>
    <w:rsid w:val="00837AE1"/>
    <w:rsid w:val="0084176E"/>
    <w:rsid w:val="008438BD"/>
    <w:rsid w:val="00844710"/>
    <w:rsid w:val="00844B9A"/>
    <w:rsid w:val="00847A88"/>
    <w:rsid w:val="00851919"/>
    <w:rsid w:val="0085289B"/>
    <w:rsid w:val="00853743"/>
    <w:rsid w:val="00855969"/>
    <w:rsid w:val="00856FA0"/>
    <w:rsid w:val="008578FF"/>
    <w:rsid w:val="00863377"/>
    <w:rsid w:val="008634C2"/>
    <w:rsid w:val="008654CA"/>
    <w:rsid w:val="00865BE9"/>
    <w:rsid w:val="00866298"/>
    <w:rsid w:val="0087077D"/>
    <w:rsid w:val="00871566"/>
    <w:rsid w:val="00872FB4"/>
    <w:rsid w:val="00877CE8"/>
    <w:rsid w:val="008813FD"/>
    <w:rsid w:val="008814DD"/>
    <w:rsid w:val="00881F4B"/>
    <w:rsid w:val="00882118"/>
    <w:rsid w:val="008824DE"/>
    <w:rsid w:val="00882631"/>
    <w:rsid w:val="00882AB3"/>
    <w:rsid w:val="00883182"/>
    <w:rsid w:val="008859A4"/>
    <w:rsid w:val="008869C2"/>
    <w:rsid w:val="00890290"/>
    <w:rsid w:val="00890401"/>
    <w:rsid w:val="00890A87"/>
    <w:rsid w:val="00890C74"/>
    <w:rsid w:val="008916A6"/>
    <w:rsid w:val="00892088"/>
    <w:rsid w:val="00893EED"/>
    <w:rsid w:val="0089672B"/>
    <w:rsid w:val="008A178F"/>
    <w:rsid w:val="008A1A53"/>
    <w:rsid w:val="008A3338"/>
    <w:rsid w:val="008A348C"/>
    <w:rsid w:val="008A3DD1"/>
    <w:rsid w:val="008A499E"/>
    <w:rsid w:val="008A49D6"/>
    <w:rsid w:val="008A6FF5"/>
    <w:rsid w:val="008A7223"/>
    <w:rsid w:val="008A7839"/>
    <w:rsid w:val="008A7FDD"/>
    <w:rsid w:val="008B14E6"/>
    <w:rsid w:val="008B163B"/>
    <w:rsid w:val="008B3BB0"/>
    <w:rsid w:val="008B41A3"/>
    <w:rsid w:val="008B4EC1"/>
    <w:rsid w:val="008B5E9A"/>
    <w:rsid w:val="008B680F"/>
    <w:rsid w:val="008B6B2D"/>
    <w:rsid w:val="008B76E8"/>
    <w:rsid w:val="008C26D8"/>
    <w:rsid w:val="008C5C6A"/>
    <w:rsid w:val="008C66A2"/>
    <w:rsid w:val="008C7DF2"/>
    <w:rsid w:val="008E05D6"/>
    <w:rsid w:val="008E24FD"/>
    <w:rsid w:val="008E4238"/>
    <w:rsid w:val="008E75D3"/>
    <w:rsid w:val="008E7CE1"/>
    <w:rsid w:val="008F0CF2"/>
    <w:rsid w:val="008F17EE"/>
    <w:rsid w:val="008F18BF"/>
    <w:rsid w:val="008F2231"/>
    <w:rsid w:val="008F4136"/>
    <w:rsid w:val="008F6685"/>
    <w:rsid w:val="00902A19"/>
    <w:rsid w:val="009036D8"/>
    <w:rsid w:val="0090431A"/>
    <w:rsid w:val="00904877"/>
    <w:rsid w:val="009057DC"/>
    <w:rsid w:val="00905F4E"/>
    <w:rsid w:val="00911CEC"/>
    <w:rsid w:val="00912C27"/>
    <w:rsid w:val="009131A2"/>
    <w:rsid w:val="009131C5"/>
    <w:rsid w:val="00914BE5"/>
    <w:rsid w:val="00915B49"/>
    <w:rsid w:val="00915EBB"/>
    <w:rsid w:val="00916E35"/>
    <w:rsid w:val="00917596"/>
    <w:rsid w:val="00917C3D"/>
    <w:rsid w:val="009200BD"/>
    <w:rsid w:val="00920C6A"/>
    <w:rsid w:val="00922453"/>
    <w:rsid w:val="00923A68"/>
    <w:rsid w:val="00930EE5"/>
    <w:rsid w:val="00931A48"/>
    <w:rsid w:val="00933251"/>
    <w:rsid w:val="00933BBC"/>
    <w:rsid w:val="0093414E"/>
    <w:rsid w:val="00937CC5"/>
    <w:rsid w:val="009415E8"/>
    <w:rsid w:val="009419A0"/>
    <w:rsid w:val="00942736"/>
    <w:rsid w:val="009443B7"/>
    <w:rsid w:val="009449AB"/>
    <w:rsid w:val="00944FFA"/>
    <w:rsid w:val="009456DE"/>
    <w:rsid w:val="00945F85"/>
    <w:rsid w:val="009460E8"/>
    <w:rsid w:val="009469C3"/>
    <w:rsid w:val="00947D76"/>
    <w:rsid w:val="00947F09"/>
    <w:rsid w:val="009504F2"/>
    <w:rsid w:val="00952AC6"/>
    <w:rsid w:val="009552FC"/>
    <w:rsid w:val="00956A86"/>
    <w:rsid w:val="0096004B"/>
    <w:rsid w:val="00960EDE"/>
    <w:rsid w:val="00962D42"/>
    <w:rsid w:val="009634E2"/>
    <w:rsid w:val="009643F4"/>
    <w:rsid w:val="00964512"/>
    <w:rsid w:val="00965382"/>
    <w:rsid w:val="0096549A"/>
    <w:rsid w:val="009707ED"/>
    <w:rsid w:val="00973364"/>
    <w:rsid w:val="00973399"/>
    <w:rsid w:val="0097380F"/>
    <w:rsid w:val="0097390A"/>
    <w:rsid w:val="00975C92"/>
    <w:rsid w:val="0097654D"/>
    <w:rsid w:val="00976ABC"/>
    <w:rsid w:val="00976B4C"/>
    <w:rsid w:val="00977470"/>
    <w:rsid w:val="00982432"/>
    <w:rsid w:val="00982E8B"/>
    <w:rsid w:val="00983EF4"/>
    <w:rsid w:val="009873EB"/>
    <w:rsid w:val="00987F3E"/>
    <w:rsid w:val="00990691"/>
    <w:rsid w:val="00992B4E"/>
    <w:rsid w:val="00994026"/>
    <w:rsid w:val="00994FD0"/>
    <w:rsid w:val="009968C5"/>
    <w:rsid w:val="00996DF3"/>
    <w:rsid w:val="00996F81"/>
    <w:rsid w:val="0099797A"/>
    <w:rsid w:val="009A0AE4"/>
    <w:rsid w:val="009A2893"/>
    <w:rsid w:val="009A3393"/>
    <w:rsid w:val="009A4075"/>
    <w:rsid w:val="009A58E0"/>
    <w:rsid w:val="009A5916"/>
    <w:rsid w:val="009B27C0"/>
    <w:rsid w:val="009B289B"/>
    <w:rsid w:val="009B35A3"/>
    <w:rsid w:val="009B53FB"/>
    <w:rsid w:val="009B7F59"/>
    <w:rsid w:val="009C06F4"/>
    <w:rsid w:val="009C0C0C"/>
    <w:rsid w:val="009C12DF"/>
    <w:rsid w:val="009C2CEF"/>
    <w:rsid w:val="009C3241"/>
    <w:rsid w:val="009C3B0D"/>
    <w:rsid w:val="009C3B5E"/>
    <w:rsid w:val="009C4166"/>
    <w:rsid w:val="009C4A16"/>
    <w:rsid w:val="009C5DFB"/>
    <w:rsid w:val="009C5F1E"/>
    <w:rsid w:val="009D3069"/>
    <w:rsid w:val="009D3434"/>
    <w:rsid w:val="009D3AA9"/>
    <w:rsid w:val="009D4722"/>
    <w:rsid w:val="009D781F"/>
    <w:rsid w:val="009E0179"/>
    <w:rsid w:val="009E0391"/>
    <w:rsid w:val="009E07FD"/>
    <w:rsid w:val="009E1A03"/>
    <w:rsid w:val="009E2925"/>
    <w:rsid w:val="009E2DFE"/>
    <w:rsid w:val="009E3AF2"/>
    <w:rsid w:val="009E57BE"/>
    <w:rsid w:val="009F000A"/>
    <w:rsid w:val="009F007E"/>
    <w:rsid w:val="009F0FA8"/>
    <w:rsid w:val="009F169D"/>
    <w:rsid w:val="009F2556"/>
    <w:rsid w:val="009F259D"/>
    <w:rsid w:val="00A0002B"/>
    <w:rsid w:val="00A012AE"/>
    <w:rsid w:val="00A01309"/>
    <w:rsid w:val="00A02203"/>
    <w:rsid w:val="00A026DD"/>
    <w:rsid w:val="00A02DB9"/>
    <w:rsid w:val="00A044D0"/>
    <w:rsid w:val="00A05CC8"/>
    <w:rsid w:val="00A068B5"/>
    <w:rsid w:val="00A07DCD"/>
    <w:rsid w:val="00A07E05"/>
    <w:rsid w:val="00A112AD"/>
    <w:rsid w:val="00A11678"/>
    <w:rsid w:val="00A11729"/>
    <w:rsid w:val="00A15847"/>
    <w:rsid w:val="00A20C84"/>
    <w:rsid w:val="00A20C99"/>
    <w:rsid w:val="00A23F2B"/>
    <w:rsid w:val="00A25794"/>
    <w:rsid w:val="00A25BAB"/>
    <w:rsid w:val="00A26AE1"/>
    <w:rsid w:val="00A26DC6"/>
    <w:rsid w:val="00A27C15"/>
    <w:rsid w:val="00A2DC4B"/>
    <w:rsid w:val="00A30F56"/>
    <w:rsid w:val="00A319D8"/>
    <w:rsid w:val="00A33541"/>
    <w:rsid w:val="00A363A2"/>
    <w:rsid w:val="00A36ABE"/>
    <w:rsid w:val="00A40D46"/>
    <w:rsid w:val="00A41C41"/>
    <w:rsid w:val="00A41E03"/>
    <w:rsid w:val="00A427D9"/>
    <w:rsid w:val="00A43C56"/>
    <w:rsid w:val="00A45574"/>
    <w:rsid w:val="00A4737D"/>
    <w:rsid w:val="00A47823"/>
    <w:rsid w:val="00A51D2D"/>
    <w:rsid w:val="00A53F19"/>
    <w:rsid w:val="00A60A15"/>
    <w:rsid w:val="00A6243C"/>
    <w:rsid w:val="00A6266E"/>
    <w:rsid w:val="00A627C0"/>
    <w:rsid w:val="00A63022"/>
    <w:rsid w:val="00A640A1"/>
    <w:rsid w:val="00A64406"/>
    <w:rsid w:val="00A64C70"/>
    <w:rsid w:val="00A669C5"/>
    <w:rsid w:val="00A6CB78"/>
    <w:rsid w:val="00A70640"/>
    <w:rsid w:val="00A75A56"/>
    <w:rsid w:val="00A75E38"/>
    <w:rsid w:val="00A801E9"/>
    <w:rsid w:val="00A807D1"/>
    <w:rsid w:val="00A81F46"/>
    <w:rsid w:val="00A8478A"/>
    <w:rsid w:val="00A84DE7"/>
    <w:rsid w:val="00A85115"/>
    <w:rsid w:val="00A86865"/>
    <w:rsid w:val="00A86D47"/>
    <w:rsid w:val="00A873ED"/>
    <w:rsid w:val="00A905EB"/>
    <w:rsid w:val="00A90E15"/>
    <w:rsid w:val="00A915CE"/>
    <w:rsid w:val="00A91C90"/>
    <w:rsid w:val="00A93DDC"/>
    <w:rsid w:val="00A947AB"/>
    <w:rsid w:val="00A94C40"/>
    <w:rsid w:val="00A96119"/>
    <w:rsid w:val="00A96869"/>
    <w:rsid w:val="00AA19FF"/>
    <w:rsid w:val="00AA4F65"/>
    <w:rsid w:val="00AA5732"/>
    <w:rsid w:val="00AA6EF5"/>
    <w:rsid w:val="00AB0F29"/>
    <w:rsid w:val="00AB108D"/>
    <w:rsid w:val="00AB19D4"/>
    <w:rsid w:val="00AB24BC"/>
    <w:rsid w:val="00AB3893"/>
    <w:rsid w:val="00AB3F3D"/>
    <w:rsid w:val="00AB5038"/>
    <w:rsid w:val="00AB5577"/>
    <w:rsid w:val="00AB6886"/>
    <w:rsid w:val="00AB730B"/>
    <w:rsid w:val="00AB737C"/>
    <w:rsid w:val="00AC0021"/>
    <w:rsid w:val="00AC06B5"/>
    <w:rsid w:val="00AC08BC"/>
    <w:rsid w:val="00AC0A95"/>
    <w:rsid w:val="00AC1400"/>
    <w:rsid w:val="00AC1B24"/>
    <w:rsid w:val="00AC3DEB"/>
    <w:rsid w:val="00AC4C89"/>
    <w:rsid w:val="00AC57F4"/>
    <w:rsid w:val="00AC5EEB"/>
    <w:rsid w:val="00AD3E30"/>
    <w:rsid w:val="00AD577C"/>
    <w:rsid w:val="00AD67A9"/>
    <w:rsid w:val="00AD7324"/>
    <w:rsid w:val="00AD762D"/>
    <w:rsid w:val="00AE2080"/>
    <w:rsid w:val="00AE2631"/>
    <w:rsid w:val="00AE2DC9"/>
    <w:rsid w:val="00AE620A"/>
    <w:rsid w:val="00AE7907"/>
    <w:rsid w:val="00AE7E3C"/>
    <w:rsid w:val="00AF20D9"/>
    <w:rsid w:val="00AF2D65"/>
    <w:rsid w:val="00AF4D81"/>
    <w:rsid w:val="00AF57C4"/>
    <w:rsid w:val="00AF659F"/>
    <w:rsid w:val="00AF7771"/>
    <w:rsid w:val="00B017C2"/>
    <w:rsid w:val="00B01D5F"/>
    <w:rsid w:val="00B02BEB"/>
    <w:rsid w:val="00B032D5"/>
    <w:rsid w:val="00B03359"/>
    <w:rsid w:val="00B033B8"/>
    <w:rsid w:val="00B035D6"/>
    <w:rsid w:val="00B037AB"/>
    <w:rsid w:val="00B04DD2"/>
    <w:rsid w:val="00B05A80"/>
    <w:rsid w:val="00B05E69"/>
    <w:rsid w:val="00B063F2"/>
    <w:rsid w:val="00B06F9A"/>
    <w:rsid w:val="00B10DAD"/>
    <w:rsid w:val="00B12500"/>
    <w:rsid w:val="00B12E1B"/>
    <w:rsid w:val="00B16080"/>
    <w:rsid w:val="00B16B09"/>
    <w:rsid w:val="00B203A0"/>
    <w:rsid w:val="00B22905"/>
    <w:rsid w:val="00B23434"/>
    <w:rsid w:val="00B2346D"/>
    <w:rsid w:val="00B24B81"/>
    <w:rsid w:val="00B25457"/>
    <w:rsid w:val="00B26FFE"/>
    <w:rsid w:val="00B271B0"/>
    <w:rsid w:val="00B302A5"/>
    <w:rsid w:val="00B30704"/>
    <w:rsid w:val="00B3223F"/>
    <w:rsid w:val="00B340D3"/>
    <w:rsid w:val="00B36727"/>
    <w:rsid w:val="00B36825"/>
    <w:rsid w:val="00B36858"/>
    <w:rsid w:val="00B40008"/>
    <w:rsid w:val="00B401FF"/>
    <w:rsid w:val="00B41AD0"/>
    <w:rsid w:val="00B41B9D"/>
    <w:rsid w:val="00B41BDD"/>
    <w:rsid w:val="00B42833"/>
    <w:rsid w:val="00B42E8B"/>
    <w:rsid w:val="00B46560"/>
    <w:rsid w:val="00B50714"/>
    <w:rsid w:val="00B51080"/>
    <w:rsid w:val="00B51C90"/>
    <w:rsid w:val="00B52849"/>
    <w:rsid w:val="00B536B8"/>
    <w:rsid w:val="00B53E32"/>
    <w:rsid w:val="00B549A9"/>
    <w:rsid w:val="00B561F7"/>
    <w:rsid w:val="00B56810"/>
    <w:rsid w:val="00B56BAF"/>
    <w:rsid w:val="00B57B7B"/>
    <w:rsid w:val="00B611C0"/>
    <w:rsid w:val="00B61FC9"/>
    <w:rsid w:val="00B6277B"/>
    <w:rsid w:val="00B62BD7"/>
    <w:rsid w:val="00B62E9B"/>
    <w:rsid w:val="00B63719"/>
    <w:rsid w:val="00B66D33"/>
    <w:rsid w:val="00B67C5C"/>
    <w:rsid w:val="00B732FE"/>
    <w:rsid w:val="00B73606"/>
    <w:rsid w:val="00B74282"/>
    <w:rsid w:val="00B748B3"/>
    <w:rsid w:val="00B76598"/>
    <w:rsid w:val="00B8043F"/>
    <w:rsid w:val="00B807ED"/>
    <w:rsid w:val="00B82868"/>
    <w:rsid w:val="00B84C44"/>
    <w:rsid w:val="00B86391"/>
    <w:rsid w:val="00B87757"/>
    <w:rsid w:val="00B90A2A"/>
    <w:rsid w:val="00B91480"/>
    <w:rsid w:val="00B9232B"/>
    <w:rsid w:val="00B924E2"/>
    <w:rsid w:val="00B92D0B"/>
    <w:rsid w:val="00B958C9"/>
    <w:rsid w:val="00B95910"/>
    <w:rsid w:val="00B968A7"/>
    <w:rsid w:val="00BA0F1D"/>
    <w:rsid w:val="00BA1AA2"/>
    <w:rsid w:val="00BA332D"/>
    <w:rsid w:val="00BA3737"/>
    <w:rsid w:val="00BA3FBF"/>
    <w:rsid w:val="00BA49CC"/>
    <w:rsid w:val="00BA4C7E"/>
    <w:rsid w:val="00BA5F91"/>
    <w:rsid w:val="00BA6D31"/>
    <w:rsid w:val="00BB16B9"/>
    <w:rsid w:val="00BB31EF"/>
    <w:rsid w:val="00BC0D3C"/>
    <w:rsid w:val="00BC4288"/>
    <w:rsid w:val="00BC43EF"/>
    <w:rsid w:val="00BC5173"/>
    <w:rsid w:val="00BC5FDF"/>
    <w:rsid w:val="00BC694F"/>
    <w:rsid w:val="00BC6AE1"/>
    <w:rsid w:val="00BC6C45"/>
    <w:rsid w:val="00BD16D2"/>
    <w:rsid w:val="00BD1A84"/>
    <w:rsid w:val="00BD20E7"/>
    <w:rsid w:val="00BD2F81"/>
    <w:rsid w:val="00BD486B"/>
    <w:rsid w:val="00BD5F04"/>
    <w:rsid w:val="00BD6AA4"/>
    <w:rsid w:val="00BE0630"/>
    <w:rsid w:val="00BE0638"/>
    <w:rsid w:val="00BE159D"/>
    <w:rsid w:val="00BE2554"/>
    <w:rsid w:val="00BE26FD"/>
    <w:rsid w:val="00BE439F"/>
    <w:rsid w:val="00BE4FE2"/>
    <w:rsid w:val="00BE541C"/>
    <w:rsid w:val="00BE6062"/>
    <w:rsid w:val="00BF2753"/>
    <w:rsid w:val="00BF7945"/>
    <w:rsid w:val="00BF7AC8"/>
    <w:rsid w:val="00C01596"/>
    <w:rsid w:val="00C02598"/>
    <w:rsid w:val="00C04692"/>
    <w:rsid w:val="00C07266"/>
    <w:rsid w:val="00C103F0"/>
    <w:rsid w:val="00C106FE"/>
    <w:rsid w:val="00C1088F"/>
    <w:rsid w:val="00C11133"/>
    <w:rsid w:val="00C11515"/>
    <w:rsid w:val="00C11AED"/>
    <w:rsid w:val="00C137F9"/>
    <w:rsid w:val="00C14173"/>
    <w:rsid w:val="00C14D64"/>
    <w:rsid w:val="00C1579D"/>
    <w:rsid w:val="00C157D4"/>
    <w:rsid w:val="00C16B1B"/>
    <w:rsid w:val="00C1754F"/>
    <w:rsid w:val="00C17CEE"/>
    <w:rsid w:val="00C20030"/>
    <w:rsid w:val="00C20BC9"/>
    <w:rsid w:val="00C22532"/>
    <w:rsid w:val="00C244A6"/>
    <w:rsid w:val="00C26CD8"/>
    <w:rsid w:val="00C31221"/>
    <w:rsid w:val="00C3306C"/>
    <w:rsid w:val="00C33750"/>
    <w:rsid w:val="00C33A0F"/>
    <w:rsid w:val="00C350AE"/>
    <w:rsid w:val="00C36457"/>
    <w:rsid w:val="00C364C3"/>
    <w:rsid w:val="00C36F10"/>
    <w:rsid w:val="00C402BB"/>
    <w:rsid w:val="00C412B1"/>
    <w:rsid w:val="00C42D2B"/>
    <w:rsid w:val="00C51148"/>
    <w:rsid w:val="00C51682"/>
    <w:rsid w:val="00C553E6"/>
    <w:rsid w:val="00C57241"/>
    <w:rsid w:val="00C57BD9"/>
    <w:rsid w:val="00C61F51"/>
    <w:rsid w:val="00C620D8"/>
    <w:rsid w:val="00C62441"/>
    <w:rsid w:val="00C627C5"/>
    <w:rsid w:val="00C62ABC"/>
    <w:rsid w:val="00C64588"/>
    <w:rsid w:val="00C64991"/>
    <w:rsid w:val="00C6799C"/>
    <w:rsid w:val="00C67F69"/>
    <w:rsid w:val="00C70048"/>
    <w:rsid w:val="00C7026C"/>
    <w:rsid w:val="00C72F22"/>
    <w:rsid w:val="00C737A6"/>
    <w:rsid w:val="00C75FF7"/>
    <w:rsid w:val="00C81EBE"/>
    <w:rsid w:val="00C8234E"/>
    <w:rsid w:val="00C82B5F"/>
    <w:rsid w:val="00C84095"/>
    <w:rsid w:val="00C858A3"/>
    <w:rsid w:val="00C87669"/>
    <w:rsid w:val="00C87969"/>
    <w:rsid w:val="00C91631"/>
    <w:rsid w:val="00C92EEC"/>
    <w:rsid w:val="00C938C8"/>
    <w:rsid w:val="00C94189"/>
    <w:rsid w:val="00CA059A"/>
    <w:rsid w:val="00CA3A3F"/>
    <w:rsid w:val="00CA47C7"/>
    <w:rsid w:val="00CA5EEA"/>
    <w:rsid w:val="00CA63FF"/>
    <w:rsid w:val="00CA6D0B"/>
    <w:rsid w:val="00CB2225"/>
    <w:rsid w:val="00CB3D13"/>
    <w:rsid w:val="00CB43DE"/>
    <w:rsid w:val="00CB4B1E"/>
    <w:rsid w:val="00CB4B96"/>
    <w:rsid w:val="00CB6348"/>
    <w:rsid w:val="00CB67EB"/>
    <w:rsid w:val="00CB77C8"/>
    <w:rsid w:val="00CB7D79"/>
    <w:rsid w:val="00CC0357"/>
    <w:rsid w:val="00CC0EFF"/>
    <w:rsid w:val="00CC3F94"/>
    <w:rsid w:val="00CC4C37"/>
    <w:rsid w:val="00CD0CBD"/>
    <w:rsid w:val="00CD2F7B"/>
    <w:rsid w:val="00CD3359"/>
    <w:rsid w:val="00CD5DA4"/>
    <w:rsid w:val="00CD7216"/>
    <w:rsid w:val="00CE060D"/>
    <w:rsid w:val="00CE1112"/>
    <w:rsid w:val="00CE1E65"/>
    <w:rsid w:val="00CE2F65"/>
    <w:rsid w:val="00CE38F6"/>
    <w:rsid w:val="00CE3A94"/>
    <w:rsid w:val="00CE49E6"/>
    <w:rsid w:val="00CE5921"/>
    <w:rsid w:val="00CE6107"/>
    <w:rsid w:val="00CE7B0A"/>
    <w:rsid w:val="00CF04B9"/>
    <w:rsid w:val="00CF137A"/>
    <w:rsid w:val="00CF606D"/>
    <w:rsid w:val="00CF726E"/>
    <w:rsid w:val="00D027C7"/>
    <w:rsid w:val="00D027ED"/>
    <w:rsid w:val="00D028F7"/>
    <w:rsid w:val="00D02906"/>
    <w:rsid w:val="00D02B16"/>
    <w:rsid w:val="00D07BD3"/>
    <w:rsid w:val="00D13635"/>
    <w:rsid w:val="00D13D78"/>
    <w:rsid w:val="00D149D5"/>
    <w:rsid w:val="00D15A01"/>
    <w:rsid w:val="00D16868"/>
    <w:rsid w:val="00D16C0B"/>
    <w:rsid w:val="00D21294"/>
    <w:rsid w:val="00D2352C"/>
    <w:rsid w:val="00D23E69"/>
    <w:rsid w:val="00D26C51"/>
    <w:rsid w:val="00D27659"/>
    <w:rsid w:val="00D327D0"/>
    <w:rsid w:val="00D35362"/>
    <w:rsid w:val="00D365C9"/>
    <w:rsid w:val="00D371B0"/>
    <w:rsid w:val="00D37D2B"/>
    <w:rsid w:val="00D4013E"/>
    <w:rsid w:val="00D40512"/>
    <w:rsid w:val="00D42421"/>
    <w:rsid w:val="00D430D6"/>
    <w:rsid w:val="00D440E3"/>
    <w:rsid w:val="00D45485"/>
    <w:rsid w:val="00D454FB"/>
    <w:rsid w:val="00D45C63"/>
    <w:rsid w:val="00D51065"/>
    <w:rsid w:val="00D52659"/>
    <w:rsid w:val="00D53682"/>
    <w:rsid w:val="00D53DD3"/>
    <w:rsid w:val="00D54C19"/>
    <w:rsid w:val="00D54E0C"/>
    <w:rsid w:val="00D55575"/>
    <w:rsid w:val="00D57CE6"/>
    <w:rsid w:val="00D6023B"/>
    <w:rsid w:val="00D60755"/>
    <w:rsid w:val="00D615F2"/>
    <w:rsid w:val="00D61B71"/>
    <w:rsid w:val="00D62401"/>
    <w:rsid w:val="00D62C49"/>
    <w:rsid w:val="00D62D87"/>
    <w:rsid w:val="00D6366E"/>
    <w:rsid w:val="00D64278"/>
    <w:rsid w:val="00D65DF3"/>
    <w:rsid w:val="00D663D1"/>
    <w:rsid w:val="00D67EDA"/>
    <w:rsid w:val="00D72C6B"/>
    <w:rsid w:val="00D74938"/>
    <w:rsid w:val="00D74D9A"/>
    <w:rsid w:val="00D768C9"/>
    <w:rsid w:val="00D7791F"/>
    <w:rsid w:val="00D80D81"/>
    <w:rsid w:val="00D835A8"/>
    <w:rsid w:val="00D86BCC"/>
    <w:rsid w:val="00D87832"/>
    <w:rsid w:val="00D87C2A"/>
    <w:rsid w:val="00D901F1"/>
    <w:rsid w:val="00D91C07"/>
    <w:rsid w:val="00D920F9"/>
    <w:rsid w:val="00D9380C"/>
    <w:rsid w:val="00D94076"/>
    <w:rsid w:val="00D94E98"/>
    <w:rsid w:val="00D954E2"/>
    <w:rsid w:val="00D96231"/>
    <w:rsid w:val="00DA1823"/>
    <w:rsid w:val="00DA54F2"/>
    <w:rsid w:val="00DA5D5B"/>
    <w:rsid w:val="00DB07A4"/>
    <w:rsid w:val="00DB097A"/>
    <w:rsid w:val="00DB0B02"/>
    <w:rsid w:val="00DB36E2"/>
    <w:rsid w:val="00DB3C08"/>
    <w:rsid w:val="00DB3D70"/>
    <w:rsid w:val="00DB5D98"/>
    <w:rsid w:val="00DB5F3C"/>
    <w:rsid w:val="00DB65E4"/>
    <w:rsid w:val="00DC05B9"/>
    <w:rsid w:val="00DC127F"/>
    <w:rsid w:val="00DC1353"/>
    <w:rsid w:val="00DC4CA0"/>
    <w:rsid w:val="00DC5D20"/>
    <w:rsid w:val="00DC6E0C"/>
    <w:rsid w:val="00DD0C3C"/>
    <w:rsid w:val="00DD3E9F"/>
    <w:rsid w:val="00DD49C5"/>
    <w:rsid w:val="00DD61B1"/>
    <w:rsid w:val="00DD7D19"/>
    <w:rsid w:val="00DE0D58"/>
    <w:rsid w:val="00DE14E2"/>
    <w:rsid w:val="00DE22C8"/>
    <w:rsid w:val="00DE4038"/>
    <w:rsid w:val="00DE5F09"/>
    <w:rsid w:val="00DE61B7"/>
    <w:rsid w:val="00DE6455"/>
    <w:rsid w:val="00DE77AE"/>
    <w:rsid w:val="00DF016A"/>
    <w:rsid w:val="00DF0A8C"/>
    <w:rsid w:val="00DF10D1"/>
    <w:rsid w:val="00DF16C7"/>
    <w:rsid w:val="00DF240B"/>
    <w:rsid w:val="00DF28D0"/>
    <w:rsid w:val="00DF4440"/>
    <w:rsid w:val="00DF7051"/>
    <w:rsid w:val="00DF7FFB"/>
    <w:rsid w:val="00E00427"/>
    <w:rsid w:val="00E040DB"/>
    <w:rsid w:val="00E041D4"/>
    <w:rsid w:val="00E04EF4"/>
    <w:rsid w:val="00E05CCD"/>
    <w:rsid w:val="00E06729"/>
    <w:rsid w:val="00E071D3"/>
    <w:rsid w:val="00E072BF"/>
    <w:rsid w:val="00E104D4"/>
    <w:rsid w:val="00E109E4"/>
    <w:rsid w:val="00E13024"/>
    <w:rsid w:val="00E14BEB"/>
    <w:rsid w:val="00E15BD5"/>
    <w:rsid w:val="00E162A8"/>
    <w:rsid w:val="00E176E9"/>
    <w:rsid w:val="00E2245F"/>
    <w:rsid w:val="00E22614"/>
    <w:rsid w:val="00E22911"/>
    <w:rsid w:val="00E22AE3"/>
    <w:rsid w:val="00E24DCA"/>
    <w:rsid w:val="00E300DD"/>
    <w:rsid w:val="00E30C33"/>
    <w:rsid w:val="00E3203D"/>
    <w:rsid w:val="00E32167"/>
    <w:rsid w:val="00E33573"/>
    <w:rsid w:val="00E34968"/>
    <w:rsid w:val="00E36334"/>
    <w:rsid w:val="00E3760E"/>
    <w:rsid w:val="00E4045B"/>
    <w:rsid w:val="00E41EDD"/>
    <w:rsid w:val="00E43FC6"/>
    <w:rsid w:val="00E440FD"/>
    <w:rsid w:val="00E44E01"/>
    <w:rsid w:val="00E4543A"/>
    <w:rsid w:val="00E50518"/>
    <w:rsid w:val="00E50FBD"/>
    <w:rsid w:val="00E5164E"/>
    <w:rsid w:val="00E5427A"/>
    <w:rsid w:val="00E548F2"/>
    <w:rsid w:val="00E54EE7"/>
    <w:rsid w:val="00E5603F"/>
    <w:rsid w:val="00E56E85"/>
    <w:rsid w:val="00E60AE0"/>
    <w:rsid w:val="00E60DC8"/>
    <w:rsid w:val="00E61390"/>
    <w:rsid w:val="00E61586"/>
    <w:rsid w:val="00E62BA9"/>
    <w:rsid w:val="00E62E7B"/>
    <w:rsid w:val="00E62F3E"/>
    <w:rsid w:val="00E638B2"/>
    <w:rsid w:val="00E660A4"/>
    <w:rsid w:val="00E66708"/>
    <w:rsid w:val="00E67C8E"/>
    <w:rsid w:val="00E70EA9"/>
    <w:rsid w:val="00E734E9"/>
    <w:rsid w:val="00E73F67"/>
    <w:rsid w:val="00E74334"/>
    <w:rsid w:val="00E7472B"/>
    <w:rsid w:val="00E74A95"/>
    <w:rsid w:val="00E75167"/>
    <w:rsid w:val="00E75A96"/>
    <w:rsid w:val="00E81C89"/>
    <w:rsid w:val="00E81F4E"/>
    <w:rsid w:val="00E869FB"/>
    <w:rsid w:val="00E872B5"/>
    <w:rsid w:val="00E90654"/>
    <w:rsid w:val="00E912D2"/>
    <w:rsid w:val="00E923EE"/>
    <w:rsid w:val="00E93D31"/>
    <w:rsid w:val="00E96596"/>
    <w:rsid w:val="00EA3098"/>
    <w:rsid w:val="00EA4913"/>
    <w:rsid w:val="00EA4E26"/>
    <w:rsid w:val="00EA4FB3"/>
    <w:rsid w:val="00EA5546"/>
    <w:rsid w:val="00EA5AC6"/>
    <w:rsid w:val="00EA6499"/>
    <w:rsid w:val="00EA7CBC"/>
    <w:rsid w:val="00EB0A0A"/>
    <w:rsid w:val="00EB0F00"/>
    <w:rsid w:val="00EB1020"/>
    <w:rsid w:val="00EB2928"/>
    <w:rsid w:val="00EB2E9F"/>
    <w:rsid w:val="00EB3096"/>
    <w:rsid w:val="00EB382E"/>
    <w:rsid w:val="00EB3B65"/>
    <w:rsid w:val="00EB5550"/>
    <w:rsid w:val="00EB5F54"/>
    <w:rsid w:val="00EB68CC"/>
    <w:rsid w:val="00EB7D96"/>
    <w:rsid w:val="00EC0564"/>
    <w:rsid w:val="00EC1F38"/>
    <w:rsid w:val="00EC2368"/>
    <w:rsid w:val="00EC3897"/>
    <w:rsid w:val="00EC413B"/>
    <w:rsid w:val="00EC49C5"/>
    <w:rsid w:val="00EC5283"/>
    <w:rsid w:val="00EC7910"/>
    <w:rsid w:val="00ED09CD"/>
    <w:rsid w:val="00ED2E70"/>
    <w:rsid w:val="00ED2E8C"/>
    <w:rsid w:val="00ED3A5F"/>
    <w:rsid w:val="00EE1938"/>
    <w:rsid w:val="00EE1A71"/>
    <w:rsid w:val="00EE3F76"/>
    <w:rsid w:val="00EE447D"/>
    <w:rsid w:val="00EE6560"/>
    <w:rsid w:val="00EE6678"/>
    <w:rsid w:val="00EE6B17"/>
    <w:rsid w:val="00EE7508"/>
    <w:rsid w:val="00EF00DD"/>
    <w:rsid w:val="00EF1A8F"/>
    <w:rsid w:val="00EF1B38"/>
    <w:rsid w:val="00EF261B"/>
    <w:rsid w:val="00EF3ADA"/>
    <w:rsid w:val="00EF464B"/>
    <w:rsid w:val="00EF4FB6"/>
    <w:rsid w:val="00EF6B24"/>
    <w:rsid w:val="00EF7DE3"/>
    <w:rsid w:val="00F03480"/>
    <w:rsid w:val="00F05212"/>
    <w:rsid w:val="00F063AA"/>
    <w:rsid w:val="00F10B6D"/>
    <w:rsid w:val="00F1133B"/>
    <w:rsid w:val="00F116D5"/>
    <w:rsid w:val="00F12037"/>
    <w:rsid w:val="00F126FF"/>
    <w:rsid w:val="00F139D1"/>
    <w:rsid w:val="00F141E4"/>
    <w:rsid w:val="00F14BEF"/>
    <w:rsid w:val="00F16EC6"/>
    <w:rsid w:val="00F174FE"/>
    <w:rsid w:val="00F1773F"/>
    <w:rsid w:val="00F17D5D"/>
    <w:rsid w:val="00F20615"/>
    <w:rsid w:val="00F21D79"/>
    <w:rsid w:val="00F22724"/>
    <w:rsid w:val="00F22994"/>
    <w:rsid w:val="00F23285"/>
    <w:rsid w:val="00F23D4A"/>
    <w:rsid w:val="00F23DA0"/>
    <w:rsid w:val="00F244CB"/>
    <w:rsid w:val="00F2521E"/>
    <w:rsid w:val="00F25CD1"/>
    <w:rsid w:val="00F26347"/>
    <w:rsid w:val="00F2687E"/>
    <w:rsid w:val="00F3105D"/>
    <w:rsid w:val="00F321B3"/>
    <w:rsid w:val="00F3289E"/>
    <w:rsid w:val="00F32B69"/>
    <w:rsid w:val="00F32F56"/>
    <w:rsid w:val="00F33A72"/>
    <w:rsid w:val="00F35846"/>
    <w:rsid w:val="00F35A32"/>
    <w:rsid w:val="00F3716C"/>
    <w:rsid w:val="00F37189"/>
    <w:rsid w:val="00F42C69"/>
    <w:rsid w:val="00F430D2"/>
    <w:rsid w:val="00F432BD"/>
    <w:rsid w:val="00F43BCB"/>
    <w:rsid w:val="00F46AC0"/>
    <w:rsid w:val="00F46D22"/>
    <w:rsid w:val="00F50199"/>
    <w:rsid w:val="00F5078B"/>
    <w:rsid w:val="00F50A8B"/>
    <w:rsid w:val="00F5116F"/>
    <w:rsid w:val="00F52842"/>
    <w:rsid w:val="00F5560D"/>
    <w:rsid w:val="00F56492"/>
    <w:rsid w:val="00F56882"/>
    <w:rsid w:val="00F56DB9"/>
    <w:rsid w:val="00F5721D"/>
    <w:rsid w:val="00F57390"/>
    <w:rsid w:val="00F60346"/>
    <w:rsid w:val="00F61853"/>
    <w:rsid w:val="00F61A3F"/>
    <w:rsid w:val="00F61C45"/>
    <w:rsid w:val="00F6283C"/>
    <w:rsid w:val="00F62F79"/>
    <w:rsid w:val="00F65081"/>
    <w:rsid w:val="00F65124"/>
    <w:rsid w:val="00F67160"/>
    <w:rsid w:val="00F67E0D"/>
    <w:rsid w:val="00F71766"/>
    <w:rsid w:val="00F72576"/>
    <w:rsid w:val="00F751D2"/>
    <w:rsid w:val="00F7583F"/>
    <w:rsid w:val="00F759BA"/>
    <w:rsid w:val="00F76474"/>
    <w:rsid w:val="00F7700C"/>
    <w:rsid w:val="00F80BB9"/>
    <w:rsid w:val="00F819B5"/>
    <w:rsid w:val="00F82CD1"/>
    <w:rsid w:val="00F8462D"/>
    <w:rsid w:val="00F8567C"/>
    <w:rsid w:val="00F85808"/>
    <w:rsid w:val="00F85A5A"/>
    <w:rsid w:val="00F8762D"/>
    <w:rsid w:val="00F87787"/>
    <w:rsid w:val="00F915E2"/>
    <w:rsid w:val="00F917F9"/>
    <w:rsid w:val="00F933F9"/>
    <w:rsid w:val="00F9450D"/>
    <w:rsid w:val="00F954DE"/>
    <w:rsid w:val="00F97D9C"/>
    <w:rsid w:val="00FA058C"/>
    <w:rsid w:val="00FA13D8"/>
    <w:rsid w:val="00FA158B"/>
    <w:rsid w:val="00FA1A06"/>
    <w:rsid w:val="00FA392A"/>
    <w:rsid w:val="00FA58C8"/>
    <w:rsid w:val="00FA58EE"/>
    <w:rsid w:val="00FA5EA3"/>
    <w:rsid w:val="00FA6531"/>
    <w:rsid w:val="00FB0A49"/>
    <w:rsid w:val="00FB1BFF"/>
    <w:rsid w:val="00FB1E2D"/>
    <w:rsid w:val="00FB2CED"/>
    <w:rsid w:val="00FB2D10"/>
    <w:rsid w:val="00FB30E8"/>
    <w:rsid w:val="00FB43FA"/>
    <w:rsid w:val="00FB4ED1"/>
    <w:rsid w:val="00FB5FA5"/>
    <w:rsid w:val="00FC00F5"/>
    <w:rsid w:val="00FC1BFF"/>
    <w:rsid w:val="00FC22AF"/>
    <w:rsid w:val="00FC27E7"/>
    <w:rsid w:val="00FC472F"/>
    <w:rsid w:val="00FC5C6B"/>
    <w:rsid w:val="00FC6729"/>
    <w:rsid w:val="00FC6FCE"/>
    <w:rsid w:val="00FD3FF1"/>
    <w:rsid w:val="00FD6460"/>
    <w:rsid w:val="00FD65FC"/>
    <w:rsid w:val="00FD67C8"/>
    <w:rsid w:val="00FE0187"/>
    <w:rsid w:val="00FE061E"/>
    <w:rsid w:val="00FE1165"/>
    <w:rsid w:val="00FE1FA4"/>
    <w:rsid w:val="00FE41A8"/>
    <w:rsid w:val="00FE52D8"/>
    <w:rsid w:val="00FE5728"/>
    <w:rsid w:val="00FE5DF1"/>
    <w:rsid w:val="00FE5FD0"/>
    <w:rsid w:val="00FE6211"/>
    <w:rsid w:val="00FF0DD5"/>
    <w:rsid w:val="00FF17C1"/>
    <w:rsid w:val="00FF2302"/>
    <w:rsid w:val="00FF29B2"/>
    <w:rsid w:val="00FF438A"/>
    <w:rsid w:val="00FF5B0E"/>
    <w:rsid w:val="00FF694E"/>
    <w:rsid w:val="00FF69D8"/>
    <w:rsid w:val="0110029A"/>
    <w:rsid w:val="0190AB05"/>
    <w:rsid w:val="01B431EE"/>
    <w:rsid w:val="01E19A3E"/>
    <w:rsid w:val="01FEB3CA"/>
    <w:rsid w:val="020BA175"/>
    <w:rsid w:val="020BC2BB"/>
    <w:rsid w:val="0233A54D"/>
    <w:rsid w:val="0236087D"/>
    <w:rsid w:val="0266EBFC"/>
    <w:rsid w:val="0272C938"/>
    <w:rsid w:val="029649D0"/>
    <w:rsid w:val="029F80A2"/>
    <w:rsid w:val="02F1C2E2"/>
    <w:rsid w:val="02FE6B70"/>
    <w:rsid w:val="0322199A"/>
    <w:rsid w:val="0373EEC7"/>
    <w:rsid w:val="037955B0"/>
    <w:rsid w:val="038A1423"/>
    <w:rsid w:val="03ADC66A"/>
    <w:rsid w:val="03AF75AE"/>
    <w:rsid w:val="03FA8801"/>
    <w:rsid w:val="04054399"/>
    <w:rsid w:val="04091164"/>
    <w:rsid w:val="0416CCA9"/>
    <w:rsid w:val="04619CD1"/>
    <w:rsid w:val="04692395"/>
    <w:rsid w:val="047BE1A3"/>
    <w:rsid w:val="049B6959"/>
    <w:rsid w:val="04A3142E"/>
    <w:rsid w:val="04E102F7"/>
    <w:rsid w:val="04E8CEA3"/>
    <w:rsid w:val="04EA0FCE"/>
    <w:rsid w:val="0512B8E0"/>
    <w:rsid w:val="0529DFC7"/>
    <w:rsid w:val="0535737E"/>
    <w:rsid w:val="0539AF11"/>
    <w:rsid w:val="054A7C92"/>
    <w:rsid w:val="054ED1BD"/>
    <w:rsid w:val="05562DA7"/>
    <w:rsid w:val="059DD178"/>
    <w:rsid w:val="05A4165C"/>
    <w:rsid w:val="05CCB7E4"/>
    <w:rsid w:val="05D166FF"/>
    <w:rsid w:val="05E98A38"/>
    <w:rsid w:val="060B81EA"/>
    <w:rsid w:val="0698750E"/>
    <w:rsid w:val="06BE494D"/>
    <w:rsid w:val="06FB907B"/>
    <w:rsid w:val="07336906"/>
    <w:rsid w:val="074DDD4D"/>
    <w:rsid w:val="0766AC38"/>
    <w:rsid w:val="079596C3"/>
    <w:rsid w:val="079F8B3C"/>
    <w:rsid w:val="07AA9404"/>
    <w:rsid w:val="07B266FF"/>
    <w:rsid w:val="07C8355D"/>
    <w:rsid w:val="0884AD0A"/>
    <w:rsid w:val="088EB0AD"/>
    <w:rsid w:val="08FC595A"/>
    <w:rsid w:val="091AF54E"/>
    <w:rsid w:val="09374AFB"/>
    <w:rsid w:val="0943AD2E"/>
    <w:rsid w:val="099F4191"/>
    <w:rsid w:val="09C129AF"/>
    <w:rsid w:val="09DFBA5B"/>
    <w:rsid w:val="09E57F9D"/>
    <w:rsid w:val="09E72ADE"/>
    <w:rsid w:val="09F5E50D"/>
    <w:rsid w:val="0A0409FB"/>
    <w:rsid w:val="0A0AC687"/>
    <w:rsid w:val="0A9217FF"/>
    <w:rsid w:val="0AA45F6B"/>
    <w:rsid w:val="0AAFEA09"/>
    <w:rsid w:val="0ADC1A47"/>
    <w:rsid w:val="0B0B9CD1"/>
    <w:rsid w:val="0B3A9D18"/>
    <w:rsid w:val="0B495F9A"/>
    <w:rsid w:val="0B53243F"/>
    <w:rsid w:val="0B64C9E4"/>
    <w:rsid w:val="0B6F5374"/>
    <w:rsid w:val="0B84126F"/>
    <w:rsid w:val="0B85D80B"/>
    <w:rsid w:val="0B9257DD"/>
    <w:rsid w:val="0BA17D71"/>
    <w:rsid w:val="0BE116C2"/>
    <w:rsid w:val="0C01B227"/>
    <w:rsid w:val="0C46ACDA"/>
    <w:rsid w:val="0C6887FC"/>
    <w:rsid w:val="0CA1830D"/>
    <w:rsid w:val="0CA5A1E4"/>
    <w:rsid w:val="0CB96A6F"/>
    <w:rsid w:val="0CBD8A22"/>
    <w:rsid w:val="0CCBBC4C"/>
    <w:rsid w:val="0CDF9D04"/>
    <w:rsid w:val="0CFE4E30"/>
    <w:rsid w:val="0D3EACAC"/>
    <w:rsid w:val="0D7C280E"/>
    <w:rsid w:val="0DA5F8F9"/>
    <w:rsid w:val="0DBF2904"/>
    <w:rsid w:val="0E089CA2"/>
    <w:rsid w:val="0E180EF6"/>
    <w:rsid w:val="0E2C8928"/>
    <w:rsid w:val="0E2D35FF"/>
    <w:rsid w:val="0E35508B"/>
    <w:rsid w:val="0E40E22A"/>
    <w:rsid w:val="0E419DCC"/>
    <w:rsid w:val="0E71A635"/>
    <w:rsid w:val="0EBE0F90"/>
    <w:rsid w:val="0EE21A56"/>
    <w:rsid w:val="0EFC712E"/>
    <w:rsid w:val="0F0BE514"/>
    <w:rsid w:val="0F3EC2EC"/>
    <w:rsid w:val="0F469779"/>
    <w:rsid w:val="0FBB1E9B"/>
    <w:rsid w:val="0FBC6968"/>
    <w:rsid w:val="0FC10CF3"/>
    <w:rsid w:val="0FD3F403"/>
    <w:rsid w:val="1014C310"/>
    <w:rsid w:val="10185A78"/>
    <w:rsid w:val="105D571C"/>
    <w:rsid w:val="108B2F2E"/>
    <w:rsid w:val="10A896B2"/>
    <w:rsid w:val="10B58FEB"/>
    <w:rsid w:val="10B77E5D"/>
    <w:rsid w:val="10C79901"/>
    <w:rsid w:val="10F3C1A2"/>
    <w:rsid w:val="1180D205"/>
    <w:rsid w:val="119DAA7B"/>
    <w:rsid w:val="11B3BD86"/>
    <w:rsid w:val="11C9321B"/>
    <w:rsid w:val="11D94A85"/>
    <w:rsid w:val="1209FEFF"/>
    <w:rsid w:val="121FC842"/>
    <w:rsid w:val="1222286A"/>
    <w:rsid w:val="126099C9"/>
    <w:rsid w:val="128C9CAB"/>
    <w:rsid w:val="12B554CB"/>
    <w:rsid w:val="12B70D44"/>
    <w:rsid w:val="12CB4C58"/>
    <w:rsid w:val="12E96C17"/>
    <w:rsid w:val="1361291B"/>
    <w:rsid w:val="13669302"/>
    <w:rsid w:val="138BC0F6"/>
    <w:rsid w:val="13B2DF04"/>
    <w:rsid w:val="13DEF894"/>
    <w:rsid w:val="13F01DDC"/>
    <w:rsid w:val="140EB421"/>
    <w:rsid w:val="1430979F"/>
    <w:rsid w:val="143B70EC"/>
    <w:rsid w:val="146FA7BA"/>
    <w:rsid w:val="147856C4"/>
    <w:rsid w:val="14FAAD0E"/>
    <w:rsid w:val="152F2878"/>
    <w:rsid w:val="15BC7026"/>
    <w:rsid w:val="15C6B81A"/>
    <w:rsid w:val="15F2CA3C"/>
    <w:rsid w:val="1620A5A5"/>
    <w:rsid w:val="166FAD59"/>
    <w:rsid w:val="167D4F92"/>
    <w:rsid w:val="16B1848E"/>
    <w:rsid w:val="16C6263E"/>
    <w:rsid w:val="170B5663"/>
    <w:rsid w:val="17540848"/>
    <w:rsid w:val="178BB1A1"/>
    <w:rsid w:val="17A4C836"/>
    <w:rsid w:val="17A855F6"/>
    <w:rsid w:val="17B07B31"/>
    <w:rsid w:val="17B6A7D7"/>
    <w:rsid w:val="17BE087A"/>
    <w:rsid w:val="17D6049C"/>
    <w:rsid w:val="17FA319E"/>
    <w:rsid w:val="182BC0D5"/>
    <w:rsid w:val="184BFCD0"/>
    <w:rsid w:val="188635DC"/>
    <w:rsid w:val="1886E478"/>
    <w:rsid w:val="18934DD9"/>
    <w:rsid w:val="18C21B7E"/>
    <w:rsid w:val="18D47026"/>
    <w:rsid w:val="18D7563E"/>
    <w:rsid w:val="18F88403"/>
    <w:rsid w:val="19277ABE"/>
    <w:rsid w:val="19AC4BE2"/>
    <w:rsid w:val="19CF61BA"/>
    <w:rsid w:val="19E23227"/>
    <w:rsid w:val="1A0FB9BE"/>
    <w:rsid w:val="1A32795E"/>
    <w:rsid w:val="1A54136A"/>
    <w:rsid w:val="1A65C3E7"/>
    <w:rsid w:val="1A79F0C0"/>
    <w:rsid w:val="1AC6AB6A"/>
    <w:rsid w:val="1AD1469B"/>
    <w:rsid w:val="1AD2CDC2"/>
    <w:rsid w:val="1ADEABEE"/>
    <w:rsid w:val="1B13D099"/>
    <w:rsid w:val="1B195521"/>
    <w:rsid w:val="1B1C7CA6"/>
    <w:rsid w:val="1B3D5F19"/>
    <w:rsid w:val="1B4284D3"/>
    <w:rsid w:val="1B4F2227"/>
    <w:rsid w:val="1B55A9CF"/>
    <w:rsid w:val="1B59981D"/>
    <w:rsid w:val="1B5B5BB7"/>
    <w:rsid w:val="1B853F41"/>
    <w:rsid w:val="1BD5ACD4"/>
    <w:rsid w:val="1BEE41D3"/>
    <w:rsid w:val="1BF48C9E"/>
    <w:rsid w:val="1BFD7300"/>
    <w:rsid w:val="1CB457A2"/>
    <w:rsid w:val="1CBBFD7B"/>
    <w:rsid w:val="1CD1C12B"/>
    <w:rsid w:val="1D293B47"/>
    <w:rsid w:val="1D3E59BD"/>
    <w:rsid w:val="1D66F101"/>
    <w:rsid w:val="1DBC7471"/>
    <w:rsid w:val="1DE1789F"/>
    <w:rsid w:val="1E3D1DBE"/>
    <w:rsid w:val="1E5DEA4C"/>
    <w:rsid w:val="1F290CC3"/>
    <w:rsid w:val="1F66891B"/>
    <w:rsid w:val="1FCBB791"/>
    <w:rsid w:val="1FDDF802"/>
    <w:rsid w:val="20313FEA"/>
    <w:rsid w:val="2034E3EC"/>
    <w:rsid w:val="2035448F"/>
    <w:rsid w:val="204B8AC2"/>
    <w:rsid w:val="2073C3C9"/>
    <w:rsid w:val="208F96D7"/>
    <w:rsid w:val="20CC22A0"/>
    <w:rsid w:val="20E112BE"/>
    <w:rsid w:val="20E12F8E"/>
    <w:rsid w:val="2131FBA6"/>
    <w:rsid w:val="21B48045"/>
    <w:rsid w:val="21C0B813"/>
    <w:rsid w:val="21D9DE82"/>
    <w:rsid w:val="21E8FB13"/>
    <w:rsid w:val="2203B4A9"/>
    <w:rsid w:val="22B3DB28"/>
    <w:rsid w:val="22BAC9A5"/>
    <w:rsid w:val="22D14F46"/>
    <w:rsid w:val="22FECD62"/>
    <w:rsid w:val="231F04AC"/>
    <w:rsid w:val="232009A1"/>
    <w:rsid w:val="232B5B8F"/>
    <w:rsid w:val="2347EA6C"/>
    <w:rsid w:val="23547922"/>
    <w:rsid w:val="235B6DC1"/>
    <w:rsid w:val="23B5446E"/>
    <w:rsid w:val="23DDEB7B"/>
    <w:rsid w:val="23E063E1"/>
    <w:rsid w:val="23E15AD7"/>
    <w:rsid w:val="249414CC"/>
    <w:rsid w:val="2494353B"/>
    <w:rsid w:val="249EF6AF"/>
    <w:rsid w:val="24BA2C50"/>
    <w:rsid w:val="24BA947A"/>
    <w:rsid w:val="24C5B436"/>
    <w:rsid w:val="24D400E5"/>
    <w:rsid w:val="24D492D8"/>
    <w:rsid w:val="24E06454"/>
    <w:rsid w:val="24E864AC"/>
    <w:rsid w:val="24EF95EB"/>
    <w:rsid w:val="24FAE7EF"/>
    <w:rsid w:val="251B0C5F"/>
    <w:rsid w:val="2546C8A5"/>
    <w:rsid w:val="2555D01A"/>
    <w:rsid w:val="257A813A"/>
    <w:rsid w:val="2580C7DF"/>
    <w:rsid w:val="25EB2DF1"/>
    <w:rsid w:val="260E5033"/>
    <w:rsid w:val="2617AAD6"/>
    <w:rsid w:val="26271929"/>
    <w:rsid w:val="2662185C"/>
    <w:rsid w:val="26AA1ED2"/>
    <w:rsid w:val="26B776D9"/>
    <w:rsid w:val="26D80128"/>
    <w:rsid w:val="26E0BA8A"/>
    <w:rsid w:val="26E37852"/>
    <w:rsid w:val="26FB25DC"/>
    <w:rsid w:val="2710DB01"/>
    <w:rsid w:val="27614286"/>
    <w:rsid w:val="27B9C794"/>
    <w:rsid w:val="27BC7027"/>
    <w:rsid w:val="27BC94E0"/>
    <w:rsid w:val="27EA5C4F"/>
    <w:rsid w:val="281D5591"/>
    <w:rsid w:val="28301250"/>
    <w:rsid w:val="2833768B"/>
    <w:rsid w:val="283555E9"/>
    <w:rsid w:val="284A9767"/>
    <w:rsid w:val="2865DEA3"/>
    <w:rsid w:val="28AD5E31"/>
    <w:rsid w:val="28F8A1EA"/>
    <w:rsid w:val="291C891A"/>
    <w:rsid w:val="29B60B5E"/>
    <w:rsid w:val="29B71271"/>
    <w:rsid w:val="29B816FC"/>
    <w:rsid w:val="29BA7113"/>
    <w:rsid w:val="29C9AC0F"/>
    <w:rsid w:val="2A30F7BC"/>
    <w:rsid w:val="2A3E7DD2"/>
    <w:rsid w:val="2A681C88"/>
    <w:rsid w:val="2ABA443D"/>
    <w:rsid w:val="2ABC40AE"/>
    <w:rsid w:val="2AFB298E"/>
    <w:rsid w:val="2B08EAF2"/>
    <w:rsid w:val="2B10E978"/>
    <w:rsid w:val="2B170FCA"/>
    <w:rsid w:val="2B3A5589"/>
    <w:rsid w:val="2B4B3FB3"/>
    <w:rsid w:val="2B5912C9"/>
    <w:rsid w:val="2B5E63D0"/>
    <w:rsid w:val="2B6D9835"/>
    <w:rsid w:val="2BA6B4B9"/>
    <w:rsid w:val="2BDBB170"/>
    <w:rsid w:val="2C0462BC"/>
    <w:rsid w:val="2C25B335"/>
    <w:rsid w:val="2C471953"/>
    <w:rsid w:val="2C5D6482"/>
    <w:rsid w:val="2C60FBEA"/>
    <w:rsid w:val="2C7144B7"/>
    <w:rsid w:val="2C8711D9"/>
    <w:rsid w:val="2C8ED0DB"/>
    <w:rsid w:val="2CB78BDC"/>
    <w:rsid w:val="2CCF2B67"/>
    <w:rsid w:val="2CE5328B"/>
    <w:rsid w:val="2CF64E1B"/>
    <w:rsid w:val="2CFAAE7A"/>
    <w:rsid w:val="2D015BF8"/>
    <w:rsid w:val="2D2B65B9"/>
    <w:rsid w:val="2DD84C7E"/>
    <w:rsid w:val="2DDA5F36"/>
    <w:rsid w:val="2E199E46"/>
    <w:rsid w:val="2E28AE6A"/>
    <w:rsid w:val="2E5B7299"/>
    <w:rsid w:val="2E9BD601"/>
    <w:rsid w:val="2E9F6D50"/>
    <w:rsid w:val="2EB4513E"/>
    <w:rsid w:val="2EC0B427"/>
    <w:rsid w:val="2ECFDA01"/>
    <w:rsid w:val="2ED1BE1E"/>
    <w:rsid w:val="2EFFE5FE"/>
    <w:rsid w:val="2F09B5F0"/>
    <w:rsid w:val="2F1A2F73"/>
    <w:rsid w:val="2FB16AFA"/>
    <w:rsid w:val="2FBD5810"/>
    <w:rsid w:val="2FC15932"/>
    <w:rsid w:val="300B7512"/>
    <w:rsid w:val="301B4FEF"/>
    <w:rsid w:val="3037C4F1"/>
    <w:rsid w:val="3061EBF5"/>
    <w:rsid w:val="308CFFC4"/>
    <w:rsid w:val="30907D3D"/>
    <w:rsid w:val="30A0F244"/>
    <w:rsid w:val="30AAB02E"/>
    <w:rsid w:val="31026B47"/>
    <w:rsid w:val="313180C3"/>
    <w:rsid w:val="313516ED"/>
    <w:rsid w:val="3157E383"/>
    <w:rsid w:val="315DE647"/>
    <w:rsid w:val="3174AFE2"/>
    <w:rsid w:val="31A2DA52"/>
    <w:rsid w:val="31E3ACCC"/>
    <w:rsid w:val="31E9C8F3"/>
    <w:rsid w:val="31FF04DB"/>
    <w:rsid w:val="321D0755"/>
    <w:rsid w:val="32418117"/>
    <w:rsid w:val="325B7563"/>
    <w:rsid w:val="3260FB0E"/>
    <w:rsid w:val="32696677"/>
    <w:rsid w:val="326BFC1C"/>
    <w:rsid w:val="3274E432"/>
    <w:rsid w:val="329672F1"/>
    <w:rsid w:val="32AEEA6D"/>
    <w:rsid w:val="32B0E225"/>
    <w:rsid w:val="32B3FDF2"/>
    <w:rsid w:val="32C3CD0C"/>
    <w:rsid w:val="32C60EF9"/>
    <w:rsid w:val="32C8EED9"/>
    <w:rsid w:val="32CBB872"/>
    <w:rsid w:val="32F2EA4D"/>
    <w:rsid w:val="32F7E54C"/>
    <w:rsid w:val="32FFF2B0"/>
    <w:rsid w:val="3364C502"/>
    <w:rsid w:val="33B0F48A"/>
    <w:rsid w:val="33B6CD43"/>
    <w:rsid w:val="33BA34FE"/>
    <w:rsid w:val="33BCBA03"/>
    <w:rsid w:val="33E30644"/>
    <w:rsid w:val="342BB6AD"/>
    <w:rsid w:val="343305F8"/>
    <w:rsid w:val="345CDAE6"/>
    <w:rsid w:val="3481E1F8"/>
    <w:rsid w:val="34863800"/>
    <w:rsid w:val="34A6E7E5"/>
    <w:rsid w:val="34B62552"/>
    <w:rsid w:val="35277BBA"/>
    <w:rsid w:val="35378B08"/>
    <w:rsid w:val="35426EAD"/>
    <w:rsid w:val="35524EB3"/>
    <w:rsid w:val="355F69ED"/>
    <w:rsid w:val="3567B169"/>
    <w:rsid w:val="356E7605"/>
    <w:rsid w:val="360D1AB5"/>
    <w:rsid w:val="368F2362"/>
    <w:rsid w:val="36B76BD4"/>
    <w:rsid w:val="3720FD8B"/>
    <w:rsid w:val="3781528F"/>
    <w:rsid w:val="37834B29"/>
    <w:rsid w:val="37860FB2"/>
    <w:rsid w:val="379EBD94"/>
    <w:rsid w:val="383B5BD4"/>
    <w:rsid w:val="38425E38"/>
    <w:rsid w:val="3844FCB9"/>
    <w:rsid w:val="386A4081"/>
    <w:rsid w:val="3879F1A6"/>
    <w:rsid w:val="38BF05EE"/>
    <w:rsid w:val="38D58ECF"/>
    <w:rsid w:val="38F9BC57"/>
    <w:rsid w:val="38FA562D"/>
    <w:rsid w:val="390D29CA"/>
    <w:rsid w:val="391ECCDF"/>
    <w:rsid w:val="3937335C"/>
    <w:rsid w:val="3959F408"/>
    <w:rsid w:val="3984B5D8"/>
    <w:rsid w:val="39BCD0CE"/>
    <w:rsid w:val="39E4ACDF"/>
    <w:rsid w:val="3A13D6D6"/>
    <w:rsid w:val="3A2C938B"/>
    <w:rsid w:val="3A702D5C"/>
    <w:rsid w:val="3ADBF6A8"/>
    <w:rsid w:val="3B11963E"/>
    <w:rsid w:val="3B11AAFE"/>
    <w:rsid w:val="3B65425D"/>
    <w:rsid w:val="3BB17526"/>
    <w:rsid w:val="3BB3AE96"/>
    <w:rsid w:val="3BCBE61C"/>
    <w:rsid w:val="3BD63EE5"/>
    <w:rsid w:val="3BD74930"/>
    <w:rsid w:val="3BDC1147"/>
    <w:rsid w:val="3BEBE999"/>
    <w:rsid w:val="3BFB161E"/>
    <w:rsid w:val="3C2AB99A"/>
    <w:rsid w:val="3C447298"/>
    <w:rsid w:val="3C81AFC2"/>
    <w:rsid w:val="3CACD827"/>
    <w:rsid w:val="3CB8A087"/>
    <w:rsid w:val="3CCDFD05"/>
    <w:rsid w:val="3CD9D741"/>
    <w:rsid w:val="3CDD63F8"/>
    <w:rsid w:val="3CF33941"/>
    <w:rsid w:val="3CFFB4AA"/>
    <w:rsid w:val="3D0065BA"/>
    <w:rsid w:val="3D062DCA"/>
    <w:rsid w:val="3D40CB24"/>
    <w:rsid w:val="3D6C207C"/>
    <w:rsid w:val="3D79D67F"/>
    <w:rsid w:val="3D9AEAB1"/>
    <w:rsid w:val="3DD71B7B"/>
    <w:rsid w:val="3DF256CB"/>
    <w:rsid w:val="3E2B61F6"/>
    <w:rsid w:val="3E4C15B5"/>
    <w:rsid w:val="3E8AB006"/>
    <w:rsid w:val="3E92A95A"/>
    <w:rsid w:val="3EA44732"/>
    <w:rsid w:val="3EBF7530"/>
    <w:rsid w:val="3EE88302"/>
    <w:rsid w:val="3F045C02"/>
    <w:rsid w:val="3F10C2DB"/>
    <w:rsid w:val="3F37E708"/>
    <w:rsid w:val="3F418594"/>
    <w:rsid w:val="3F46FB06"/>
    <w:rsid w:val="3F4EF717"/>
    <w:rsid w:val="3F8722F6"/>
    <w:rsid w:val="3F8C77D1"/>
    <w:rsid w:val="3F9B8799"/>
    <w:rsid w:val="3FD3AC1E"/>
    <w:rsid w:val="3FD8E145"/>
    <w:rsid w:val="3FE43D18"/>
    <w:rsid w:val="3FE8840C"/>
    <w:rsid w:val="3FE89DCE"/>
    <w:rsid w:val="3FFF5FB5"/>
    <w:rsid w:val="4005C922"/>
    <w:rsid w:val="4029EF26"/>
    <w:rsid w:val="4039262C"/>
    <w:rsid w:val="4056ED9E"/>
    <w:rsid w:val="406DC64F"/>
    <w:rsid w:val="4077F534"/>
    <w:rsid w:val="409AE626"/>
    <w:rsid w:val="40DEE75B"/>
    <w:rsid w:val="41794541"/>
    <w:rsid w:val="41812B80"/>
    <w:rsid w:val="4189E413"/>
    <w:rsid w:val="419FD400"/>
    <w:rsid w:val="41B5ACF6"/>
    <w:rsid w:val="41BB5FBA"/>
    <w:rsid w:val="41CA39FF"/>
    <w:rsid w:val="422936A9"/>
    <w:rsid w:val="42327E61"/>
    <w:rsid w:val="42549E8F"/>
    <w:rsid w:val="429D374C"/>
    <w:rsid w:val="42C22DE8"/>
    <w:rsid w:val="42DFE394"/>
    <w:rsid w:val="42E2D6E2"/>
    <w:rsid w:val="43262779"/>
    <w:rsid w:val="4356AAB4"/>
    <w:rsid w:val="43685215"/>
    <w:rsid w:val="43DDE2E8"/>
    <w:rsid w:val="43E7F91F"/>
    <w:rsid w:val="44211626"/>
    <w:rsid w:val="44B6FAFF"/>
    <w:rsid w:val="44C6E570"/>
    <w:rsid w:val="451E5957"/>
    <w:rsid w:val="452407A5"/>
    <w:rsid w:val="45440D91"/>
    <w:rsid w:val="4584EA3C"/>
    <w:rsid w:val="45ABB92F"/>
    <w:rsid w:val="45C81D7A"/>
    <w:rsid w:val="45F1BA12"/>
    <w:rsid w:val="460AA85A"/>
    <w:rsid w:val="46120553"/>
    <w:rsid w:val="4620173D"/>
    <w:rsid w:val="4621AA4E"/>
    <w:rsid w:val="4629F2C0"/>
    <w:rsid w:val="46439F5C"/>
    <w:rsid w:val="464C98C8"/>
    <w:rsid w:val="466A21C2"/>
    <w:rsid w:val="468809F7"/>
    <w:rsid w:val="4693639B"/>
    <w:rsid w:val="46986BE9"/>
    <w:rsid w:val="469A1C26"/>
    <w:rsid w:val="46A150FC"/>
    <w:rsid w:val="46C98F72"/>
    <w:rsid w:val="46D6415A"/>
    <w:rsid w:val="470BBC7A"/>
    <w:rsid w:val="474F7AAD"/>
    <w:rsid w:val="4785B6E4"/>
    <w:rsid w:val="47DFFE75"/>
    <w:rsid w:val="485536A7"/>
    <w:rsid w:val="486011C9"/>
    <w:rsid w:val="4888A6B2"/>
    <w:rsid w:val="48A7C60E"/>
    <w:rsid w:val="48B2F76B"/>
    <w:rsid w:val="48C1F9B1"/>
    <w:rsid w:val="48D5F95A"/>
    <w:rsid w:val="4917E23B"/>
    <w:rsid w:val="491DF20B"/>
    <w:rsid w:val="49204392"/>
    <w:rsid w:val="4964E667"/>
    <w:rsid w:val="499DE81A"/>
    <w:rsid w:val="49CDC31B"/>
    <w:rsid w:val="49DABF27"/>
    <w:rsid w:val="4A2B4B5F"/>
    <w:rsid w:val="4A2DDAA5"/>
    <w:rsid w:val="4A3C47AA"/>
    <w:rsid w:val="4A7B7EB0"/>
    <w:rsid w:val="4AA8B145"/>
    <w:rsid w:val="4ADEEE48"/>
    <w:rsid w:val="4AE79B7A"/>
    <w:rsid w:val="4AEA9235"/>
    <w:rsid w:val="4AEAE6A8"/>
    <w:rsid w:val="4AF4E6C8"/>
    <w:rsid w:val="4B10C0ED"/>
    <w:rsid w:val="4B281534"/>
    <w:rsid w:val="4B2A94D0"/>
    <w:rsid w:val="4B48C89F"/>
    <w:rsid w:val="4B6FBE90"/>
    <w:rsid w:val="4B7990CA"/>
    <w:rsid w:val="4B7FF710"/>
    <w:rsid w:val="4C6F016A"/>
    <w:rsid w:val="4C74936E"/>
    <w:rsid w:val="4C802711"/>
    <w:rsid w:val="4CB85872"/>
    <w:rsid w:val="4CBB0E87"/>
    <w:rsid w:val="4CF686D0"/>
    <w:rsid w:val="4D2134E9"/>
    <w:rsid w:val="4D268D34"/>
    <w:rsid w:val="4DAD4DD6"/>
    <w:rsid w:val="4DAFEB35"/>
    <w:rsid w:val="4DE95EB7"/>
    <w:rsid w:val="4DE97F7A"/>
    <w:rsid w:val="4DEF80EC"/>
    <w:rsid w:val="4DFE549D"/>
    <w:rsid w:val="4E28D448"/>
    <w:rsid w:val="4E7B4B9B"/>
    <w:rsid w:val="4E86CDE8"/>
    <w:rsid w:val="4E8CFD6D"/>
    <w:rsid w:val="4ED2636E"/>
    <w:rsid w:val="4ED66EA7"/>
    <w:rsid w:val="4EFFB7AE"/>
    <w:rsid w:val="4F0273BA"/>
    <w:rsid w:val="4F2C0C1C"/>
    <w:rsid w:val="4F50A61B"/>
    <w:rsid w:val="4F8154C7"/>
    <w:rsid w:val="4FCF7061"/>
    <w:rsid w:val="4FDB606E"/>
    <w:rsid w:val="4FEB69FA"/>
    <w:rsid w:val="4FF2C815"/>
    <w:rsid w:val="500C1E2B"/>
    <w:rsid w:val="50143600"/>
    <w:rsid w:val="501655D8"/>
    <w:rsid w:val="503C1390"/>
    <w:rsid w:val="506684AD"/>
    <w:rsid w:val="509A729B"/>
    <w:rsid w:val="50C80C51"/>
    <w:rsid w:val="50CF7699"/>
    <w:rsid w:val="50D7C897"/>
    <w:rsid w:val="50DFF899"/>
    <w:rsid w:val="51039583"/>
    <w:rsid w:val="511864C5"/>
    <w:rsid w:val="51376FE7"/>
    <w:rsid w:val="51551CA1"/>
    <w:rsid w:val="518456E1"/>
    <w:rsid w:val="518A2ADE"/>
    <w:rsid w:val="5194D9DC"/>
    <w:rsid w:val="51A677C8"/>
    <w:rsid w:val="51AA4C3D"/>
    <w:rsid w:val="51F273FC"/>
    <w:rsid w:val="51FA09B8"/>
    <w:rsid w:val="52333457"/>
    <w:rsid w:val="525E7ED1"/>
    <w:rsid w:val="5260A025"/>
    <w:rsid w:val="527E6F7A"/>
    <w:rsid w:val="52813CDC"/>
    <w:rsid w:val="52ECB912"/>
    <w:rsid w:val="52F1D044"/>
    <w:rsid w:val="5309C4DC"/>
    <w:rsid w:val="530D313D"/>
    <w:rsid w:val="531D9507"/>
    <w:rsid w:val="53475F42"/>
    <w:rsid w:val="537A062C"/>
    <w:rsid w:val="539D7CF8"/>
    <w:rsid w:val="53A0A022"/>
    <w:rsid w:val="53AA8EE9"/>
    <w:rsid w:val="53D55DA9"/>
    <w:rsid w:val="5412DD5D"/>
    <w:rsid w:val="54524070"/>
    <w:rsid w:val="549566FB"/>
    <w:rsid w:val="5499F95D"/>
    <w:rsid w:val="54C837C7"/>
    <w:rsid w:val="54D29B95"/>
    <w:rsid w:val="55083536"/>
    <w:rsid w:val="55606B24"/>
    <w:rsid w:val="557D223A"/>
    <w:rsid w:val="55834257"/>
    <w:rsid w:val="55C4FC30"/>
    <w:rsid w:val="55FFD6B0"/>
    <w:rsid w:val="562E3EF9"/>
    <w:rsid w:val="56344799"/>
    <w:rsid w:val="56448327"/>
    <w:rsid w:val="565ADAE2"/>
    <w:rsid w:val="567AE47E"/>
    <w:rsid w:val="56DDDF82"/>
    <w:rsid w:val="56E5F1B8"/>
    <w:rsid w:val="57023D80"/>
    <w:rsid w:val="57470B40"/>
    <w:rsid w:val="5757710C"/>
    <w:rsid w:val="57D13562"/>
    <w:rsid w:val="580A4E65"/>
    <w:rsid w:val="581F9879"/>
    <w:rsid w:val="585681CA"/>
    <w:rsid w:val="586B051E"/>
    <w:rsid w:val="587269B1"/>
    <w:rsid w:val="587E2019"/>
    <w:rsid w:val="588EA10A"/>
    <w:rsid w:val="58EE3DAC"/>
    <w:rsid w:val="590B2CA6"/>
    <w:rsid w:val="592822FA"/>
    <w:rsid w:val="59423350"/>
    <w:rsid w:val="599C06A6"/>
    <w:rsid w:val="59BA1DA0"/>
    <w:rsid w:val="5A118E9D"/>
    <w:rsid w:val="5AB74144"/>
    <w:rsid w:val="5ACB66A9"/>
    <w:rsid w:val="5ACDBA61"/>
    <w:rsid w:val="5AD882AF"/>
    <w:rsid w:val="5ADB009A"/>
    <w:rsid w:val="5AE40A8F"/>
    <w:rsid w:val="5B3BCAD7"/>
    <w:rsid w:val="5B7B2AAF"/>
    <w:rsid w:val="5B8A52EA"/>
    <w:rsid w:val="5B9D55FE"/>
    <w:rsid w:val="5BB37BB4"/>
    <w:rsid w:val="5BC855FD"/>
    <w:rsid w:val="5BD308A9"/>
    <w:rsid w:val="5BDE4101"/>
    <w:rsid w:val="5BE938E3"/>
    <w:rsid w:val="5C199BC5"/>
    <w:rsid w:val="5C1F204D"/>
    <w:rsid w:val="5C2D30B6"/>
    <w:rsid w:val="5C70C197"/>
    <w:rsid w:val="5C788743"/>
    <w:rsid w:val="5C8FBDAE"/>
    <w:rsid w:val="5CCD83CB"/>
    <w:rsid w:val="5D3CE840"/>
    <w:rsid w:val="5D765B55"/>
    <w:rsid w:val="5DE90A1C"/>
    <w:rsid w:val="5DECC866"/>
    <w:rsid w:val="5E0A6814"/>
    <w:rsid w:val="5E671E58"/>
    <w:rsid w:val="5E72F474"/>
    <w:rsid w:val="5E87DCC8"/>
    <w:rsid w:val="5E972ADB"/>
    <w:rsid w:val="5EE808FC"/>
    <w:rsid w:val="5F915C0B"/>
    <w:rsid w:val="5FB579E3"/>
    <w:rsid w:val="5FCD535C"/>
    <w:rsid w:val="60375845"/>
    <w:rsid w:val="605FD67C"/>
    <w:rsid w:val="60A9B173"/>
    <w:rsid w:val="60AD1CCB"/>
    <w:rsid w:val="60B24A68"/>
    <w:rsid w:val="60B6B698"/>
    <w:rsid w:val="60C35D35"/>
    <w:rsid w:val="60F477A0"/>
    <w:rsid w:val="6100E7C4"/>
    <w:rsid w:val="6109B467"/>
    <w:rsid w:val="6122BE9D"/>
    <w:rsid w:val="615FD36F"/>
    <w:rsid w:val="616FB5FA"/>
    <w:rsid w:val="6199E1A4"/>
    <w:rsid w:val="61FEC82D"/>
    <w:rsid w:val="621A091B"/>
    <w:rsid w:val="623D7E3C"/>
    <w:rsid w:val="626CC43F"/>
    <w:rsid w:val="627311CF"/>
    <w:rsid w:val="627E1F23"/>
    <w:rsid w:val="628E97DD"/>
    <w:rsid w:val="63094B88"/>
    <w:rsid w:val="630A8F3B"/>
    <w:rsid w:val="631C688E"/>
    <w:rsid w:val="631FCE77"/>
    <w:rsid w:val="632D1E0F"/>
    <w:rsid w:val="632F4D6A"/>
    <w:rsid w:val="6367F4B5"/>
    <w:rsid w:val="63B503D2"/>
    <w:rsid w:val="640D50F7"/>
    <w:rsid w:val="6412E0CA"/>
    <w:rsid w:val="643543A6"/>
    <w:rsid w:val="645FB43D"/>
    <w:rsid w:val="64648623"/>
    <w:rsid w:val="6472B1B6"/>
    <w:rsid w:val="64A57EFE"/>
    <w:rsid w:val="64B398F8"/>
    <w:rsid w:val="64B992B1"/>
    <w:rsid w:val="64C094A5"/>
    <w:rsid w:val="64D61C38"/>
    <w:rsid w:val="64F706E8"/>
    <w:rsid w:val="651A68DB"/>
    <w:rsid w:val="6548F65D"/>
    <w:rsid w:val="655D6A9D"/>
    <w:rsid w:val="656C143F"/>
    <w:rsid w:val="6587DB07"/>
    <w:rsid w:val="65A49356"/>
    <w:rsid w:val="65B75121"/>
    <w:rsid w:val="65C01964"/>
    <w:rsid w:val="65C68B94"/>
    <w:rsid w:val="661452EC"/>
    <w:rsid w:val="6645EDAB"/>
    <w:rsid w:val="665F7559"/>
    <w:rsid w:val="66650B37"/>
    <w:rsid w:val="66AA4055"/>
    <w:rsid w:val="66ACFFE2"/>
    <w:rsid w:val="67011CC4"/>
    <w:rsid w:val="670814E4"/>
    <w:rsid w:val="676ECCF6"/>
    <w:rsid w:val="6779E14B"/>
    <w:rsid w:val="6780C54A"/>
    <w:rsid w:val="678559DA"/>
    <w:rsid w:val="67EB724E"/>
    <w:rsid w:val="6821CBF7"/>
    <w:rsid w:val="684B44A2"/>
    <w:rsid w:val="6899F7CD"/>
    <w:rsid w:val="694C07A5"/>
    <w:rsid w:val="6953B9C4"/>
    <w:rsid w:val="6954AEC9"/>
    <w:rsid w:val="696466F2"/>
    <w:rsid w:val="698C61C4"/>
    <w:rsid w:val="69A2CA22"/>
    <w:rsid w:val="69ABF845"/>
    <w:rsid w:val="6A256410"/>
    <w:rsid w:val="6A29AD8F"/>
    <w:rsid w:val="6A56D62E"/>
    <w:rsid w:val="6A8BD0B4"/>
    <w:rsid w:val="6ADA4D77"/>
    <w:rsid w:val="6B0F0BE3"/>
    <w:rsid w:val="6B2FDB98"/>
    <w:rsid w:val="6B68F333"/>
    <w:rsid w:val="6BACA03A"/>
    <w:rsid w:val="6BED9688"/>
    <w:rsid w:val="6C691BDA"/>
    <w:rsid w:val="6C7B7082"/>
    <w:rsid w:val="6C8A1CDE"/>
    <w:rsid w:val="6C961EE1"/>
    <w:rsid w:val="6CC81708"/>
    <w:rsid w:val="6D19F177"/>
    <w:rsid w:val="6D601EAE"/>
    <w:rsid w:val="6D65EC9F"/>
    <w:rsid w:val="6D76BFEB"/>
    <w:rsid w:val="6D7CAF4F"/>
    <w:rsid w:val="6DB42EDA"/>
    <w:rsid w:val="6E0AC2C2"/>
    <w:rsid w:val="6E266E79"/>
    <w:rsid w:val="6E74BE4C"/>
    <w:rsid w:val="6E92FA52"/>
    <w:rsid w:val="6EB58DF8"/>
    <w:rsid w:val="6ED82068"/>
    <w:rsid w:val="6F67C161"/>
    <w:rsid w:val="6F99D6B1"/>
    <w:rsid w:val="6FDF4CBC"/>
    <w:rsid w:val="6FE6DCC6"/>
    <w:rsid w:val="6FEEDE03"/>
    <w:rsid w:val="700DBF9D"/>
    <w:rsid w:val="70170BE4"/>
    <w:rsid w:val="7036F129"/>
    <w:rsid w:val="7038CC25"/>
    <w:rsid w:val="706145D0"/>
    <w:rsid w:val="70829136"/>
    <w:rsid w:val="7089DDCC"/>
    <w:rsid w:val="70AB4D76"/>
    <w:rsid w:val="70AD1517"/>
    <w:rsid w:val="70BE31B0"/>
    <w:rsid w:val="70F2C9F0"/>
    <w:rsid w:val="718B8762"/>
    <w:rsid w:val="71989680"/>
    <w:rsid w:val="71BD2ACD"/>
    <w:rsid w:val="7213B61F"/>
    <w:rsid w:val="72197054"/>
    <w:rsid w:val="72435509"/>
    <w:rsid w:val="725074B9"/>
    <w:rsid w:val="727CEC75"/>
    <w:rsid w:val="72886C78"/>
    <w:rsid w:val="72982C81"/>
    <w:rsid w:val="729BD2FA"/>
    <w:rsid w:val="72C87F8C"/>
    <w:rsid w:val="7331BBF0"/>
    <w:rsid w:val="7334C4A0"/>
    <w:rsid w:val="73779F64"/>
    <w:rsid w:val="737E77D0"/>
    <w:rsid w:val="739485DC"/>
    <w:rsid w:val="73A3CB9C"/>
    <w:rsid w:val="73A73A1B"/>
    <w:rsid w:val="73BDE8D4"/>
    <w:rsid w:val="73DB799B"/>
    <w:rsid w:val="742909EF"/>
    <w:rsid w:val="747CB760"/>
    <w:rsid w:val="7482E42D"/>
    <w:rsid w:val="748C68CB"/>
    <w:rsid w:val="749D4993"/>
    <w:rsid w:val="74D88913"/>
    <w:rsid w:val="74FEBBAB"/>
    <w:rsid w:val="750CF3DA"/>
    <w:rsid w:val="75155FDA"/>
    <w:rsid w:val="752CD0E3"/>
    <w:rsid w:val="7540173F"/>
    <w:rsid w:val="75731785"/>
    <w:rsid w:val="7576045B"/>
    <w:rsid w:val="75ABDFDB"/>
    <w:rsid w:val="75E533D0"/>
    <w:rsid w:val="76441752"/>
    <w:rsid w:val="76568CEF"/>
    <w:rsid w:val="772DCF7A"/>
    <w:rsid w:val="7794722A"/>
    <w:rsid w:val="77A86828"/>
    <w:rsid w:val="77BAD854"/>
    <w:rsid w:val="77DEA099"/>
    <w:rsid w:val="77EE6210"/>
    <w:rsid w:val="785C9DB7"/>
    <w:rsid w:val="78651C4B"/>
    <w:rsid w:val="786B5B96"/>
    <w:rsid w:val="786EF625"/>
    <w:rsid w:val="791DE035"/>
    <w:rsid w:val="7921CA65"/>
    <w:rsid w:val="79708D27"/>
    <w:rsid w:val="7987E2A9"/>
    <w:rsid w:val="799FBC09"/>
    <w:rsid w:val="79BE0819"/>
    <w:rsid w:val="79E0293D"/>
    <w:rsid w:val="79F3D53B"/>
    <w:rsid w:val="7A4098E8"/>
    <w:rsid w:val="7A8E6351"/>
    <w:rsid w:val="7ACC33D9"/>
    <w:rsid w:val="7AFD85B7"/>
    <w:rsid w:val="7C7AB1BB"/>
    <w:rsid w:val="7C8A04F7"/>
    <w:rsid w:val="7CB3005F"/>
    <w:rsid w:val="7CB93B74"/>
    <w:rsid w:val="7CE903A6"/>
    <w:rsid w:val="7CF83190"/>
    <w:rsid w:val="7D084F15"/>
    <w:rsid w:val="7D2B245A"/>
    <w:rsid w:val="7D4A49AB"/>
    <w:rsid w:val="7D5A68F2"/>
    <w:rsid w:val="7D6D1412"/>
    <w:rsid w:val="7D7D9939"/>
    <w:rsid w:val="7D832FDD"/>
    <w:rsid w:val="7DB038DC"/>
    <w:rsid w:val="7E3301E5"/>
    <w:rsid w:val="7E39722C"/>
    <w:rsid w:val="7E46621C"/>
    <w:rsid w:val="7EA8DD4C"/>
    <w:rsid w:val="7EAE12A0"/>
    <w:rsid w:val="7EE0BD37"/>
    <w:rsid w:val="7F1C110D"/>
    <w:rsid w:val="7F259710"/>
    <w:rsid w:val="7F64E239"/>
    <w:rsid w:val="7FA4B4A4"/>
    <w:rsid w:val="7FCA4B05"/>
    <w:rsid w:val="7FD11518"/>
    <w:rsid w:val="7FE823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90E3"/>
  <w15:docId w15:val="{63BF191C-832F-4730-BA65-2F34B0A01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A72"/>
    <w:pPr>
      <w:spacing w:beforeAutospacing="1" w:afterAutospacing="1" w:line="360" w:lineRule="auto"/>
    </w:pPr>
  </w:style>
  <w:style w:type="paragraph" w:styleId="Heading1">
    <w:name w:val="heading 1"/>
    <w:basedOn w:val="Normal1"/>
    <w:next w:val="Normal1"/>
    <w:rsid w:val="00EA5546"/>
    <w:pPr>
      <w:keepNext/>
      <w:keepLines/>
      <w:spacing w:before="200"/>
      <w:contextualSpacing/>
      <w:outlineLvl w:val="0"/>
    </w:pPr>
    <w:rPr>
      <w:rFonts w:ascii="Trebuchet MS" w:eastAsia="Trebuchet MS" w:hAnsi="Trebuchet MS" w:cs="Trebuchet MS"/>
      <w:sz w:val="32"/>
      <w:szCs w:val="32"/>
    </w:rPr>
  </w:style>
  <w:style w:type="paragraph" w:styleId="Heading2">
    <w:name w:val="heading 2"/>
    <w:basedOn w:val="Normal1"/>
    <w:next w:val="Normal1"/>
    <w:rsid w:val="00EA5546"/>
    <w:pPr>
      <w:keepNext/>
      <w:keepLines/>
      <w:spacing w:before="200"/>
      <w:contextualSpacing/>
      <w:outlineLvl w:val="1"/>
    </w:pPr>
    <w:rPr>
      <w:rFonts w:ascii="Trebuchet MS" w:eastAsia="Trebuchet MS" w:hAnsi="Trebuchet MS" w:cs="Trebuchet MS"/>
      <w:b/>
      <w:sz w:val="26"/>
      <w:szCs w:val="26"/>
    </w:rPr>
  </w:style>
  <w:style w:type="paragraph" w:styleId="Heading3">
    <w:name w:val="heading 3"/>
    <w:basedOn w:val="Normal1"/>
    <w:next w:val="Normal1"/>
    <w:rsid w:val="00EA5546"/>
    <w:pPr>
      <w:keepNext/>
      <w:keepLines/>
      <w:spacing w:before="160"/>
      <w:contextualSpacing/>
      <w:outlineLvl w:val="2"/>
    </w:pPr>
    <w:rPr>
      <w:rFonts w:ascii="Trebuchet MS" w:eastAsia="Trebuchet MS" w:hAnsi="Trebuchet MS" w:cs="Trebuchet MS"/>
      <w:b/>
      <w:color w:val="666666"/>
      <w:sz w:val="24"/>
      <w:szCs w:val="24"/>
    </w:rPr>
  </w:style>
  <w:style w:type="paragraph" w:styleId="Heading4">
    <w:name w:val="heading 4"/>
    <w:basedOn w:val="Normal1"/>
    <w:next w:val="Normal1"/>
    <w:rsid w:val="00EA5546"/>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1"/>
    <w:next w:val="Normal1"/>
    <w:rsid w:val="00EA5546"/>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1"/>
    <w:next w:val="Normal1"/>
    <w:rsid w:val="00EA5546"/>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Char"/>
    <w:rsid w:val="00EA5546"/>
  </w:style>
  <w:style w:type="paragraph" w:styleId="Title">
    <w:name w:val="Title"/>
    <w:basedOn w:val="Normal1"/>
    <w:next w:val="Normal1"/>
    <w:rsid w:val="00EA5546"/>
    <w:pPr>
      <w:keepNext/>
      <w:keepLines/>
      <w:contextualSpacing/>
    </w:pPr>
    <w:rPr>
      <w:rFonts w:ascii="Trebuchet MS" w:eastAsia="Trebuchet MS" w:hAnsi="Trebuchet MS" w:cs="Trebuchet MS"/>
      <w:sz w:val="42"/>
      <w:szCs w:val="42"/>
    </w:rPr>
  </w:style>
  <w:style w:type="paragraph" w:styleId="Subtitle">
    <w:name w:val="Subtitle"/>
    <w:basedOn w:val="Normal1"/>
    <w:next w:val="Normal1"/>
    <w:rsid w:val="00EA5546"/>
    <w:pPr>
      <w:keepNext/>
      <w:keepLines/>
      <w:spacing w:after="200"/>
      <w:contextualSpacing/>
    </w:pPr>
    <w:rPr>
      <w:rFonts w:ascii="Trebuchet MS" w:eastAsia="Trebuchet MS" w:hAnsi="Trebuchet MS" w:cs="Trebuchet MS"/>
      <w:i/>
      <w:color w:val="666666"/>
      <w:sz w:val="26"/>
      <w:szCs w:val="26"/>
    </w:rPr>
  </w:style>
  <w:style w:type="table" w:customStyle="1" w:styleId="1">
    <w:name w:val="1"/>
    <w:basedOn w:val="TableNormal"/>
    <w:rsid w:val="00EA5546"/>
    <w:tblPr>
      <w:tblStyleRowBandSize w:val="1"/>
      <w:tblStyleColBandSize w:val="1"/>
    </w:tblPr>
  </w:style>
  <w:style w:type="paragraph" w:styleId="CommentText">
    <w:name w:val="annotation text"/>
    <w:basedOn w:val="Normal"/>
    <w:link w:val="CommentTextChar"/>
    <w:uiPriority w:val="99"/>
    <w:unhideWhenUsed/>
    <w:rsid w:val="00EA5546"/>
    <w:pPr>
      <w:spacing w:line="240" w:lineRule="auto"/>
    </w:pPr>
    <w:rPr>
      <w:sz w:val="20"/>
      <w:szCs w:val="20"/>
    </w:rPr>
  </w:style>
  <w:style w:type="character" w:customStyle="1" w:styleId="CommentTextChar">
    <w:name w:val="Comment Text Char"/>
    <w:basedOn w:val="DefaultParagraphFont"/>
    <w:link w:val="CommentText"/>
    <w:uiPriority w:val="99"/>
    <w:rsid w:val="00EA5546"/>
    <w:rPr>
      <w:sz w:val="20"/>
      <w:szCs w:val="20"/>
    </w:rPr>
  </w:style>
  <w:style w:type="character" w:styleId="CommentReference">
    <w:name w:val="annotation reference"/>
    <w:basedOn w:val="DefaultParagraphFont"/>
    <w:uiPriority w:val="99"/>
    <w:semiHidden/>
    <w:unhideWhenUsed/>
    <w:rsid w:val="00EA5546"/>
    <w:rPr>
      <w:sz w:val="16"/>
      <w:szCs w:val="16"/>
    </w:rPr>
  </w:style>
  <w:style w:type="paragraph" w:styleId="BalloonText">
    <w:name w:val="Balloon Text"/>
    <w:basedOn w:val="Normal"/>
    <w:link w:val="BalloonTextChar"/>
    <w:uiPriority w:val="99"/>
    <w:semiHidden/>
    <w:unhideWhenUsed/>
    <w:rsid w:val="00566FB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6FBD"/>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566FBD"/>
    <w:rPr>
      <w:b/>
      <w:bCs/>
    </w:rPr>
  </w:style>
  <w:style w:type="character" w:customStyle="1" w:styleId="CommentSubjectChar">
    <w:name w:val="Comment Subject Char"/>
    <w:basedOn w:val="CommentTextChar"/>
    <w:link w:val="CommentSubject"/>
    <w:uiPriority w:val="99"/>
    <w:semiHidden/>
    <w:rsid w:val="00566FBD"/>
    <w:rPr>
      <w:b/>
      <w:bCs/>
      <w:sz w:val="20"/>
      <w:szCs w:val="20"/>
    </w:rPr>
  </w:style>
  <w:style w:type="paragraph" w:customStyle="1" w:styleId="EndNoteBibliographyTitle">
    <w:name w:val="EndNote Bibliography Title"/>
    <w:basedOn w:val="Normal"/>
    <w:link w:val="EndNoteBibliographyTitleChar"/>
    <w:rsid w:val="009B27C0"/>
    <w:pPr>
      <w:jc w:val="center"/>
    </w:pPr>
    <w:rPr>
      <w:noProof/>
    </w:rPr>
  </w:style>
  <w:style w:type="character" w:customStyle="1" w:styleId="normalChar">
    <w:name w:val="normal Char"/>
    <w:basedOn w:val="DefaultParagraphFont"/>
    <w:link w:val="Normal1"/>
    <w:rsid w:val="009B27C0"/>
  </w:style>
  <w:style w:type="character" w:customStyle="1" w:styleId="EndNoteBibliographyTitleChar">
    <w:name w:val="EndNote Bibliography Title Char"/>
    <w:basedOn w:val="normalChar"/>
    <w:link w:val="EndNoteBibliographyTitle"/>
    <w:rsid w:val="009B27C0"/>
    <w:rPr>
      <w:noProof/>
    </w:rPr>
  </w:style>
  <w:style w:type="paragraph" w:customStyle="1" w:styleId="EndNoteBibliography">
    <w:name w:val="EndNote Bibliography"/>
    <w:basedOn w:val="Normal"/>
    <w:link w:val="EndNoteBibliographyChar"/>
    <w:rsid w:val="009B27C0"/>
    <w:pPr>
      <w:spacing w:line="240" w:lineRule="auto"/>
    </w:pPr>
    <w:rPr>
      <w:noProof/>
    </w:rPr>
  </w:style>
  <w:style w:type="character" w:customStyle="1" w:styleId="EndNoteBibliographyChar">
    <w:name w:val="EndNote Bibliography Char"/>
    <w:basedOn w:val="normalChar"/>
    <w:link w:val="EndNoteBibliography"/>
    <w:rsid w:val="009B27C0"/>
    <w:rPr>
      <w:noProof/>
    </w:rPr>
  </w:style>
  <w:style w:type="character" w:customStyle="1" w:styleId="apple-converted-space">
    <w:name w:val="apple-converted-space"/>
    <w:basedOn w:val="DefaultParagraphFont"/>
    <w:rsid w:val="00A64406"/>
  </w:style>
  <w:style w:type="character" w:customStyle="1" w:styleId="hithilite">
    <w:name w:val="hithilite"/>
    <w:basedOn w:val="DefaultParagraphFont"/>
    <w:rsid w:val="00A64406"/>
  </w:style>
  <w:style w:type="paragraph" w:styleId="NormalWeb">
    <w:name w:val="Normal (Web)"/>
    <w:basedOn w:val="Normal"/>
    <w:uiPriority w:val="99"/>
    <w:unhideWhenUsed/>
    <w:rsid w:val="00E923EE"/>
    <w:pPr>
      <w:spacing w:before="100" w:after="100"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E923EE"/>
    <w:rPr>
      <w:color w:val="0000FF"/>
      <w:u w:val="single"/>
    </w:rPr>
  </w:style>
  <w:style w:type="character" w:styleId="LineNumber">
    <w:name w:val="line number"/>
    <w:basedOn w:val="DefaultParagraphFont"/>
    <w:uiPriority w:val="99"/>
    <w:semiHidden/>
    <w:unhideWhenUsed/>
    <w:rsid w:val="008634C2"/>
  </w:style>
  <w:style w:type="paragraph" w:customStyle="1" w:styleId="BodyText">
    <w:name w:val="BodyText"/>
    <w:basedOn w:val="Normal1"/>
    <w:qFormat/>
    <w:rsid w:val="00314D71"/>
    <w:pPr>
      <w:spacing w:beforeAutospacing="1" w:afterAutospacing="1" w:line="360" w:lineRule="auto"/>
    </w:pPr>
  </w:style>
  <w:style w:type="character" w:customStyle="1" w:styleId="apple-tab-span">
    <w:name w:val="apple-tab-span"/>
    <w:basedOn w:val="DefaultParagraphFont"/>
    <w:rsid w:val="00DA5D5B"/>
  </w:style>
  <w:style w:type="paragraph" w:styleId="ListParagraph">
    <w:name w:val="List Paragraph"/>
    <w:basedOn w:val="Normal"/>
    <w:uiPriority w:val="34"/>
    <w:qFormat/>
    <w:rsid w:val="001612D3"/>
    <w:pPr>
      <w:ind w:left="720"/>
      <w:contextualSpacing/>
    </w:pPr>
  </w:style>
  <w:style w:type="paragraph" w:styleId="Revision">
    <w:name w:val="Revision"/>
    <w:hidden/>
    <w:uiPriority w:val="99"/>
    <w:semiHidden/>
    <w:rsid w:val="00EF1B38"/>
    <w:pPr>
      <w:spacing w:line="240" w:lineRule="auto"/>
    </w:pPr>
  </w:style>
  <w:style w:type="character" w:styleId="FollowedHyperlink">
    <w:name w:val="FollowedHyperlink"/>
    <w:basedOn w:val="DefaultParagraphFont"/>
    <w:rsid w:val="00ED2E8C"/>
    <w:rPr>
      <w:color w:val="800080" w:themeColor="followedHyperlink"/>
      <w:u w:val="single"/>
    </w:rPr>
  </w:style>
  <w:style w:type="character" w:customStyle="1" w:styleId="st">
    <w:name w:val="st"/>
    <w:basedOn w:val="DefaultParagraphFont"/>
    <w:rsid w:val="006F6AC4"/>
  </w:style>
  <w:style w:type="paragraph" w:styleId="Header">
    <w:name w:val="header"/>
    <w:basedOn w:val="Normal"/>
    <w:link w:val="HeaderChar"/>
    <w:unhideWhenUsed/>
    <w:rsid w:val="000B4C08"/>
    <w:pPr>
      <w:tabs>
        <w:tab w:val="center" w:pos="4320"/>
        <w:tab w:val="right" w:pos="8640"/>
      </w:tabs>
      <w:spacing w:line="240" w:lineRule="auto"/>
    </w:pPr>
  </w:style>
  <w:style w:type="character" w:customStyle="1" w:styleId="HeaderChar">
    <w:name w:val="Header Char"/>
    <w:basedOn w:val="DefaultParagraphFont"/>
    <w:link w:val="Header"/>
    <w:rsid w:val="000B4C08"/>
  </w:style>
  <w:style w:type="paragraph" w:styleId="Footer">
    <w:name w:val="footer"/>
    <w:basedOn w:val="Normal"/>
    <w:link w:val="FooterChar"/>
    <w:unhideWhenUsed/>
    <w:rsid w:val="000B4C08"/>
    <w:pPr>
      <w:tabs>
        <w:tab w:val="center" w:pos="4320"/>
        <w:tab w:val="right" w:pos="8640"/>
      </w:tabs>
      <w:spacing w:line="240" w:lineRule="auto"/>
    </w:pPr>
  </w:style>
  <w:style w:type="character" w:customStyle="1" w:styleId="FooterChar">
    <w:name w:val="Footer Char"/>
    <w:basedOn w:val="DefaultParagraphFont"/>
    <w:link w:val="Footer"/>
    <w:rsid w:val="000B4C08"/>
  </w:style>
  <w:style w:type="character" w:customStyle="1" w:styleId="author">
    <w:name w:val="author"/>
    <w:basedOn w:val="DefaultParagraphFont"/>
    <w:rsid w:val="007E0FCA"/>
  </w:style>
  <w:style w:type="character" w:customStyle="1" w:styleId="pubyear">
    <w:name w:val="pubyear"/>
    <w:basedOn w:val="DefaultParagraphFont"/>
    <w:rsid w:val="007E0FCA"/>
  </w:style>
  <w:style w:type="character" w:customStyle="1" w:styleId="articletitle">
    <w:name w:val="articletitle"/>
    <w:basedOn w:val="DefaultParagraphFont"/>
    <w:rsid w:val="007E0FCA"/>
  </w:style>
  <w:style w:type="character" w:customStyle="1" w:styleId="journaltitle">
    <w:name w:val="journaltitle"/>
    <w:basedOn w:val="DefaultParagraphFont"/>
    <w:rsid w:val="007E0FCA"/>
  </w:style>
  <w:style w:type="character" w:customStyle="1" w:styleId="vol">
    <w:name w:val="vol"/>
    <w:basedOn w:val="DefaultParagraphFont"/>
    <w:rsid w:val="007E0FCA"/>
  </w:style>
  <w:style w:type="character" w:customStyle="1" w:styleId="pagefirst">
    <w:name w:val="pagefirst"/>
    <w:basedOn w:val="DefaultParagraphFont"/>
    <w:rsid w:val="007E0F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93804">
      <w:bodyDiv w:val="1"/>
      <w:marLeft w:val="0"/>
      <w:marRight w:val="0"/>
      <w:marTop w:val="0"/>
      <w:marBottom w:val="0"/>
      <w:divBdr>
        <w:top w:val="none" w:sz="0" w:space="0" w:color="auto"/>
        <w:left w:val="none" w:sz="0" w:space="0" w:color="auto"/>
        <w:bottom w:val="none" w:sz="0" w:space="0" w:color="auto"/>
        <w:right w:val="none" w:sz="0" w:space="0" w:color="auto"/>
      </w:divBdr>
    </w:div>
    <w:div w:id="18092687">
      <w:bodyDiv w:val="1"/>
      <w:marLeft w:val="0"/>
      <w:marRight w:val="0"/>
      <w:marTop w:val="0"/>
      <w:marBottom w:val="0"/>
      <w:divBdr>
        <w:top w:val="none" w:sz="0" w:space="0" w:color="auto"/>
        <w:left w:val="none" w:sz="0" w:space="0" w:color="auto"/>
        <w:bottom w:val="none" w:sz="0" w:space="0" w:color="auto"/>
        <w:right w:val="none" w:sz="0" w:space="0" w:color="auto"/>
      </w:divBdr>
    </w:div>
    <w:div w:id="37291448">
      <w:bodyDiv w:val="1"/>
      <w:marLeft w:val="0"/>
      <w:marRight w:val="0"/>
      <w:marTop w:val="0"/>
      <w:marBottom w:val="0"/>
      <w:divBdr>
        <w:top w:val="none" w:sz="0" w:space="0" w:color="auto"/>
        <w:left w:val="none" w:sz="0" w:space="0" w:color="auto"/>
        <w:bottom w:val="none" w:sz="0" w:space="0" w:color="auto"/>
        <w:right w:val="none" w:sz="0" w:space="0" w:color="auto"/>
      </w:divBdr>
      <w:divsChild>
        <w:div w:id="1472408279">
          <w:marLeft w:val="0"/>
          <w:marRight w:val="0"/>
          <w:marTop w:val="0"/>
          <w:marBottom w:val="0"/>
          <w:divBdr>
            <w:top w:val="none" w:sz="0" w:space="0" w:color="auto"/>
            <w:left w:val="none" w:sz="0" w:space="0" w:color="auto"/>
            <w:bottom w:val="none" w:sz="0" w:space="0" w:color="auto"/>
            <w:right w:val="none" w:sz="0" w:space="0" w:color="auto"/>
          </w:divBdr>
          <w:divsChild>
            <w:div w:id="139928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8738">
      <w:bodyDiv w:val="1"/>
      <w:marLeft w:val="0"/>
      <w:marRight w:val="0"/>
      <w:marTop w:val="0"/>
      <w:marBottom w:val="0"/>
      <w:divBdr>
        <w:top w:val="none" w:sz="0" w:space="0" w:color="auto"/>
        <w:left w:val="none" w:sz="0" w:space="0" w:color="auto"/>
        <w:bottom w:val="none" w:sz="0" w:space="0" w:color="auto"/>
        <w:right w:val="none" w:sz="0" w:space="0" w:color="auto"/>
      </w:divBdr>
      <w:divsChild>
        <w:div w:id="208228454">
          <w:marLeft w:val="0"/>
          <w:marRight w:val="0"/>
          <w:marTop w:val="0"/>
          <w:marBottom w:val="0"/>
          <w:divBdr>
            <w:top w:val="none" w:sz="0" w:space="0" w:color="auto"/>
            <w:left w:val="none" w:sz="0" w:space="0" w:color="auto"/>
            <w:bottom w:val="none" w:sz="0" w:space="0" w:color="auto"/>
            <w:right w:val="none" w:sz="0" w:space="0" w:color="auto"/>
          </w:divBdr>
          <w:divsChild>
            <w:div w:id="349065956">
              <w:marLeft w:val="0"/>
              <w:marRight w:val="0"/>
              <w:marTop w:val="0"/>
              <w:marBottom w:val="0"/>
              <w:divBdr>
                <w:top w:val="none" w:sz="0" w:space="0" w:color="auto"/>
                <w:left w:val="none" w:sz="0" w:space="0" w:color="auto"/>
                <w:bottom w:val="none" w:sz="0" w:space="0" w:color="auto"/>
                <w:right w:val="none" w:sz="0" w:space="0" w:color="auto"/>
              </w:divBdr>
            </w:div>
            <w:div w:id="438989212">
              <w:marLeft w:val="0"/>
              <w:marRight w:val="0"/>
              <w:marTop w:val="0"/>
              <w:marBottom w:val="0"/>
              <w:divBdr>
                <w:top w:val="none" w:sz="0" w:space="0" w:color="auto"/>
                <w:left w:val="none" w:sz="0" w:space="0" w:color="auto"/>
                <w:bottom w:val="none" w:sz="0" w:space="0" w:color="auto"/>
                <w:right w:val="none" w:sz="0" w:space="0" w:color="auto"/>
              </w:divBdr>
            </w:div>
            <w:div w:id="494035748">
              <w:marLeft w:val="0"/>
              <w:marRight w:val="0"/>
              <w:marTop w:val="0"/>
              <w:marBottom w:val="0"/>
              <w:divBdr>
                <w:top w:val="none" w:sz="0" w:space="0" w:color="auto"/>
                <w:left w:val="none" w:sz="0" w:space="0" w:color="auto"/>
                <w:bottom w:val="none" w:sz="0" w:space="0" w:color="auto"/>
                <w:right w:val="none" w:sz="0" w:space="0" w:color="auto"/>
              </w:divBdr>
            </w:div>
            <w:div w:id="613514524">
              <w:marLeft w:val="0"/>
              <w:marRight w:val="0"/>
              <w:marTop w:val="0"/>
              <w:marBottom w:val="0"/>
              <w:divBdr>
                <w:top w:val="none" w:sz="0" w:space="0" w:color="auto"/>
                <w:left w:val="none" w:sz="0" w:space="0" w:color="auto"/>
                <w:bottom w:val="none" w:sz="0" w:space="0" w:color="auto"/>
                <w:right w:val="none" w:sz="0" w:space="0" w:color="auto"/>
              </w:divBdr>
            </w:div>
            <w:div w:id="642201082">
              <w:marLeft w:val="0"/>
              <w:marRight w:val="0"/>
              <w:marTop w:val="0"/>
              <w:marBottom w:val="0"/>
              <w:divBdr>
                <w:top w:val="none" w:sz="0" w:space="0" w:color="auto"/>
                <w:left w:val="none" w:sz="0" w:space="0" w:color="auto"/>
                <w:bottom w:val="none" w:sz="0" w:space="0" w:color="auto"/>
                <w:right w:val="none" w:sz="0" w:space="0" w:color="auto"/>
              </w:divBdr>
            </w:div>
            <w:div w:id="906257676">
              <w:marLeft w:val="0"/>
              <w:marRight w:val="0"/>
              <w:marTop w:val="0"/>
              <w:marBottom w:val="0"/>
              <w:divBdr>
                <w:top w:val="none" w:sz="0" w:space="0" w:color="auto"/>
                <w:left w:val="none" w:sz="0" w:space="0" w:color="auto"/>
                <w:bottom w:val="none" w:sz="0" w:space="0" w:color="auto"/>
                <w:right w:val="none" w:sz="0" w:space="0" w:color="auto"/>
              </w:divBdr>
            </w:div>
            <w:div w:id="145490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4617">
      <w:bodyDiv w:val="1"/>
      <w:marLeft w:val="0"/>
      <w:marRight w:val="0"/>
      <w:marTop w:val="0"/>
      <w:marBottom w:val="0"/>
      <w:divBdr>
        <w:top w:val="none" w:sz="0" w:space="0" w:color="auto"/>
        <w:left w:val="none" w:sz="0" w:space="0" w:color="auto"/>
        <w:bottom w:val="none" w:sz="0" w:space="0" w:color="auto"/>
        <w:right w:val="none" w:sz="0" w:space="0" w:color="auto"/>
      </w:divBdr>
      <w:divsChild>
        <w:div w:id="1668094728">
          <w:marLeft w:val="0"/>
          <w:marRight w:val="0"/>
          <w:marTop w:val="0"/>
          <w:marBottom w:val="0"/>
          <w:divBdr>
            <w:top w:val="none" w:sz="0" w:space="0" w:color="auto"/>
            <w:left w:val="none" w:sz="0" w:space="0" w:color="auto"/>
            <w:bottom w:val="none" w:sz="0" w:space="0" w:color="auto"/>
            <w:right w:val="none" w:sz="0" w:space="0" w:color="auto"/>
          </w:divBdr>
          <w:divsChild>
            <w:div w:id="13509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6172">
      <w:bodyDiv w:val="1"/>
      <w:marLeft w:val="0"/>
      <w:marRight w:val="0"/>
      <w:marTop w:val="0"/>
      <w:marBottom w:val="0"/>
      <w:divBdr>
        <w:top w:val="none" w:sz="0" w:space="0" w:color="auto"/>
        <w:left w:val="none" w:sz="0" w:space="0" w:color="auto"/>
        <w:bottom w:val="none" w:sz="0" w:space="0" w:color="auto"/>
        <w:right w:val="none" w:sz="0" w:space="0" w:color="auto"/>
      </w:divBdr>
      <w:divsChild>
        <w:div w:id="1002322151">
          <w:marLeft w:val="0"/>
          <w:marRight w:val="0"/>
          <w:marTop w:val="0"/>
          <w:marBottom w:val="0"/>
          <w:divBdr>
            <w:top w:val="none" w:sz="0" w:space="0" w:color="auto"/>
            <w:left w:val="none" w:sz="0" w:space="0" w:color="auto"/>
            <w:bottom w:val="none" w:sz="0" w:space="0" w:color="auto"/>
            <w:right w:val="none" w:sz="0" w:space="0" w:color="auto"/>
          </w:divBdr>
          <w:divsChild>
            <w:div w:id="60739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0131">
      <w:bodyDiv w:val="1"/>
      <w:marLeft w:val="0"/>
      <w:marRight w:val="0"/>
      <w:marTop w:val="0"/>
      <w:marBottom w:val="0"/>
      <w:divBdr>
        <w:top w:val="none" w:sz="0" w:space="0" w:color="auto"/>
        <w:left w:val="none" w:sz="0" w:space="0" w:color="auto"/>
        <w:bottom w:val="none" w:sz="0" w:space="0" w:color="auto"/>
        <w:right w:val="none" w:sz="0" w:space="0" w:color="auto"/>
      </w:divBdr>
      <w:divsChild>
        <w:div w:id="1917353029">
          <w:marLeft w:val="0"/>
          <w:marRight w:val="0"/>
          <w:marTop w:val="0"/>
          <w:marBottom w:val="0"/>
          <w:divBdr>
            <w:top w:val="none" w:sz="0" w:space="0" w:color="auto"/>
            <w:left w:val="none" w:sz="0" w:space="0" w:color="auto"/>
            <w:bottom w:val="none" w:sz="0" w:space="0" w:color="auto"/>
            <w:right w:val="none" w:sz="0" w:space="0" w:color="auto"/>
          </w:divBdr>
          <w:divsChild>
            <w:div w:id="130727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1646">
      <w:bodyDiv w:val="1"/>
      <w:marLeft w:val="0"/>
      <w:marRight w:val="0"/>
      <w:marTop w:val="0"/>
      <w:marBottom w:val="0"/>
      <w:divBdr>
        <w:top w:val="none" w:sz="0" w:space="0" w:color="auto"/>
        <w:left w:val="none" w:sz="0" w:space="0" w:color="auto"/>
        <w:bottom w:val="none" w:sz="0" w:space="0" w:color="auto"/>
        <w:right w:val="none" w:sz="0" w:space="0" w:color="auto"/>
      </w:divBdr>
      <w:divsChild>
        <w:div w:id="1197623118">
          <w:marLeft w:val="0"/>
          <w:marRight w:val="0"/>
          <w:marTop w:val="0"/>
          <w:marBottom w:val="0"/>
          <w:divBdr>
            <w:top w:val="none" w:sz="0" w:space="0" w:color="auto"/>
            <w:left w:val="none" w:sz="0" w:space="0" w:color="auto"/>
            <w:bottom w:val="none" w:sz="0" w:space="0" w:color="auto"/>
            <w:right w:val="none" w:sz="0" w:space="0" w:color="auto"/>
          </w:divBdr>
          <w:divsChild>
            <w:div w:id="14359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6362">
      <w:bodyDiv w:val="1"/>
      <w:marLeft w:val="0"/>
      <w:marRight w:val="0"/>
      <w:marTop w:val="0"/>
      <w:marBottom w:val="0"/>
      <w:divBdr>
        <w:top w:val="none" w:sz="0" w:space="0" w:color="auto"/>
        <w:left w:val="none" w:sz="0" w:space="0" w:color="auto"/>
        <w:bottom w:val="none" w:sz="0" w:space="0" w:color="auto"/>
        <w:right w:val="none" w:sz="0" w:space="0" w:color="auto"/>
      </w:divBdr>
      <w:divsChild>
        <w:div w:id="1491096899">
          <w:marLeft w:val="0"/>
          <w:marRight w:val="0"/>
          <w:marTop w:val="0"/>
          <w:marBottom w:val="0"/>
          <w:divBdr>
            <w:top w:val="none" w:sz="0" w:space="0" w:color="auto"/>
            <w:left w:val="none" w:sz="0" w:space="0" w:color="auto"/>
            <w:bottom w:val="none" w:sz="0" w:space="0" w:color="auto"/>
            <w:right w:val="none" w:sz="0" w:space="0" w:color="auto"/>
          </w:divBdr>
          <w:divsChild>
            <w:div w:id="30443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3142">
      <w:bodyDiv w:val="1"/>
      <w:marLeft w:val="0"/>
      <w:marRight w:val="0"/>
      <w:marTop w:val="0"/>
      <w:marBottom w:val="0"/>
      <w:divBdr>
        <w:top w:val="none" w:sz="0" w:space="0" w:color="auto"/>
        <w:left w:val="none" w:sz="0" w:space="0" w:color="auto"/>
        <w:bottom w:val="none" w:sz="0" w:space="0" w:color="auto"/>
        <w:right w:val="none" w:sz="0" w:space="0" w:color="auto"/>
      </w:divBdr>
      <w:divsChild>
        <w:div w:id="1048451768">
          <w:marLeft w:val="0"/>
          <w:marRight w:val="0"/>
          <w:marTop w:val="0"/>
          <w:marBottom w:val="0"/>
          <w:divBdr>
            <w:top w:val="none" w:sz="0" w:space="0" w:color="auto"/>
            <w:left w:val="none" w:sz="0" w:space="0" w:color="auto"/>
            <w:bottom w:val="none" w:sz="0" w:space="0" w:color="auto"/>
            <w:right w:val="none" w:sz="0" w:space="0" w:color="auto"/>
          </w:divBdr>
          <w:divsChild>
            <w:div w:id="12994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50082">
      <w:bodyDiv w:val="1"/>
      <w:marLeft w:val="0"/>
      <w:marRight w:val="0"/>
      <w:marTop w:val="0"/>
      <w:marBottom w:val="0"/>
      <w:divBdr>
        <w:top w:val="none" w:sz="0" w:space="0" w:color="auto"/>
        <w:left w:val="none" w:sz="0" w:space="0" w:color="auto"/>
        <w:bottom w:val="none" w:sz="0" w:space="0" w:color="auto"/>
        <w:right w:val="none" w:sz="0" w:space="0" w:color="auto"/>
      </w:divBdr>
      <w:divsChild>
        <w:div w:id="855582610">
          <w:marLeft w:val="0"/>
          <w:marRight w:val="0"/>
          <w:marTop w:val="0"/>
          <w:marBottom w:val="0"/>
          <w:divBdr>
            <w:top w:val="none" w:sz="0" w:space="0" w:color="auto"/>
            <w:left w:val="none" w:sz="0" w:space="0" w:color="auto"/>
            <w:bottom w:val="none" w:sz="0" w:space="0" w:color="auto"/>
            <w:right w:val="none" w:sz="0" w:space="0" w:color="auto"/>
          </w:divBdr>
          <w:divsChild>
            <w:div w:id="15990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80484">
      <w:bodyDiv w:val="1"/>
      <w:marLeft w:val="0"/>
      <w:marRight w:val="0"/>
      <w:marTop w:val="0"/>
      <w:marBottom w:val="0"/>
      <w:divBdr>
        <w:top w:val="none" w:sz="0" w:space="0" w:color="auto"/>
        <w:left w:val="none" w:sz="0" w:space="0" w:color="auto"/>
        <w:bottom w:val="none" w:sz="0" w:space="0" w:color="auto"/>
        <w:right w:val="none" w:sz="0" w:space="0" w:color="auto"/>
      </w:divBdr>
      <w:divsChild>
        <w:div w:id="1427727247">
          <w:marLeft w:val="0"/>
          <w:marRight w:val="0"/>
          <w:marTop w:val="0"/>
          <w:marBottom w:val="0"/>
          <w:divBdr>
            <w:top w:val="none" w:sz="0" w:space="0" w:color="auto"/>
            <w:left w:val="none" w:sz="0" w:space="0" w:color="auto"/>
            <w:bottom w:val="none" w:sz="0" w:space="0" w:color="auto"/>
            <w:right w:val="none" w:sz="0" w:space="0" w:color="auto"/>
          </w:divBdr>
          <w:divsChild>
            <w:div w:id="194753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3273">
      <w:bodyDiv w:val="1"/>
      <w:marLeft w:val="0"/>
      <w:marRight w:val="0"/>
      <w:marTop w:val="0"/>
      <w:marBottom w:val="0"/>
      <w:divBdr>
        <w:top w:val="none" w:sz="0" w:space="0" w:color="auto"/>
        <w:left w:val="none" w:sz="0" w:space="0" w:color="auto"/>
        <w:bottom w:val="none" w:sz="0" w:space="0" w:color="auto"/>
        <w:right w:val="none" w:sz="0" w:space="0" w:color="auto"/>
      </w:divBdr>
      <w:divsChild>
        <w:div w:id="1270551060">
          <w:marLeft w:val="0"/>
          <w:marRight w:val="0"/>
          <w:marTop w:val="0"/>
          <w:marBottom w:val="0"/>
          <w:divBdr>
            <w:top w:val="none" w:sz="0" w:space="0" w:color="auto"/>
            <w:left w:val="none" w:sz="0" w:space="0" w:color="auto"/>
            <w:bottom w:val="none" w:sz="0" w:space="0" w:color="auto"/>
            <w:right w:val="none" w:sz="0" w:space="0" w:color="auto"/>
          </w:divBdr>
          <w:divsChild>
            <w:div w:id="67707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39400">
      <w:bodyDiv w:val="1"/>
      <w:marLeft w:val="0"/>
      <w:marRight w:val="0"/>
      <w:marTop w:val="0"/>
      <w:marBottom w:val="0"/>
      <w:divBdr>
        <w:top w:val="none" w:sz="0" w:space="0" w:color="auto"/>
        <w:left w:val="none" w:sz="0" w:space="0" w:color="auto"/>
        <w:bottom w:val="none" w:sz="0" w:space="0" w:color="auto"/>
        <w:right w:val="none" w:sz="0" w:space="0" w:color="auto"/>
      </w:divBdr>
      <w:divsChild>
        <w:div w:id="1772167544">
          <w:marLeft w:val="0"/>
          <w:marRight w:val="0"/>
          <w:marTop w:val="0"/>
          <w:marBottom w:val="0"/>
          <w:divBdr>
            <w:top w:val="none" w:sz="0" w:space="0" w:color="auto"/>
            <w:left w:val="none" w:sz="0" w:space="0" w:color="auto"/>
            <w:bottom w:val="none" w:sz="0" w:space="0" w:color="auto"/>
            <w:right w:val="none" w:sz="0" w:space="0" w:color="auto"/>
          </w:divBdr>
          <w:divsChild>
            <w:div w:id="5442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3394">
      <w:bodyDiv w:val="1"/>
      <w:marLeft w:val="0"/>
      <w:marRight w:val="0"/>
      <w:marTop w:val="0"/>
      <w:marBottom w:val="0"/>
      <w:divBdr>
        <w:top w:val="none" w:sz="0" w:space="0" w:color="auto"/>
        <w:left w:val="none" w:sz="0" w:space="0" w:color="auto"/>
        <w:bottom w:val="none" w:sz="0" w:space="0" w:color="auto"/>
        <w:right w:val="none" w:sz="0" w:space="0" w:color="auto"/>
      </w:divBdr>
      <w:divsChild>
        <w:div w:id="748846396">
          <w:marLeft w:val="0"/>
          <w:marRight w:val="0"/>
          <w:marTop w:val="0"/>
          <w:marBottom w:val="0"/>
          <w:divBdr>
            <w:top w:val="none" w:sz="0" w:space="0" w:color="auto"/>
            <w:left w:val="none" w:sz="0" w:space="0" w:color="auto"/>
            <w:bottom w:val="none" w:sz="0" w:space="0" w:color="auto"/>
            <w:right w:val="none" w:sz="0" w:space="0" w:color="auto"/>
          </w:divBdr>
          <w:divsChild>
            <w:div w:id="13263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8069">
      <w:bodyDiv w:val="1"/>
      <w:marLeft w:val="0"/>
      <w:marRight w:val="0"/>
      <w:marTop w:val="0"/>
      <w:marBottom w:val="0"/>
      <w:divBdr>
        <w:top w:val="none" w:sz="0" w:space="0" w:color="auto"/>
        <w:left w:val="none" w:sz="0" w:space="0" w:color="auto"/>
        <w:bottom w:val="none" w:sz="0" w:space="0" w:color="auto"/>
        <w:right w:val="none" w:sz="0" w:space="0" w:color="auto"/>
      </w:divBdr>
    </w:div>
    <w:div w:id="484781347">
      <w:bodyDiv w:val="1"/>
      <w:marLeft w:val="0"/>
      <w:marRight w:val="0"/>
      <w:marTop w:val="0"/>
      <w:marBottom w:val="0"/>
      <w:divBdr>
        <w:top w:val="none" w:sz="0" w:space="0" w:color="auto"/>
        <w:left w:val="none" w:sz="0" w:space="0" w:color="auto"/>
        <w:bottom w:val="none" w:sz="0" w:space="0" w:color="auto"/>
        <w:right w:val="none" w:sz="0" w:space="0" w:color="auto"/>
      </w:divBdr>
      <w:divsChild>
        <w:div w:id="847139473">
          <w:marLeft w:val="0"/>
          <w:marRight w:val="0"/>
          <w:marTop w:val="0"/>
          <w:marBottom w:val="0"/>
          <w:divBdr>
            <w:top w:val="none" w:sz="0" w:space="0" w:color="auto"/>
            <w:left w:val="none" w:sz="0" w:space="0" w:color="auto"/>
            <w:bottom w:val="none" w:sz="0" w:space="0" w:color="auto"/>
            <w:right w:val="none" w:sz="0" w:space="0" w:color="auto"/>
          </w:divBdr>
          <w:divsChild>
            <w:div w:id="65745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01996">
      <w:bodyDiv w:val="1"/>
      <w:marLeft w:val="0"/>
      <w:marRight w:val="0"/>
      <w:marTop w:val="0"/>
      <w:marBottom w:val="0"/>
      <w:divBdr>
        <w:top w:val="none" w:sz="0" w:space="0" w:color="auto"/>
        <w:left w:val="none" w:sz="0" w:space="0" w:color="auto"/>
        <w:bottom w:val="none" w:sz="0" w:space="0" w:color="auto"/>
        <w:right w:val="none" w:sz="0" w:space="0" w:color="auto"/>
      </w:divBdr>
      <w:divsChild>
        <w:div w:id="1017469085">
          <w:marLeft w:val="0"/>
          <w:marRight w:val="0"/>
          <w:marTop w:val="0"/>
          <w:marBottom w:val="0"/>
          <w:divBdr>
            <w:top w:val="none" w:sz="0" w:space="0" w:color="auto"/>
            <w:left w:val="none" w:sz="0" w:space="0" w:color="auto"/>
            <w:bottom w:val="none" w:sz="0" w:space="0" w:color="auto"/>
            <w:right w:val="none" w:sz="0" w:space="0" w:color="auto"/>
          </w:divBdr>
          <w:divsChild>
            <w:div w:id="16751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20184">
      <w:bodyDiv w:val="1"/>
      <w:marLeft w:val="0"/>
      <w:marRight w:val="0"/>
      <w:marTop w:val="0"/>
      <w:marBottom w:val="0"/>
      <w:divBdr>
        <w:top w:val="none" w:sz="0" w:space="0" w:color="auto"/>
        <w:left w:val="none" w:sz="0" w:space="0" w:color="auto"/>
        <w:bottom w:val="none" w:sz="0" w:space="0" w:color="auto"/>
        <w:right w:val="none" w:sz="0" w:space="0" w:color="auto"/>
      </w:divBdr>
      <w:divsChild>
        <w:div w:id="2120249689">
          <w:marLeft w:val="0"/>
          <w:marRight w:val="0"/>
          <w:marTop w:val="0"/>
          <w:marBottom w:val="0"/>
          <w:divBdr>
            <w:top w:val="none" w:sz="0" w:space="0" w:color="auto"/>
            <w:left w:val="none" w:sz="0" w:space="0" w:color="auto"/>
            <w:bottom w:val="none" w:sz="0" w:space="0" w:color="auto"/>
            <w:right w:val="none" w:sz="0" w:space="0" w:color="auto"/>
          </w:divBdr>
          <w:divsChild>
            <w:div w:id="66146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237581">
      <w:bodyDiv w:val="1"/>
      <w:marLeft w:val="0"/>
      <w:marRight w:val="0"/>
      <w:marTop w:val="0"/>
      <w:marBottom w:val="0"/>
      <w:divBdr>
        <w:top w:val="none" w:sz="0" w:space="0" w:color="auto"/>
        <w:left w:val="none" w:sz="0" w:space="0" w:color="auto"/>
        <w:bottom w:val="none" w:sz="0" w:space="0" w:color="auto"/>
        <w:right w:val="none" w:sz="0" w:space="0" w:color="auto"/>
      </w:divBdr>
      <w:divsChild>
        <w:div w:id="1552693019">
          <w:marLeft w:val="0"/>
          <w:marRight w:val="0"/>
          <w:marTop w:val="0"/>
          <w:marBottom w:val="0"/>
          <w:divBdr>
            <w:top w:val="none" w:sz="0" w:space="0" w:color="auto"/>
            <w:left w:val="none" w:sz="0" w:space="0" w:color="auto"/>
            <w:bottom w:val="none" w:sz="0" w:space="0" w:color="auto"/>
            <w:right w:val="none" w:sz="0" w:space="0" w:color="auto"/>
          </w:divBdr>
          <w:divsChild>
            <w:div w:id="10660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10656">
      <w:bodyDiv w:val="1"/>
      <w:marLeft w:val="0"/>
      <w:marRight w:val="0"/>
      <w:marTop w:val="0"/>
      <w:marBottom w:val="0"/>
      <w:divBdr>
        <w:top w:val="none" w:sz="0" w:space="0" w:color="auto"/>
        <w:left w:val="none" w:sz="0" w:space="0" w:color="auto"/>
        <w:bottom w:val="none" w:sz="0" w:space="0" w:color="auto"/>
        <w:right w:val="none" w:sz="0" w:space="0" w:color="auto"/>
      </w:divBdr>
      <w:divsChild>
        <w:div w:id="1232236663">
          <w:marLeft w:val="0"/>
          <w:marRight w:val="0"/>
          <w:marTop w:val="0"/>
          <w:marBottom w:val="0"/>
          <w:divBdr>
            <w:top w:val="none" w:sz="0" w:space="0" w:color="auto"/>
            <w:left w:val="none" w:sz="0" w:space="0" w:color="auto"/>
            <w:bottom w:val="none" w:sz="0" w:space="0" w:color="auto"/>
            <w:right w:val="none" w:sz="0" w:space="0" w:color="auto"/>
          </w:divBdr>
          <w:divsChild>
            <w:div w:id="15296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16178">
      <w:bodyDiv w:val="1"/>
      <w:marLeft w:val="0"/>
      <w:marRight w:val="0"/>
      <w:marTop w:val="0"/>
      <w:marBottom w:val="0"/>
      <w:divBdr>
        <w:top w:val="none" w:sz="0" w:space="0" w:color="auto"/>
        <w:left w:val="none" w:sz="0" w:space="0" w:color="auto"/>
        <w:bottom w:val="none" w:sz="0" w:space="0" w:color="auto"/>
        <w:right w:val="none" w:sz="0" w:space="0" w:color="auto"/>
      </w:divBdr>
      <w:divsChild>
        <w:div w:id="598371343">
          <w:marLeft w:val="0"/>
          <w:marRight w:val="0"/>
          <w:marTop w:val="0"/>
          <w:marBottom w:val="0"/>
          <w:divBdr>
            <w:top w:val="none" w:sz="0" w:space="0" w:color="auto"/>
            <w:left w:val="none" w:sz="0" w:space="0" w:color="auto"/>
            <w:bottom w:val="none" w:sz="0" w:space="0" w:color="auto"/>
            <w:right w:val="none" w:sz="0" w:space="0" w:color="auto"/>
          </w:divBdr>
          <w:divsChild>
            <w:div w:id="165498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57892">
      <w:bodyDiv w:val="1"/>
      <w:marLeft w:val="0"/>
      <w:marRight w:val="0"/>
      <w:marTop w:val="0"/>
      <w:marBottom w:val="0"/>
      <w:divBdr>
        <w:top w:val="none" w:sz="0" w:space="0" w:color="auto"/>
        <w:left w:val="none" w:sz="0" w:space="0" w:color="auto"/>
        <w:bottom w:val="none" w:sz="0" w:space="0" w:color="auto"/>
        <w:right w:val="none" w:sz="0" w:space="0" w:color="auto"/>
      </w:divBdr>
    </w:div>
    <w:div w:id="553005013">
      <w:bodyDiv w:val="1"/>
      <w:marLeft w:val="0"/>
      <w:marRight w:val="0"/>
      <w:marTop w:val="0"/>
      <w:marBottom w:val="0"/>
      <w:divBdr>
        <w:top w:val="none" w:sz="0" w:space="0" w:color="auto"/>
        <w:left w:val="none" w:sz="0" w:space="0" w:color="auto"/>
        <w:bottom w:val="none" w:sz="0" w:space="0" w:color="auto"/>
        <w:right w:val="none" w:sz="0" w:space="0" w:color="auto"/>
      </w:divBdr>
      <w:divsChild>
        <w:div w:id="658191631">
          <w:marLeft w:val="0"/>
          <w:marRight w:val="0"/>
          <w:marTop w:val="0"/>
          <w:marBottom w:val="0"/>
          <w:divBdr>
            <w:top w:val="none" w:sz="0" w:space="0" w:color="auto"/>
            <w:left w:val="none" w:sz="0" w:space="0" w:color="auto"/>
            <w:bottom w:val="none" w:sz="0" w:space="0" w:color="auto"/>
            <w:right w:val="none" w:sz="0" w:space="0" w:color="auto"/>
          </w:divBdr>
          <w:divsChild>
            <w:div w:id="6767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20534">
      <w:bodyDiv w:val="1"/>
      <w:marLeft w:val="0"/>
      <w:marRight w:val="0"/>
      <w:marTop w:val="0"/>
      <w:marBottom w:val="0"/>
      <w:divBdr>
        <w:top w:val="none" w:sz="0" w:space="0" w:color="auto"/>
        <w:left w:val="none" w:sz="0" w:space="0" w:color="auto"/>
        <w:bottom w:val="none" w:sz="0" w:space="0" w:color="auto"/>
        <w:right w:val="none" w:sz="0" w:space="0" w:color="auto"/>
      </w:divBdr>
      <w:divsChild>
        <w:div w:id="33576653">
          <w:marLeft w:val="0"/>
          <w:marRight w:val="0"/>
          <w:marTop w:val="0"/>
          <w:marBottom w:val="0"/>
          <w:divBdr>
            <w:top w:val="none" w:sz="0" w:space="0" w:color="auto"/>
            <w:left w:val="none" w:sz="0" w:space="0" w:color="auto"/>
            <w:bottom w:val="none" w:sz="0" w:space="0" w:color="auto"/>
            <w:right w:val="none" w:sz="0" w:space="0" w:color="auto"/>
          </w:divBdr>
          <w:divsChild>
            <w:div w:id="1848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24751">
      <w:bodyDiv w:val="1"/>
      <w:marLeft w:val="0"/>
      <w:marRight w:val="0"/>
      <w:marTop w:val="0"/>
      <w:marBottom w:val="0"/>
      <w:divBdr>
        <w:top w:val="none" w:sz="0" w:space="0" w:color="auto"/>
        <w:left w:val="none" w:sz="0" w:space="0" w:color="auto"/>
        <w:bottom w:val="none" w:sz="0" w:space="0" w:color="auto"/>
        <w:right w:val="none" w:sz="0" w:space="0" w:color="auto"/>
      </w:divBdr>
      <w:divsChild>
        <w:div w:id="824978025">
          <w:marLeft w:val="0"/>
          <w:marRight w:val="0"/>
          <w:marTop w:val="0"/>
          <w:marBottom w:val="0"/>
          <w:divBdr>
            <w:top w:val="none" w:sz="0" w:space="0" w:color="auto"/>
            <w:left w:val="none" w:sz="0" w:space="0" w:color="auto"/>
            <w:bottom w:val="none" w:sz="0" w:space="0" w:color="auto"/>
            <w:right w:val="none" w:sz="0" w:space="0" w:color="auto"/>
          </w:divBdr>
          <w:divsChild>
            <w:div w:id="72345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89931">
      <w:bodyDiv w:val="1"/>
      <w:marLeft w:val="0"/>
      <w:marRight w:val="0"/>
      <w:marTop w:val="0"/>
      <w:marBottom w:val="0"/>
      <w:divBdr>
        <w:top w:val="none" w:sz="0" w:space="0" w:color="auto"/>
        <w:left w:val="none" w:sz="0" w:space="0" w:color="auto"/>
        <w:bottom w:val="none" w:sz="0" w:space="0" w:color="auto"/>
        <w:right w:val="none" w:sz="0" w:space="0" w:color="auto"/>
      </w:divBdr>
      <w:divsChild>
        <w:div w:id="1086154410">
          <w:marLeft w:val="0"/>
          <w:marRight w:val="0"/>
          <w:marTop w:val="0"/>
          <w:marBottom w:val="0"/>
          <w:divBdr>
            <w:top w:val="none" w:sz="0" w:space="0" w:color="auto"/>
            <w:left w:val="none" w:sz="0" w:space="0" w:color="auto"/>
            <w:bottom w:val="none" w:sz="0" w:space="0" w:color="auto"/>
            <w:right w:val="none" w:sz="0" w:space="0" w:color="auto"/>
          </w:divBdr>
          <w:divsChild>
            <w:div w:id="19379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2753">
      <w:bodyDiv w:val="1"/>
      <w:marLeft w:val="0"/>
      <w:marRight w:val="0"/>
      <w:marTop w:val="0"/>
      <w:marBottom w:val="0"/>
      <w:divBdr>
        <w:top w:val="none" w:sz="0" w:space="0" w:color="auto"/>
        <w:left w:val="none" w:sz="0" w:space="0" w:color="auto"/>
        <w:bottom w:val="none" w:sz="0" w:space="0" w:color="auto"/>
        <w:right w:val="none" w:sz="0" w:space="0" w:color="auto"/>
      </w:divBdr>
    </w:div>
    <w:div w:id="663436172">
      <w:bodyDiv w:val="1"/>
      <w:marLeft w:val="0"/>
      <w:marRight w:val="0"/>
      <w:marTop w:val="0"/>
      <w:marBottom w:val="0"/>
      <w:divBdr>
        <w:top w:val="none" w:sz="0" w:space="0" w:color="auto"/>
        <w:left w:val="none" w:sz="0" w:space="0" w:color="auto"/>
        <w:bottom w:val="none" w:sz="0" w:space="0" w:color="auto"/>
        <w:right w:val="none" w:sz="0" w:space="0" w:color="auto"/>
      </w:divBdr>
    </w:div>
    <w:div w:id="678586632">
      <w:bodyDiv w:val="1"/>
      <w:marLeft w:val="0"/>
      <w:marRight w:val="0"/>
      <w:marTop w:val="0"/>
      <w:marBottom w:val="0"/>
      <w:divBdr>
        <w:top w:val="none" w:sz="0" w:space="0" w:color="auto"/>
        <w:left w:val="none" w:sz="0" w:space="0" w:color="auto"/>
        <w:bottom w:val="none" w:sz="0" w:space="0" w:color="auto"/>
        <w:right w:val="none" w:sz="0" w:space="0" w:color="auto"/>
      </w:divBdr>
      <w:divsChild>
        <w:div w:id="1023365647">
          <w:marLeft w:val="0"/>
          <w:marRight w:val="0"/>
          <w:marTop w:val="0"/>
          <w:marBottom w:val="0"/>
          <w:divBdr>
            <w:top w:val="none" w:sz="0" w:space="0" w:color="auto"/>
            <w:left w:val="none" w:sz="0" w:space="0" w:color="auto"/>
            <w:bottom w:val="none" w:sz="0" w:space="0" w:color="auto"/>
            <w:right w:val="none" w:sz="0" w:space="0" w:color="auto"/>
          </w:divBdr>
          <w:divsChild>
            <w:div w:id="14582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40376">
      <w:bodyDiv w:val="1"/>
      <w:marLeft w:val="0"/>
      <w:marRight w:val="0"/>
      <w:marTop w:val="0"/>
      <w:marBottom w:val="0"/>
      <w:divBdr>
        <w:top w:val="none" w:sz="0" w:space="0" w:color="auto"/>
        <w:left w:val="none" w:sz="0" w:space="0" w:color="auto"/>
        <w:bottom w:val="none" w:sz="0" w:space="0" w:color="auto"/>
        <w:right w:val="none" w:sz="0" w:space="0" w:color="auto"/>
      </w:divBdr>
      <w:divsChild>
        <w:div w:id="1497573140">
          <w:marLeft w:val="0"/>
          <w:marRight w:val="0"/>
          <w:marTop w:val="0"/>
          <w:marBottom w:val="0"/>
          <w:divBdr>
            <w:top w:val="none" w:sz="0" w:space="0" w:color="auto"/>
            <w:left w:val="none" w:sz="0" w:space="0" w:color="auto"/>
            <w:bottom w:val="none" w:sz="0" w:space="0" w:color="auto"/>
            <w:right w:val="none" w:sz="0" w:space="0" w:color="auto"/>
          </w:divBdr>
          <w:divsChild>
            <w:div w:id="11201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16067">
      <w:bodyDiv w:val="1"/>
      <w:marLeft w:val="0"/>
      <w:marRight w:val="0"/>
      <w:marTop w:val="0"/>
      <w:marBottom w:val="0"/>
      <w:divBdr>
        <w:top w:val="none" w:sz="0" w:space="0" w:color="auto"/>
        <w:left w:val="none" w:sz="0" w:space="0" w:color="auto"/>
        <w:bottom w:val="none" w:sz="0" w:space="0" w:color="auto"/>
        <w:right w:val="none" w:sz="0" w:space="0" w:color="auto"/>
      </w:divBdr>
      <w:divsChild>
        <w:div w:id="1180314141">
          <w:marLeft w:val="0"/>
          <w:marRight w:val="0"/>
          <w:marTop w:val="0"/>
          <w:marBottom w:val="0"/>
          <w:divBdr>
            <w:top w:val="none" w:sz="0" w:space="0" w:color="auto"/>
            <w:left w:val="none" w:sz="0" w:space="0" w:color="auto"/>
            <w:bottom w:val="none" w:sz="0" w:space="0" w:color="auto"/>
            <w:right w:val="none" w:sz="0" w:space="0" w:color="auto"/>
          </w:divBdr>
          <w:divsChild>
            <w:div w:id="15772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33489">
      <w:bodyDiv w:val="1"/>
      <w:marLeft w:val="0"/>
      <w:marRight w:val="0"/>
      <w:marTop w:val="0"/>
      <w:marBottom w:val="0"/>
      <w:divBdr>
        <w:top w:val="none" w:sz="0" w:space="0" w:color="auto"/>
        <w:left w:val="none" w:sz="0" w:space="0" w:color="auto"/>
        <w:bottom w:val="none" w:sz="0" w:space="0" w:color="auto"/>
        <w:right w:val="none" w:sz="0" w:space="0" w:color="auto"/>
      </w:divBdr>
      <w:divsChild>
        <w:div w:id="1722822781">
          <w:marLeft w:val="0"/>
          <w:marRight w:val="0"/>
          <w:marTop w:val="0"/>
          <w:marBottom w:val="0"/>
          <w:divBdr>
            <w:top w:val="none" w:sz="0" w:space="0" w:color="auto"/>
            <w:left w:val="none" w:sz="0" w:space="0" w:color="auto"/>
            <w:bottom w:val="none" w:sz="0" w:space="0" w:color="auto"/>
            <w:right w:val="none" w:sz="0" w:space="0" w:color="auto"/>
          </w:divBdr>
          <w:divsChild>
            <w:div w:id="10252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55568">
      <w:bodyDiv w:val="1"/>
      <w:marLeft w:val="0"/>
      <w:marRight w:val="0"/>
      <w:marTop w:val="0"/>
      <w:marBottom w:val="0"/>
      <w:divBdr>
        <w:top w:val="none" w:sz="0" w:space="0" w:color="auto"/>
        <w:left w:val="none" w:sz="0" w:space="0" w:color="auto"/>
        <w:bottom w:val="none" w:sz="0" w:space="0" w:color="auto"/>
        <w:right w:val="none" w:sz="0" w:space="0" w:color="auto"/>
      </w:divBdr>
      <w:divsChild>
        <w:div w:id="2067339273">
          <w:marLeft w:val="0"/>
          <w:marRight w:val="0"/>
          <w:marTop w:val="0"/>
          <w:marBottom w:val="0"/>
          <w:divBdr>
            <w:top w:val="none" w:sz="0" w:space="0" w:color="auto"/>
            <w:left w:val="none" w:sz="0" w:space="0" w:color="auto"/>
            <w:bottom w:val="none" w:sz="0" w:space="0" w:color="auto"/>
            <w:right w:val="none" w:sz="0" w:space="0" w:color="auto"/>
          </w:divBdr>
          <w:divsChild>
            <w:div w:id="99845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68242">
      <w:bodyDiv w:val="1"/>
      <w:marLeft w:val="0"/>
      <w:marRight w:val="0"/>
      <w:marTop w:val="0"/>
      <w:marBottom w:val="0"/>
      <w:divBdr>
        <w:top w:val="none" w:sz="0" w:space="0" w:color="auto"/>
        <w:left w:val="none" w:sz="0" w:space="0" w:color="auto"/>
        <w:bottom w:val="none" w:sz="0" w:space="0" w:color="auto"/>
        <w:right w:val="none" w:sz="0" w:space="0" w:color="auto"/>
      </w:divBdr>
      <w:divsChild>
        <w:div w:id="349724116">
          <w:marLeft w:val="0"/>
          <w:marRight w:val="0"/>
          <w:marTop w:val="0"/>
          <w:marBottom w:val="0"/>
          <w:divBdr>
            <w:top w:val="none" w:sz="0" w:space="0" w:color="auto"/>
            <w:left w:val="none" w:sz="0" w:space="0" w:color="auto"/>
            <w:bottom w:val="none" w:sz="0" w:space="0" w:color="auto"/>
            <w:right w:val="none" w:sz="0" w:space="0" w:color="auto"/>
          </w:divBdr>
          <w:divsChild>
            <w:div w:id="179077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11289">
      <w:bodyDiv w:val="1"/>
      <w:marLeft w:val="0"/>
      <w:marRight w:val="0"/>
      <w:marTop w:val="0"/>
      <w:marBottom w:val="0"/>
      <w:divBdr>
        <w:top w:val="none" w:sz="0" w:space="0" w:color="auto"/>
        <w:left w:val="none" w:sz="0" w:space="0" w:color="auto"/>
        <w:bottom w:val="none" w:sz="0" w:space="0" w:color="auto"/>
        <w:right w:val="none" w:sz="0" w:space="0" w:color="auto"/>
      </w:divBdr>
    </w:div>
    <w:div w:id="842623490">
      <w:bodyDiv w:val="1"/>
      <w:marLeft w:val="0"/>
      <w:marRight w:val="0"/>
      <w:marTop w:val="0"/>
      <w:marBottom w:val="0"/>
      <w:divBdr>
        <w:top w:val="none" w:sz="0" w:space="0" w:color="auto"/>
        <w:left w:val="none" w:sz="0" w:space="0" w:color="auto"/>
        <w:bottom w:val="none" w:sz="0" w:space="0" w:color="auto"/>
        <w:right w:val="none" w:sz="0" w:space="0" w:color="auto"/>
      </w:divBdr>
      <w:divsChild>
        <w:div w:id="1183202139">
          <w:marLeft w:val="0"/>
          <w:marRight w:val="0"/>
          <w:marTop w:val="0"/>
          <w:marBottom w:val="0"/>
          <w:divBdr>
            <w:top w:val="none" w:sz="0" w:space="0" w:color="auto"/>
            <w:left w:val="none" w:sz="0" w:space="0" w:color="auto"/>
            <w:bottom w:val="none" w:sz="0" w:space="0" w:color="auto"/>
            <w:right w:val="none" w:sz="0" w:space="0" w:color="auto"/>
          </w:divBdr>
          <w:divsChild>
            <w:div w:id="1192067003">
              <w:marLeft w:val="0"/>
              <w:marRight w:val="0"/>
              <w:marTop w:val="0"/>
              <w:marBottom w:val="0"/>
              <w:divBdr>
                <w:top w:val="none" w:sz="0" w:space="0" w:color="auto"/>
                <w:left w:val="none" w:sz="0" w:space="0" w:color="auto"/>
                <w:bottom w:val="none" w:sz="0" w:space="0" w:color="auto"/>
                <w:right w:val="none" w:sz="0" w:space="0" w:color="auto"/>
              </w:divBdr>
            </w:div>
            <w:div w:id="14585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70685">
      <w:bodyDiv w:val="1"/>
      <w:marLeft w:val="0"/>
      <w:marRight w:val="0"/>
      <w:marTop w:val="0"/>
      <w:marBottom w:val="0"/>
      <w:divBdr>
        <w:top w:val="none" w:sz="0" w:space="0" w:color="auto"/>
        <w:left w:val="none" w:sz="0" w:space="0" w:color="auto"/>
        <w:bottom w:val="none" w:sz="0" w:space="0" w:color="auto"/>
        <w:right w:val="none" w:sz="0" w:space="0" w:color="auto"/>
      </w:divBdr>
      <w:divsChild>
        <w:div w:id="768090292">
          <w:marLeft w:val="0"/>
          <w:marRight w:val="0"/>
          <w:marTop w:val="0"/>
          <w:marBottom w:val="0"/>
          <w:divBdr>
            <w:top w:val="none" w:sz="0" w:space="0" w:color="auto"/>
            <w:left w:val="none" w:sz="0" w:space="0" w:color="auto"/>
            <w:bottom w:val="none" w:sz="0" w:space="0" w:color="auto"/>
            <w:right w:val="none" w:sz="0" w:space="0" w:color="auto"/>
          </w:divBdr>
          <w:divsChild>
            <w:div w:id="2752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50202">
      <w:bodyDiv w:val="1"/>
      <w:marLeft w:val="0"/>
      <w:marRight w:val="0"/>
      <w:marTop w:val="0"/>
      <w:marBottom w:val="0"/>
      <w:divBdr>
        <w:top w:val="none" w:sz="0" w:space="0" w:color="auto"/>
        <w:left w:val="none" w:sz="0" w:space="0" w:color="auto"/>
        <w:bottom w:val="none" w:sz="0" w:space="0" w:color="auto"/>
        <w:right w:val="none" w:sz="0" w:space="0" w:color="auto"/>
      </w:divBdr>
      <w:divsChild>
        <w:div w:id="1704330912">
          <w:marLeft w:val="0"/>
          <w:marRight w:val="0"/>
          <w:marTop w:val="0"/>
          <w:marBottom w:val="0"/>
          <w:divBdr>
            <w:top w:val="none" w:sz="0" w:space="0" w:color="auto"/>
            <w:left w:val="none" w:sz="0" w:space="0" w:color="auto"/>
            <w:bottom w:val="none" w:sz="0" w:space="0" w:color="auto"/>
            <w:right w:val="none" w:sz="0" w:space="0" w:color="auto"/>
          </w:divBdr>
          <w:divsChild>
            <w:div w:id="20062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27621">
      <w:bodyDiv w:val="1"/>
      <w:marLeft w:val="0"/>
      <w:marRight w:val="0"/>
      <w:marTop w:val="0"/>
      <w:marBottom w:val="0"/>
      <w:divBdr>
        <w:top w:val="none" w:sz="0" w:space="0" w:color="auto"/>
        <w:left w:val="none" w:sz="0" w:space="0" w:color="auto"/>
        <w:bottom w:val="none" w:sz="0" w:space="0" w:color="auto"/>
        <w:right w:val="none" w:sz="0" w:space="0" w:color="auto"/>
      </w:divBdr>
    </w:div>
    <w:div w:id="998651821">
      <w:bodyDiv w:val="1"/>
      <w:marLeft w:val="0"/>
      <w:marRight w:val="0"/>
      <w:marTop w:val="0"/>
      <w:marBottom w:val="0"/>
      <w:divBdr>
        <w:top w:val="none" w:sz="0" w:space="0" w:color="auto"/>
        <w:left w:val="none" w:sz="0" w:space="0" w:color="auto"/>
        <w:bottom w:val="none" w:sz="0" w:space="0" w:color="auto"/>
        <w:right w:val="none" w:sz="0" w:space="0" w:color="auto"/>
      </w:divBdr>
      <w:divsChild>
        <w:div w:id="580259199">
          <w:marLeft w:val="0"/>
          <w:marRight w:val="0"/>
          <w:marTop w:val="0"/>
          <w:marBottom w:val="0"/>
          <w:divBdr>
            <w:top w:val="none" w:sz="0" w:space="0" w:color="auto"/>
            <w:left w:val="none" w:sz="0" w:space="0" w:color="auto"/>
            <w:bottom w:val="none" w:sz="0" w:space="0" w:color="auto"/>
            <w:right w:val="none" w:sz="0" w:space="0" w:color="auto"/>
          </w:divBdr>
          <w:divsChild>
            <w:div w:id="183798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41120">
      <w:bodyDiv w:val="1"/>
      <w:marLeft w:val="0"/>
      <w:marRight w:val="0"/>
      <w:marTop w:val="0"/>
      <w:marBottom w:val="0"/>
      <w:divBdr>
        <w:top w:val="none" w:sz="0" w:space="0" w:color="auto"/>
        <w:left w:val="none" w:sz="0" w:space="0" w:color="auto"/>
        <w:bottom w:val="none" w:sz="0" w:space="0" w:color="auto"/>
        <w:right w:val="none" w:sz="0" w:space="0" w:color="auto"/>
      </w:divBdr>
      <w:divsChild>
        <w:div w:id="1543592511">
          <w:marLeft w:val="0"/>
          <w:marRight w:val="0"/>
          <w:marTop w:val="0"/>
          <w:marBottom w:val="0"/>
          <w:divBdr>
            <w:top w:val="none" w:sz="0" w:space="0" w:color="auto"/>
            <w:left w:val="none" w:sz="0" w:space="0" w:color="auto"/>
            <w:bottom w:val="none" w:sz="0" w:space="0" w:color="auto"/>
            <w:right w:val="none" w:sz="0" w:space="0" w:color="auto"/>
          </w:divBdr>
          <w:divsChild>
            <w:div w:id="155353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740398">
      <w:bodyDiv w:val="1"/>
      <w:marLeft w:val="0"/>
      <w:marRight w:val="0"/>
      <w:marTop w:val="0"/>
      <w:marBottom w:val="0"/>
      <w:divBdr>
        <w:top w:val="none" w:sz="0" w:space="0" w:color="auto"/>
        <w:left w:val="none" w:sz="0" w:space="0" w:color="auto"/>
        <w:bottom w:val="none" w:sz="0" w:space="0" w:color="auto"/>
        <w:right w:val="none" w:sz="0" w:space="0" w:color="auto"/>
      </w:divBdr>
    </w:div>
    <w:div w:id="1093429047">
      <w:bodyDiv w:val="1"/>
      <w:marLeft w:val="0"/>
      <w:marRight w:val="0"/>
      <w:marTop w:val="0"/>
      <w:marBottom w:val="0"/>
      <w:divBdr>
        <w:top w:val="none" w:sz="0" w:space="0" w:color="auto"/>
        <w:left w:val="none" w:sz="0" w:space="0" w:color="auto"/>
        <w:bottom w:val="none" w:sz="0" w:space="0" w:color="auto"/>
        <w:right w:val="none" w:sz="0" w:space="0" w:color="auto"/>
      </w:divBdr>
    </w:div>
    <w:div w:id="1104113779">
      <w:bodyDiv w:val="1"/>
      <w:marLeft w:val="0"/>
      <w:marRight w:val="0"/>
      <w:marTop w:val="0"/>
      <w:marBottom w:val="0"/>
      <w:divBdr>
        <w:top w:val="none" w:sz="0" w:space="0" w:color="auto"/>
        <w:left w:val="none" w:sz="0" w:space="0" w:color="auto"/>
        <w:bottom w:val="none" w:sz="0" w:space="0" w:color="auto"/>
        <w:right w:val="none" w:sz="0" w:space="0" w:color="auto"/>
      </w:divBdr>
      <w:divsChild>
        <w:div w:id="1862164482">
          <w:marLeft w:val="0"/>
          <w:marRight w:val="0"/>
          <w:marTop w:val="0"/>
          <w:marBottom w:val="0"/>
          <w:divBdr>
            <w:top w:val="none" w:sz="0" w:space="0" w:color="auto"/>
            <w:left w:val="none" w:sz="0" w:space="0" w:color="auto"/>
            <w:bottom w:val="none" w:sz="0" w:space="0" w:color="auto"/>
            <w:right w:val="none" w:sz="0" w:space="0" w:color="auto"/>
          </w:divBdr>
          <w:divsChild>
            <w:div w:id="43857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9018">
      <w:bodyDiv w:val="1"/>
      <w:marLeft w:val="0"/>
      <w:marRight w:val="0"/>
      <w:marTop w:val="0"/>
      <w:marBottom w:val="0"/>
      <w:divBdr>
        <w:top w:val="none" w:sz="0" w:space="0" w:color="auto"/>
        <w:left w:val="none" w:sz="0" w:space="0" w:color="auto"/>
        <w:bottom w:val="none" w:sz="0" w:space="0" w:color="auto"/>
        <w:right w:val="none" w:sz="0" w:space="0" w:color="auto"/>
      </w:divBdr>
      <w:divsChild>
        <w:div w:id="147750095">
          <w:marLeft w:val="0"/>
          <w:marRight w:val="0"/>
          <w:marTop w:val="0"/>
          <w:marBottom w:val="0"/>
          <w:divBdr>
            <w:top w:val="none" w:sz="0" w:space="0" w:color="auto"/>
            <w:left w:val="none" w:sz="0" w:space="0" w:color="auto"/>
            <w:bottom w:val="none" w:sz="0" w:space="0" w:color="auto"/>
            <w:right w:val="none" w:sz="0" w:space="0" w:color="auto"/>
          </w:divBdr>
          <w:divsChild>
            <w:div w:id="10698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0762">
      <w:bodyDiv w:val="1"/>
      <w:marLeft w:val="0"/>
      <w:marRight w:val="0"/>
      <w:marTop w:val="0"/>
      <w:marBottom w:val="0"/>
      <w:divBdr>
        <w:top w:val="none" w:sz="0" w:space="0" w:color="auto"/>
        <w:left w:val="none" w:sz="0" w:space="0" w:color="auto"/>
        <w:bottom w:val="none" w:sz="0" w:space="0" w:color="auto"/>
        <w:right w:val="none" w:sz="0" w:space="0" w:color="auto"/>
      </w:divBdr>
      <w:divsChild>
        <w:div w:id="712536280">
          <w:marLeft w:val="0"/>
          <w:marRight w:val="0"/>
          <w:marTop w:val="0"/>
          <w:marBottom w:val="0"/>
          <w:divBdr>
            <w:top w:val="none" w:sz="0" w:space="0" w:color="auto"/>
            <w:left w:val="none" w:sz="0" w:space="0" w:color="auto"/>
            <w:bottom w:val="none" w:sz="0" w:space="0" w:color="auto"/>
            <w:right w:val="none" w:sz="0" w:space="0" w:color="auto"/>
          </w:divBdr>
          <w:divsChild>
            <w:div w:id="42083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12833">
      <w:bodyDiv w:val="1"/>
      <w:marLeft w:val="0"/>
      <w:marRight w:val="0"/>
      <w:marTop w:val="0"/>
      <w:marBottom w:val="0"/>
      <w:divBdr>
        <w:top w:val="none" w:sz="0" w:space="0" w:color="auto"/>
        <w:left w:val="none" w:sz="0" w:space="0" w:color="auto"/>
        <w:bottom w:val="none" w:sz="0" w:space="0" w:color="auto"/>
        <w:right w:val="none" w:sz="0" w:space="0" w:color="auto"/>
      </w:divBdr>
      <w:divsChild>
        <w:div w:id="2021201697">
          <w:marLeft w:val="0"/>
          <w:marRight w:val="0"/>
          <w:marTop w:val="0"/>
          <w:marBottom w:val="0"/>
          <w:divBdr>
            <w:top w:val="none" w:sz="0" w:space="0" w:color="auto"/>
            <w:left w:val="none" w:sz="0" w:space="0" w:color="auto"/>
            <w:bottom w:val="none" w:sz="0" w:space="0" w:color="auto"/>
            <w:right w:val="none" w:sz="0" w:space="0" w:color="auto"/>
          </w:divBdr>
          <w:divsChild>
            <w:div w:id="13454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76664">
      <w:bodyDiv w:val="1"/>
      <w:marLeft w:val="0"/>
      <w:marRight w:val="0"/>
      <w:marTop w:val="0"/>
      <w:marBottom w:val="0"/>
      <w:divBdr>
        <w:top w:val="none" w:sz="0" w:space="0" w:color="auto"/>
        <w:left w:val="none" w:sz="0" w:space="0" w:color="auto"/>
        <w:bottom w:val="none" w:sz="0" w:space="0" w:color="auto"/>
        <w:right w:val="none" w:sz="0" w:space="0" w:color="auto"/>
      </w:divBdr>
      <w:divsChild>
        <w:div w:id="738484910">
          <w:marLeft w:val="0"/>
          <w:marRight w:val="0"/>
          <w:marTop w:val="0"/>
          <w:marBottom w:val="0"/>
          <w:divBdr>
            <w:top w:val="none" w:sz="0" w:space="0" w:color="auto"/>
            <w:left w:val="none" w:sz="0" w:space="0" w:color="auto"/>
            <w:bottom w:val="none" w:sz="0" w:space="0" w:color="auto"/>
            <w:right w:val="none" w:sz="0" w:space="0" w:color="auto"/>
          </w:divBdr>
          <w:divsChild>
            <w:div w:id="206189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19073">
      <w:bodyDiv w:val="1"/>
      <w:marLeft w:val="0"/>
      <w:marRight w:val="0"/>
      <w:marTop w:val="0"/>
      <w:marBottom w:val="0"/>
      <w:divBdr>
        <w:top w:val="none" w:sz="0" w:space="0" w:color="auto"/>
        <w:left w:val="none" w:sz="0" w:space="0" w:color="auto"/>
        <w:bottom w:val="none" w:sz="0" w:space="0" w:color="auto"/>
        <w:right w:val="none" w:sz="0" w:space="0" w:color="auto"/>
      </w:divBdr>
    </w:div>
    <w:div w:id="1296836449">
      <w:bodyDiv w:val="1"/>
      <w:marLeft w:val="0"/>
      <w:marRight w:val="0"/>
      <w:marTop w:val="0"/>
      <w:marBottom w:val="0"/>
      <w:divBdr>
        <w:top w:val="none" w:sz="0" w:space="0" w:color="auto"/>
        <w:left w:val="none" w:sz="0" w:space="0" w:color="auto"/>
        <w:bottom w:val="none" w:sz="0" w:space="0" w:color="auto"/>
        <w:right w:val="none" w:sz="0" w:space="0" w:color="auto"/>
      </w:divBdr>
      <w:divsChild>
        <w:div w:id="627783823">
          <w:marLeft w:val="0"/>
          <w:marRight w:val="0"/>
          <w:marTop w:val="0"/>
          <w:marBottom w:val="0"/>
          <w:divBdr>
            <w:top w:val="none" w:sz="0" w:space="0" w:color="auto"/>
            <w:left w:val="none" w:sz="0" w:space="0" w:color="auto"/>
            <w:bottom w:val="none" w:sz="0" w:space="0" w:color="auto"/>
            <w:right w:val="none" w:sz="0" w:space="0" w:color="auto"/>
          </w:divBdr>
          <w:divsChild>
            <w:div w:id="2783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47519">
      <w:bodyDiv w:val="1"/>
      <w:marLeft w:val="0"/>
      <w:marRight w:val="0"/>
      <w:marTop w:val="0"/>
      <w:marBottom w:val="0"/>
      <w:divBdr>
        <w:top w:val="none" w:sz="0" w:space="0" w:color="auto"/>
        <w:left w:val="none" w:sz="0" w:space="0" w:color="auto"/>
        <w:bottom w:val="none" w:sz="0" w:space="0" w:color="auto"/>
        <w:right w:val="none" w:sz="0" w:space="0" w:color="auto"/>
      </w:divBdr>
      <w:divsChild>
        <w:div w:id="2125415374">
          <w:marLeft w:val="0"/>
          <w:marRight w:val="0"/>
          <w:marTop w:val="0"/>
          <w:marBottom w:val="0"/>
          <w:divBdr>
            <w:top w:val="none" w:sz="0" w:space="0" w:color="auto"/>
            <w:left w:val="none" w:sz="0" w:space="0" w:color="auto"/>
            <w:bottom w:val="none" w:sz="0" w:space="0" w:color="auto"/>
            <w:right w:val="none" w:sz="0" w:space="0" w:color="auto"/>
          </w:divBdr>
          <w:divsChild>
            <w:div w:id="71612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4120">
      <w:bodyDiv w:val="1"/>
      <w:marLeft w:val="0"/>
      <w:marRight w:val="0"/>
      <w:marTop w:val="0"/>
      <w:marBottom w:val="0"/>
      <w:divBdr>
        <w:top w:val="none" w:sz="0" w:space="0" w:color="auto"/>
        <w:left w:val="none" w:sz="0" w:space="0" w:color="auto"/>
        <w:bottom w:val="none" w:sz="0" w:space="0" w:color="auto"/>
        <w:right w:val="none" w:sz="0" w:space="0" w:color="auto"/>
      </w:divBdr>
      <w:divsChild>
        <w:div w:id="1237865657">
          <w:marLeft w:val="0"/>
          <w:marRight w:val="0"/>
          <w:marTop w:val="0"/>
          <w:marBottom w:val="0"/>
          <w:divBdr>
            <w:top w:val="none" w:sz="0" w:space="0" w:color="auto"/>
            <w:left w:val="none" w:sz="0" w:space="0" w:color="auto"/>
            <w:bottom w:val="none" w:sz="0" w:space="0" w:color="auto"/>
            <w:right w:val="none" w:sz="0" w:space="0" w:color="auto"/>
          </w:divBdr>
          <w:divsChild>
            <w:div w:id="119723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11286">
      <w:bodyDiv w:val="1"/>
      <w:marLeft w:val="0"/>
      <w:marRight w:val="0"/>
      <w:marTop w:val="0"/>
      <w:marBottom w:val="0"/>
      <w:divBdr>
        <w:top w:val="none" w:sz="0" w:space="0" w:color="auto"/>
        <w:left w:val="none" w:sz="0" w:space="0" w:color="auto"/>
        <w:bottom w:val="none" w:sz="0" w:space="0" w:color="auto"/>
        <w:right w:val="none" w:sz="0" w:space="0" w:color="auto"/>
      </w:divBdr>
      <w:divsChild>
        <w:div w:id="1619525914">
          <w:marLeft w:val="0"/>
          <w:marRight w:val="0"/>
          <w:marTop w:val="0"/>
          <w:marBottom w:val="0"/>
          <w:divBdr>
            <w:top w:val="none" w:sz="0" w:space="0" w:color="auto"/>
            <w:left w:val="none" w:sz="0" w:space="0" w:color="auto"/>
            <w:bottom w:val="none" w:sz="0" w:space="0" w:color="auto"/>
            <w:right w:val="none" w:sz="0" w:space="0" w:color="auto"/>
          </w:divBdr>
          <w:divsChild>
            <w:div w:id="825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06395">
      <w:bodyDiv w:val="1"/>
      <w:marLeft w:val="0"/>
      <w:marRight w:val="0"/>
      <w:marTop w:val="0"/>
      <w:marBottom w:val="0"/>
      <w:divBdr>
        <w:top w:val="none" w:sz="0" w:space="0" w:color="auto"/>
        <w:left w:val="none" w:sz="0" w:space="0" w:color="auto"/>
        <w:bottom w:val="none" w:sz="0" w:space="0" w:color="auto"/>
        <w:right w:val="none" w:sz="0" w:space="0" w:color="auto"/>
      </w:divBdr>
      <w:divsChild>
        <w:div w:id="1191142733">
          <w:marLeft w:val="0"/>
          <w:marRight w:val="0"/>
          <w:marTop w:val="0"/>
          <w:marBottom w:val="0"/>
          <w:divBdr>
            <w:top w:val="none" w:sz="0" w:space="0" w:color="auto"/>
            <w:left w:val="none" w:sz="0" w:space="0" w:color="auto"/>
            <w:bottom w:val="none" w:sz="0" w:space="0" w:color="auto"/>
            <w:right w:val="none" w:sz="0" w:space="0" w:color="auto"/>
          </w:divBdr>
          <w:divsChild>
            <w:div w:id="21264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23847">
      <w:bodyDiv w:val="1"/>
      <w:marLeft w:val="0"/>
      <w:marRight w:val="0"/>
      <w:marTop w:val="0"/>
      <w:marBottom w:val="0"/>
      <w:divBdr>
        <w:top w:val="none" w:sz="0" w:space="0" w:color="auto"/>
        <w:left w:val="none" w:sz="0" w:space="0" w:color="auto"/>
        <w:bottom w:val="none" w:sz="0" w:space="0" w:color="auto"/>
        <w:right w:val="none" w:sz="0" w:space="0" w:color="auto"/>
      </w:divBdr>
      <w:divsChild>
        <w:div w:id="53357553">
          <w:marLeft w:val="0"/>
          <w:marRight w:val="0"/>
          <w:marTop w:val="0"/>
          <w:marBottom w:val="0"/>
          <w:divBdr>
            <w:top w:val="none" w:sz="0" w:space="0" w:color="auto"/>
            <w:left w:val="none" w:sz="0" w:space="0" w:color="auto"/>
            <w:bottom w:val="none" w:sz="0" w:space="0" w:color="auto"/>
            <w:right w:val="none" w:sz="0" w:space="0" w:color="auto"/>
          </w:divBdr>
          <w:divsChild>
            <w:div w:id="177566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15476">
      <w:bodyDiv w:val="1"/>
      <w:marLeft w:val="0"/>
      <w:marRight w:val="0"/>
      <w:marTop w:val="0"/>
      <w:marBottom w:val="0"/>
      <w:divBdr>
        <w:top w:val="none" w:sz="0" w:space="0" w:color="auto"/>
        <w:left w:val="none" w:sz="0" w:space="0" w:color="auto"/>
        <w:bottom w:val="none" w:sz="0" w:space="0" w:color="auto"/>
        <w:right w:val="none" w:sz="0" w:space="0" w:color="auto"/>
      </w:divBdr>
      <w:divsChild>
        <w:div w:id="2037534995">
          <w:marLeft w:val="0"/>
          <w:marRight w:val="0"/>
          <w:marTop w:val="0"/>
          <w:marBottom w:val="0"/>
          <w:divBdr>
            <w:top w:val="none" w:sz="0" w:space="0" w:color="auto"/>
            <w:left w:val="none" w:sz="0" w:space="0" w:color="auto"/>
            <w:bottom w:val="none" w:sz="0" w:space="0" w:color="auto"/>
            <w:right w:val="none" w:sz="0" w:space="0" w:color="auto"/>
          </w:divBdr>
          <w:divsChild>
            <w:div w:id="827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3589">
      <w:bodyDiv w:val="1"/>
      <w:marLeft w:val="0"/>
      <w:marRight w:val="0"/>
      <w:marTop w:val="0"/>
      <w:marBottom w:val="0"/>
      <w:divBdr>
        <w:top w:val="none" w:sz="0" w:space="0" w:color="auto"/>
        <w:left w:val="none" w:sz="0" w:space="0" w:color="auto"/>
        <w:bottom w:val="none" w:sz="0" w:space="0" w:color="auto"/>
        <w:right w:val="none" w:sz="0" w:space="0" w:color="auto"/>
      </w:divBdr>
      <w:divsChild>
        <w:div w:id="1888447718">
          <w:marLeft w:val="0"/>
          <w:marRight w:val="0"/>
          <w:marTop w:val="0"/>
          <w:marBottom w:val="0"/>
          <w:divBdr>
            <w:top w:val="none" w:sz="0" w:space="0" w:color="auto"/>
            <w:left w:val="none" w:sz="0" w:space="0" w:color="auto"/>
            <w:bottom w:val="none" w:sz="0" w:space="0" w:color="auto"/>
            <w:right w:val="none" w:sz="0" w:space="0" w:color="auto"/>
          </w:divBdr>
          <w:divsChild>
            <w:div w:id="17699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69345">
      <w:bodyDiv w:val="1"/>
      <w:marLeft w:val="0"/>
      <w:marRight w:val="0"/>
      <w:marTop w:val="0"/>
      <w:marBottom w:val="0"/>
      <w:divBdr>
        <w:top w:val="none" w:sz="0" w:space="0" w:color="auto"/>
        <w:left w:val="none" w:sz="0" w:space="0" w:color="auto"/>
        <w:bottom w:val="none" w:sz="0" w:space="0" w:color="auto"/>
        <w:right w:val="none" w:sz="0" w:space="0" w:color="auto"/>
      </w:divBdr>
      <w:divsChild>
        <w:div w:id="148523673">
          <w:marLeft w:val="0"/>
          <w:marRight w:val="0"/>
          <w:marTop w:val="0"/>
          <w:marBottom w:val="0"/>
          <w:divBdr>
            <w:top w:val="none" w:sz="0" w:space="0" w:color="auto"/>
            <w:left w:val="none" w:sz="0" w:space="0" w:color="auto"/>
            <w:bottom w:val="none" w:sz="0" w:space="0" w:color="auto"/>
            <w:right w:val="none" w:sz="0" w:space="0" w:color="auto"/>
          </w:divBdr>
          <w:divsChild>
            <w:div w:id="2335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2726">
      <w:bodyDiv w:val="1"/>
      <w:marLeft w:val="0"/>
      <w:marRight w:val="0"/>
      <w:marTop w:val="0"/>
      <w:marBottom w:val="0"/>
      <w:divBdr>
        <w:top w:val="none" w:sz="0" w:space="0" w:color="auto"/>
        <w:left w:val="none" w:sz="0" w:space="0" w:color="auto"/>
        <w:bottom w:val="none" w:sz="0" w:space="0" w:color="auto"/>
        <w:right w:val="none" w:sz="0" w:space="0" w:color="auto"/>
      </w:divBdr>
      <w:divsChild>
        <w:div w:id="1048916047">
          <w:marLeft w:val="0"/>
          <w:marRight w:val="0"/>
          <w:marTop w:val="0"/>
          <w:marBottom w:val="0"/>
          <w:divBdr>
            <w:top w:val="none" w:sz="0" w:space="0" w:color="auto"/>
            <w:left w:val="none" w:sz="0" w:space="0" w:color="auto"/>
            <w:bottom w:val="none" w:sz="0" w:space="0" w:color="auto"/>
            <w:right w:val="none" w:sz="0" w:space="0" w:color="auto"/>
          </w:divBdr>
          <w:divsChild>
            <w:div w:id="155453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49577">
      <w:bodyDiv w:val="1"/>
      <w:marLeft w:val="0"/>
      <w:marRight w:val="0"/>
      <w:marTop w:val="0"/>
      <w:marBottom w:val="0"/>
      <w:divBdr>
        <w:top w:val="none" w:sz="0" w:space="0" w:color="auto"/>
        <w:left w:val="none" w:sz="0" w:space="0" w:color="auto"/>
        <w:bottom w:val="none" w:sz="0" w:space="0" w:color="auto"/>
        <w:right w:val="none" w:sz="0" w:space="0" w:color="auto"/>
      </w:divBdr>
      <w:divsChild>
        <w:div w:id="217480720">
          <w:marLeft w:val="0"/>
          <w:marRight w:val="0"/>
          <w:marTop w:val="0"/>
          <w:marBottom w:val="0"/>
          <w:divBdr>
            <w:top w:val="none" w:sz="0" w:space="0" w:color="auto"/>
            <w:left w:val="none" w:sz="0" w:space="0" w:color="auto"/>
            <w:bottom w:val="none" w:sz="0" w:space="0" w:color="auto"/>
            <w:right w:val="none" w:sz="0" w:space="0" w:color="auto"/>
          </w:divBdr>
          <w:divsChild>
            <w:div w:id="44179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56356">
      <w:bodyDiv w:val="1"/>
      <w:marLeft w:val="0"/>
      <w:marRight w:val="0"/>
      <w:marTop w:val="0"/>
      <w:marBottom w:val="0"/>
      <w:divBdr>
        <w:top w:val="none" w:sz="0" w:space="0" w:color="auto"/>
        <w:left w:val="none" w:sz="0" w:space="0" w:color="auto"/>
        <w:bottom w:val="none" w:sz="0" w:space="0" w:color="auto"/>
        <w:right w:val="none" w:sz="0" w:space="0" w:color="auto"/>
      </w:divBdr>
      <w:divsChild>
        <w:div w:id="1557888648">
          <w:marLeft w:val="0"/>
          <w:marRight w:val="0"/>
          <w:marTop w:val="0"/>
          <w:marBottom w:val="0"/>
          <w:divBdr>
            <w:top w:val="none" w:sz="0" w:space="0" w:color="auto"/>
            <w:left w:val="none" w:sz="0" w:space="0" w:color="auto"/>
            <w:bottom w:val="none" w:sz="0" w:space="0" w:color="auto"/>
            <w:right w:val="none" w:sz="0" w:space="0" w:color="auto"/>
          </w:divBdr>
          <w:divsChild>
            <w:div w:id="166566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30521">
      <w:bodyDiv w:val="1"/>
      <w:marLeft w:val="0"/>
      <w:marRight w:val="0"/>
      <w:marTop w:val="0"/>
      <w:marBottom w:val="0"/>
      <w:divBdr>
        <w:top w:val="none" w:sz="0" w:space="0" w:color="auto"/>
        <w:left w:val="none" w:sz="0" w:space="0" w:color="auto"/>
        <w:bottom w:val="none" w:sz="0" w:space="0" w:color="auto"/>
        <w:right w:val="none" w:sz="0" w:space="0" w:color="auto"/>
      </w:divBdr>
      <w:divsChild>
        <w:div w:id="1094399990">
          <w:marLeft w:val="0"/>
          <w:marRight w:val="0"/>
          <w:marTop w:val="0"/>
          <w:marBottom w:val="0"/>
          <w:divBdr>
            <w:top w:val="none" w:sz="0" w:space="0" w:color="auto"/>
            <w:left w:val="none" w:sz="0" w:space="0" w:color="auto"/>
            <w:bottom w:val="none" w:sz="0" w:space="0" w:color="auto"/>
            <w:right w:val="none" w:sz="0" w:space="0" w:color="auto"/>
          </w:divBdr>
          <w:divsChild>
            <w:div w:id="10738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06053">
      <w:bodyDiv w:val="1"/>
      <w:marLeft w:val="0"/>
      <w:marRight w:val="0"/>
      <w:marTop w:val="0"/>
      <w:marBottom w:val="0"/>
      <w:divBdr>
        <w:top w:val="none" w:sz="0" w:space="0" w:color="auto"/>
        <w:left w:val="none" w:sz="0" w:space="0" w:color="auto"/>
        <w:bottom w:val="none" w:sz="0" w:space="0" w:color="auto"/>
        <w:right w:val="none" w:sz="0" w:space="0" w:color="auto"/>
      </w:divBdr>
      <w:divsChild>
        <w:div w:id="1714499800">
          <w:marLeft w:val="0"/>
          <w:marRight w:val="0"/>
          <w:marTop w:val="0"/>
          <w:marBottom w:val="0"/>
          <w:divBdr>
            <w:top w:val="none" w:sz="0" w:space="0" w:color="auto"/>
            <w:left w:val="none" w:sz="0" w:space="0" w:color="auto"/>
            <w:bottom w:val="none" w:sz="0" w:space="0" w:color="auto"/>
            <w:right w:val="none" w:sz="0" w:space="0" w:color="auto"/>
          </w:divBdr>
          <w:divsChild>
            <w:div w:id="4744936">
              <w:marLeft w:val="0"/>
              <w:marRight w:val="0"/>
              <w:marTop w:val="0"/>
              <w:marBottom w:val="0"/>
              <w:divBdr>
                <w:top w:val="none" w:sz="0" w:space="0" w:color="auto"/>
                <w:left w:val="none" w:sz="0" w:space="0" w:color="auto"/>
                <w:bottom w:val="none" w:sz="0" w:space="0" w:color="auto"/>
                <w:right w:val="none" w:sz="0" w:space="0" w:color="auto"/>
              </w:divBdr>
            </w:div>
            <w:div w:id="438720309">
              <w:marLeft w:val="0"/>
              <w:marRight w:val="0"/>
              <w:marTop w:val="0"/>
              <w:marBottom w:val="0"/>
              <w:divBdr>
                <w:top w:val="none" w:sz="0" w:space="0" w:color="auto"/>
                <w:left w:val="none" w:sz="0" w:space="0" w:color="auto"/>
                <w:bottom w:val="none" w:sz="0" w:space="0" w:color="auto"/>
                <w:right w:val="none" w:sz="0" w:space="0" w:color="auto"/>
              </w:divBdr>
            </w:div>
            <w:div w:id="818961217">
              <w:marLeft w:val="0"/>
              <w:marRight w:val="0"/>
              <w:marTop w:val="0"/>
              <w:marBottom w:val="0"/>
              <w:divBdr>
                <w:top w:val="none" w:sz="0" w:space="0" w:color="auto"/>
                <w:left w:val="none" w:sz="0" w:space="0" w:color="auto"/>
                <w:bottom w:val="none" w:sz="0" w:space="0" w:color="auto"/>
                <w:right w:val="none" w:sz="0" w:space="0" w:color="auto"/>
              </w:divBdr>
            </w:div>
            <w:div w:id="191766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75415">
      <w:bodyDiv w:val="1"/>
      <w:marLeft w:val="0"/>
      <w:marRight w:val="0"/>
      <w:marTop w:val="0"/>
      <w:marBottom w:val="0"/>
      <w:divBdr>
        <w:top w:val="none" w:sz="0" w:space="0" w:color="auto"/>
        <w:left w:val="none" w:sz="0" w:space="0" w:color="auto"/>
        <w:bottom w:val="none" w:sz="0" w:space="0" w:color="auto"/>
        <w:right w:val="none" w:sz="0" w:space="0" w:color="auto"/>
      </w:divBdr>
      <w:divsChild>
        <w:div w:id="1566068827">
          <w:marLeft w:val="0"/>
          <w:marRight w:val="0"/>
          <w:marTop w:val="0"/>
          <w:marBottom w:val="0"/>
          <w:divBdr>
            <w:top w:val="none" w:sz="0" w:space="0" w:color="auto"/>
            <w:left w:val="none" w:sz="0" w:space="0" w:color="auto"/>
            <w:bottom w:val="none" w:sz="0" w:space="0" w:color="auto"/>
            <w:right w:val="none" w:sz="0" w:space="0" w:color="auto"/>
          </w:divBdr>
          <w:divsChild>
            <w:div w:id="155892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98593">
      <w:bodyDiv w:val="1"/>
      <w:marLeft w:val="0"/>
      <w:marRight w:val="0"/>
      <w:marTop w:val="0"/>
      <w:marBottom w:val="0"/>
      <w:divBdr>
        <w:top w:val="none" w:sz="0" w:space="0" w:color="auto"/>
        <w:left w:val="none" w:sz="0" w:space="0" w:color="auto"/>
        <w:bottom w:val="none" w:sz="0" w:space="0" w:color="auto"/>
        <w:right w:val="none" w:sz="0" w:space="0" w:color="auto"/>
      </w:divBdr>
    </w:div>
    <w:div w:id="1726247714">
      <w:bodyDiv w:val="1"/>
      <w:marLeft w:val="0"/>
      <w:marRight w:val="0"/>
      <w:marTop w:val="0"/>
      <w:marBottom w:val="0"/>
      <w:divBdr>
        <w:top w:val="none" w:sz="0" w:space="0" w:color="auto"/>
        <w:left w:val="none" w:sz="0" w:space="0" w:color="auto"/>
        <w:bottom w:val="none" w:sz="0" w:space="0" w:color="auto"/>
        <w:right w:val="none" w:sz="0" w:space="0" w:color="auto"/>
      </w:divBdr>
      <w:divsChild>
        <w:div w:id="2137215865">
          <w:marLeft w:val="0"/>
          <w:marRight w:val="0"/>
          <w:marTop w:val="0"/>
          <w:marBottom w:val="0"/>
          <w:divBdr>
            <w:top w:val="none" w:sz="0" w:space="0" w:color="auto"/>
            <w:left w:val="none" w:sz="0" w:space="0" w:color="auto"/>
            <w:bottom w:val="none" w:sz="0" w:space="0" w:color="auto"/>
            <w:right w:val="none" w:sz="0" w:space="0" w:color="auto"/>
          </w:divBdr>
          <w:divsChild>
            <w:div w:id="13210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651140">
      <w:bodyDiv w:val="1"/>
      <w:marLeft w:val="0"/>
      <w:marRight w:val="0"/>
      <w:marTop w:val="0"/>
      <w:marBottom w:val="0"/>
      <w:divBdr>
        <w:top w:val="none" w:sz="0" w:space="0" w:color="auto"/>
        <w:left w:val="none" w:sz="0" w:space="0" w:color="auto"/>
        <w:bottom w:val="none" w:sz="0" w:space="0" w:color="auto"/>
        <w:right w:val="none" w:sz="0" w:space="0" w:color="auto"/>
      </w:divBdr>
      <w:divsChild>
        <w:div w:id="1958488793">
          <w:marLeft w:val="0"/>
          <w:marRight w:val="0"/>
          <w:marTop w:val="0"/>
          <w:marBottom w:val="0"/>
          <w:divBdr>
            <w:top w:val="none" w:sz="0" w:space="0" w:color="auto"/>
            <w:left w:val="none" w:sz="0" w:space="0" w:color="auto"/>
            <w:bottom w:val="none" w:sz="0" w:space="0" w:color="auto"/>
            <w:right w:val="none" w:sz="0" w:space="0" w:color="auto"/>
          </w:divBdr>
          <w:divsChild>
            <w:div w:id="26353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4169">
      <w:bodyDiv w:val="1"/>
      <w:marLeft w:val="0"/>
      <w:marRight w:val="0"/>
      <w:marTop w:val="0"/>
      <w:marBottom w:val="0"/>
      <w:divBdr>
        <w:top w:val="none" w:sz="0" w:space="0" w:color="auto"/>
        <w:left w:val="none" w:sz="0" w:space="0" w:color="auto"/>
        <w:bottom w:val="none" w:sz="0" w:space="0" w:color="auto"/>
        <w:right w:val="none" w:sz="0" w:space="0" w:color="auto"/>
      </w:divBdr>
      <w:divsChild>
        <w:div w:id="1015578035">
          <w:marLeft w:val="0"/>
          <w:marRight w:val="0"/>
          <w:marTop w:val="0"/>
          <w:marBottom w:val="0"/>
          <w:divBdr>
            <w:top w:val="none" w:sz="0" w:space="0" w:color="auto"/>
            <w:left w:val="none" w:sz="0" w:space="0" w:color="auto"/>
            <w:bottom w:val="none" w:sz="0" w:space="0" w:color="auto"/>
            <w:right w:val="none" w:sz="0" w:space="0" w:color="auto"/>
          </w:divBdr>
          <w:divsChild>
            <w:div w:id="16201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22372">
      <w:bodyDiv w:val="1"/>
      <w:marLeft w:val="0"/>
      <w:marRight w:val="0"/>
      <w:marTop w:val="0"/>
      <w:marBottom w:val="0"/>
      <w:divBdr>
        <w:top w:val="none" w:sz="0" w:space="0" w:color="auto"/>
        <w:left w:val="none" w:sz="0" w:space="0" w:color="auto"/>
        <w:bottom w:val="none" w:sz="0" w:space="0" w:color="auto"/>
        <w:right w:val="none" w:sz="0" w:space="0" w:color="auto"/>
      </w:divBdr>
    </w:div>
    <w:div w:id="1830444739">
      <w:bodyDiv w:val="1"/>
      <w:marLeft w:val="0"/>
      <w:marRight w:val="0"/>
      <w:marTop w:val="0"/>
      <w:marBottom w:val="0"/>
      <w:divBdr>
        <w:top w:val="none" w:sz="0" w:space="0" w:color="auto"/>
        <w:left w:val="none" w:sz="0" w:space="0" w:color="auto"/>
        <w:bottom w:val="none" w:sz="0" w:space="0" w:color="auto"/>
        <w:right w:val="none" w:sz="0" w:space="0" w:color="auto"/>
      </w:divBdr>
      <w:divsChild>
        <w:div w:id="1519393767">
          <w:marLeft w:val="0"/>
          <w:marRight w:val="0"/>
          <w:marTop w:val="0"/>
          <w:marBottom w:val="0"/>
          <w:divBdr>
            <w:top w:val="none" w:sz="0" w:space="0" w:color="auto"/>
            <w:left w:val="none" w:sz="0" w:space="0" w:color="auto"/>
            <w:bottom w:val="none" w:sz="0" w:space="0" w:color="auto"/>
            <w:right w:val="none" w:sz="0" w:space="0" w:color="auto"/>
          </w:divBdr>
          <w:divsChild>
            <w:div w:id="82590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5352">
      <w:bodyDiv w:val="1"/>
      <w:marLeft w:val="0"/>
      <w:marRight w:val="0"/>
      <w:marTop w:val="0"/>
      <w:marBottom w:val="0"/>
      <w:divBdr>
        <w:top w:val="none" w:sz="0" w:space="0" w:color="auto"/>
        <w:left w:val="none" w:sz="0" w:space="0" w:color="auto"/>
        <w:bottom w:val="none" w:sz="0" w:space="0" w:color="auto"/>
        <w:right w:val="none" w:sz="0" w:space="0" w:color="auto"/>
      </w:divBdr>
      <w:divsChild>
        <w:div w:id="678510683">
          <w:marLeft w:val="0"/>
          <w:marRight w:val="0"/>
          <w:marTop w:val="0"/>
          <w:marBottom w:val="0"/>
          <w:divBdr>
            <w:top w:val="none" w:sz="0" w:space="0" w:color="auto"/>
            <w:left w:val="none" w:sz="0" w:space="0" w:color="auto"/>
            <w:bottom w:val="none" w:sz="0" w:space="0" w:color="auto"/>
            <w:right w:val="none" w:sz="0" w:space="0" w:color="auto"/>
          </w:divBdr>
          <w:divsChild>
            <w:div w:id="145884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86512">
      <w:bodyDiv w:val="1"/>
      <w:marLeft w:val="0"/>
      <w:marRight w:val="0"/>
      <w:marTop w:val="0"/>
      <w:marBottom w:val="0"/>
      <w:divBdr>
        <w:top w:val="none" w:sz="0" w:space="0" w:color="auto"/>
        <w:left w:val="none" w:sz="0" w:space="0" w:color="auto"/>
        <w:bottom w:val="none" w:sz="0" w:space="0" w:color="auto"/>
        <w:right w:val="none" w:sz="0" w:space="0" w:color="auto"/>
      </w:divBdr>
      <w:divsChild>
        <w:div w:id="277877874">
          <w:marLeft w:val="0"/>
          <w:marRight w:val="0"/>
          <w:marTop w:val="0"/>
          <w:marBottom w:val="0"/>
          <w:divBdr>
            <w:top w:val="none" w:sz="0" w:space="0" w:color="auto"/>
            <w:left w:val="none" w:sz="0" w:space="0" w:color="auto"/>
            <w:bottom w:val="none" w:sz="0" w:space="0" w:color="auto"/>
            <w:right w:val="none" w:sz="0" w:space="0" w:color="auto"/>
          </w:divBdr>
          <w:divsChild>
            <w:div w:id="9504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6100">
      <w:bodyDiv w:val="1"/>
      <w:marLeft w:val="0"/>
      <w:marRight w:val="0"/>
      <w:marTop w:val="0"/>
      <w:marBottom w:val="0"/>
      <w:divBdr>
        <w:top w:val="none" w:sz="0" w:space="0" w:color="auto"/>
        <w:left w:val="none" w:sz="0" w:space="0" w:color="auto"/>
        <w:bottom w:val="none" w:sz="0" w:space="0" w:color="auto"/>
        <w:right w:val="none" w:sz="0" w:space="0" w:color="auto"/>
      </w:divBdr>
      <w:divsChild>
        <w:div w:id="685638859">
          <w:marLeft w:val="0"/>
          <w:marRight w:val="0"/>
          <w:marTop w:val="0"/>
          <w:marBottom w:val="0"/>
          <w:divBdr>
            <w:top w:val="none" w:sz="0" w:space="0" w:color="auto"/>
            <w:left w:val="none" w:sz="0" w:space="0" w:color="auto"/>
            <w:bottom w:val="none" w:sz="0" w:space="0" w:color="auto"/>
            <w:right w:val="none" w:sz="0" w:space="0" w:color="auto"/>
          </w:divBdr>
          <w:divsChild>
            <w:div w:id="127775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1765">
      <w:bodyDiv w:val="1"/>
      <w:marLeft w:val="0"/>
      <w:marRight w:val="0"/>
      <w:marTop w:val="0"/>
      <w:marBottom w:val="0"/>
      <w:divBdr>
        <w:top w:val="none" w:sz="0" w:space="0" w:color="auto"/>
        <w:left w:val="none" w:sz="0" w:space="0" w:color="auto"/>
        <w:bottom w:val="none" w:sz="0" w:space="0" w:color="auto"/>
        <w:right w:val="none" w:sz="0" w:space="0" w:color="auto"/>
      </w:divBdr>
      <w:divsChild>
        <w:div w:id="866717073">
          <w:marLeft w:val="0"/>
          <w:marRight w:val="0"/>
          <w:marTop w:val="0"/>
          <w:marBottom w:val="0"/>
          <w:divBdr>
            <w:top w:val="none" w:sz="0" w:space="0" w:color="auto"/>
            <w:left w:val="none" w:sz="0" w:space="0" w:color="auto"/>
            <w:bottom w:val="none" w:sz="0" w:space="0" w:color="auto"/>
            <w:right w:val="none" w:sz="0" w:space="0" w:color="auto"/>
          </w:divBdr>
          <w:divsChild>
            <w:div w:id="37161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5746">
      <w:bodyDiv w:val="1"/>
      <w:marLeft w:val="0"/>
      <w:marRight w:val="0"/>
      <w:marTop w:val="0"/>
      <w:marBottom w:val="0"/>
      <w:divBdr>
        <w:top w:val="none" w:sz="0" w:space="0" w:color="auto"/>
        <w:left w:val="none" w:sz="0" w:space="0" w:color="auto"/>
        <w:bottom w:val="none" w:sz="0" w:space="0" w:color="auto"/>
        <w:right w:val="none" w:sz="0" w:space="0" w:color="auto"/>
      </w:divBdr>
      <w:divsChild>
        <w:div w:id="1985233808">
          <w:marLeft w:val="0"/>
          <w:marRight w:val="0"/>
          <w:marTop w:val="0"/>
          <w:marBottom w:val="0"/>
          <w:divBdr>
            <w:top w:val="none" w:sz="0" w:space="0" w:color="auto"/>
            <w:left w:val="none" w:sz="0" w:space="0" w:color="auto"/>
            <w:bottom w:val="none" w:sz="0" w:space="0" w:color="auto"/>
            <w:right w:val="none" w:sz="0" w:space="0" w:color="auto"/>
          </w:divBdr>
          <w:divsChild>
            <w:div w:id="6781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55650">
      <w:bodyDiv w:val="1"/>
      <w:marLeft w:val="0"/>
      <w:marRight w:val="0"/>
      <w:marTop w:val="0"/>
      <w:marBottom w:val="0"/>
      <w:divBdr>
        <w:top w:val="none" w:sz="0" w:space="0" w:color="auto"/>
        <w:left w:val="none" w:sz="0" w:space="0" w:color="auto"/>
        <w:bottom w:val="none" w:sz="0" w:space="0" w:color="auto"/>
        <w:right w:val="none" w:sz="0" w:space="0" w:color="auto"/>
      </w:divBdr>
      <w:divsChild>
        <w:div w:id="1633169975">
          <w:marLeft w:val="0"/>
          <w:marRight w:val="0"/>
          <w:marTop w:val="0"/>
          <w:marBottom w:val="0"/>
          <w:divBdr>
            <w:top w:val="none" w:sz="0" w:space="0" w:color="auto"/>
            <w:left w:val="none" w:sz="0" w:space="0" w:color="auto"/>
            <w:bottom w:val="none" w:sz="0" w:space="0" w:color="auto"/>
            <w:right w:val="none" w:sz="0" w:space="0" w:color="auto"/>
          </w:divBdr>
          <w:divsChild>
            <w:div w:id="79641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62565">
      <w:bodyDiv w:val="1"/>
      <w:marLeft w:val="0"/>
      <w:marRight w:val="0"/>
      <w:marTop w:val="0"/>
      <w:marBottom w:val="0"/>
      <w:divBdr>
        <w:top w:val="none" w:sz="0" w:space="0" w:color="auto"/>
        <w:left w:val="none" w:sz="0" w:space="0" w:color="auto"/>
        <w:bottom w:val="none" w:sz="0" w:space="0" w:color="auto"/>
        <w:right w:val="none" w:sz="0" w:space="0" w:color="auto"/>
      </w:divBdr>
      <w:divsChild>
        <w:div w:id="1353142511">
          <w:marLeft w:val="0"/>
          <w:marRight w:val="0"/>
          <w:marTop w:val="0"/>
          <w:marBottom w:val="0"/>
          <w:divBdr>
            <w:top w:val="none" w:sz="0" w:space="0" w:color="auto"/>
            <w:left w:val="none" w:sz="0" w:space="0" w:color="auto"/>
            <w:bottom w:val="none" w:sz="0" w:space="0" w:color="auto"/>
            <w:right w:val="none" w:sz="0" w:space="0" w:color="auto"/>
          </w:divBdr>
          <w:divsChild>
            <w:div w:id="104440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99390">
      <w:bodyDiv w:val="1"/>
      <w:marLeft w:val="0"/>
      <w:marRight w:val="0"/>
      <w:marTop w:val="0"/>
      <w:marBottom w:val="0"/>
      <w:divBdr>
        <w:top w:val="none" w:sz="0" w:space="0" w:color="auto"/>
        <w:left w:val="none" w:sz="0" w:space="0" w:color="auto"/>
        <w:bottom w:val="none" w:sz="0" w:space="0" w:color="auto"/>
        <w:right w:val="none" w:sz="0" w:space="0" w:color="auto"/>
      </w:divBdr>
      <w:divsChild>
        <w:div w:id="4137969">
          <w:marLeft w:val="0"/>
          <w:marRight w:val="0"/>
          <w:marTop w:val="0"/>
          <w:marBottom w:val="0"/>
          <w:divBdr>
            <w:top w:val="none" w:sz="0" w:space="0" w:color="auto"/>
            <w:left w:val="none" w:sz="0" w:space="0" w:color="auto"/>
            <w:bottom w:val="none" w:sz="0" w:space="0" w:color="auto"/>
            <w:right w:val="none" w:sz="0" w:space="0" w:color="auto"/>
          </w:divBdr>
          <w:divsChild>
            <w:div w:id="9147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90003">
      <w:bodyDiv w:val="1"/>
      <w:marLeft w:val="0"/>
      <w:marRight w:val="0"/>
      <w:marTop w:val="0"/>
      <w:marBottom w:val="0"/>
      <w:divBdr>
        <w:top w:val="none" w:sz="0" w:space="0" w:color="auto"/>
        <w:left w:val="none" w:sz="0" w:space="0" w:color="auto"/>
        <w:bottom w:val="none" w:sz="0" w:space="0" w:color="auto"/>
        <w:right w:val="none" w:sz="0" w:space="0" w:color="auto"/>
      </w:divBdr>
      <w:divsChild>
        <w:div w:id="1192306140">
          <w:marLeft w:val="0"/>
          <w:marRight w:val="0"/>
          <w:marTop w:val="0"/>
          <w:marBottom w:val="0"/>
          <w:divBdr>
            <w:top w:val="none" w:sz="0" w:space="0" w:color="auto"/>
            <w:left w:val="none" w:sz="0" w:space="0" w:color="auto"/>
            <w:bottom w:val="none" w:sz="0" w:space="0" w:color="auto"/>
            <w:right w:val="none" w:sz="0" w:space="0" w:color="auto"/>
          </w:divBdr>
          <w:divsChild>
            <w:div w:id="173627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69671">
      <w:bodyDiv w:val="1"/>
      <w:marLeft w:val="0"/>
      <w:marRight w:val="0"/>
      <w:marTop w:val="0"/>
      <w:marBottom w:val="0"/>
      <w:divBdr>
        <w:top w:val="none" w:sz="0" w:space="0" w:color="auto"/>
        <w:left w:val="none" w:sz="0" w:space="0" w:color="auto"/>
        <w:bottom w:val="none" w:sz="0" w:space="0" w:color="auto"/>
        <w:right w:val="none" w:sz="0" w:space="0" w:color="auto"/>
      </w:divBdr>
      <w:divsChild>
        <w:div w:id="1719863727">
          <w:marLeft w:val="0"/>
          <w:marRight w:val="0"/>
          <w:marTop w:val="0"/>
          <w:marBottom w:val="0"/>
          <w:divBdr>
            <w:top w:val="none" w:sz="0" w:space="0" w:color="auto"/>
            <w:left w:val="none" w:sz="0" w:space="0" w:color="auto"/>
            <w:bottom w:val="none" w:sz="0" w:space="0" w:color="auto"/>
            <w:right w:val="none" w:sz="0" w:space="0" w:color="auto"/>
          </w:divBdr>
          <w:divsChild>
            <w:div w:id="22310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76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dx.doi.org/10.1016/j.tree.2015.01.004" TargetMode="External"/><Relationship Id="rId2" Type="http://schemas.openxmlformats.org/officeDocument/2006/relationships/hyperlink" Target="http://onlinelibrary.wiley.com/doi/10.1111/ele.12595/full" TargetMode="External"/><Relationship Id="rId1" Type="http://schemas.openxmlformats.org/officeDocument/2006/relationships/hyperlink" Target="https://www.ncbi.nlm.nih.gov/pmc/articles/PMC2606787/" TargetMode="External"/><Relationship Id="rId4" Type="http://schemas.openxmlformats.org/officeDocument/2006/relationships/hyperlink" Target="http://onlinelibrary.wiley.com/doi/10.1111/ele.12595/ful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amjbot.org.ezproxy.library.ubc.ca/content/100/7/1398.full" TargetMode="Externa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BBE07F04-AF98-45E0-84F0-11A3900F6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70</Pages>
  <Words>39553</Words>
  <Characters>225453</Characters>
  <Application>Microsoft Office Word</Application>
  <DocSecurity>0</DocSecurity>
  <Lines>1878</Lines>
  <Paragraphs>528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dc:creator>
  <cp:lastModifiedBy>Louie Yang</cp:lastModifiedBy>
  <cp:revision>8</cp:revision>
  <cp:lastPrinted>2016-10-17T22:26:00Z</cp:lastPrinted>
  <dcterms:created xsi:type="dcterms:W3CDTF">2016-11-11T23:29:00Z</dcterms:created>
  <dcterms:modified xsi:type="dcterms:W3CDTF">2016-11-23T22:58:00Z</dcterms:modified>
</cp:coreProperties>
</file>